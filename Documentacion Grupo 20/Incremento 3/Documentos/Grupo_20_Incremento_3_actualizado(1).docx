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887C6C" w:rsidP="547F915B" w:rsidRDefault="00887C6C" w14:paraId="42152977" w14:textId="1A0859DC">
      <w:pPr>
        <w:pStyle w:val="Normal"/>
        <w:jc w:val="center"/>
      </w:pPr>
      <w:r w:rsidR="6A3FB1C8">
        <w:drawing>
          <wp:inline wp14:editId="60FAB94D" wp14:anchorId="05C4B3EE">
            <wp:extent cx="1628775" cy="1371600"/>
            <wp:effectExtent l="0" t="0" r="0" b="0"/>
            <wp:docPr id="10270520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27052024" name="Picture 1027052024"/>
                    <pic:cNvPicPr/>
                  </pic:nvPicPr>
                  <pic:blipFill>
                    <a:blip xmlns:r="http://schemas.openxmlformats.org/officeDocument/2006/relationships" r:embed="rId1264491950">
                      <a:extLst>
                        <a:ext uri="{28A0092B-C50C-407E-A947-70E740481C1C}">
                          <a14:useLocalDpi xmlns:a14="http://schemas.microsoft.com/office/drawing/2010/main"/>
                        </a:ext>
                      </a:extLst>
                    </a:blip>
                    <a:stretch>
                      <a:fillRect/>
                    </a:stretch>
                  </pic:blipFill>
                  <pic:spPr>
                    <a:xfrm>
                      <a:off x="0" y="0"/>
                      <a:ext cx="1628775" cy="1371600"/>
                    </a:xfrm>
                    <a:prstGeom prst="rect">
                      <a:avLst/>
                    </a:prstGeom>
                  </pic:spPr>
                </pic:pic>
              </a:graphicData>
            </a:graphic>
          </wp:inline>
        </w:drawing>
      </w:r>
    </w:p>
    <w:p w:rsidR="00887C6C" w:rsidP="0514698F" w:rsidRDefault="00AE7CDE" w14:paraId="28EA6FCF" w14:textId="2946AEC6">
      <w:pPr>
        <w:jc w:val="center"/>
        <w:rPr>
          <w:rFonts w:ascii="Arial" w:hAnsi="Arial" w:eastAsia="Arial" w:cs="Arial"/>
          <w:lang w:val="en-US"/>
        </w:rPr>
      </w:pPr>
      <w:r>
        <w:rPr>
          <w:rFonts w:ascii="Arial" w:hAnsi="Arial" w:eastAsia="Arial" w:cs="Arial"/>
          <w:lang w:val="es-ES"/>
        </w:rPr>
        <w:t>Universidad Andrés Bello</w:t>
      </w:r>
    </w:p>
    <w:p w:rsidR="00887C6C" w:rsidP="0514698F" w:rsidRDefault="00AE7CDE" w14:paraId="5C42DC8E" w14:textId="7CF76976">
      <w:pPr>
        <w:jc w:val="center"/>
        <w:rPr>
          <w:rFonts w:ascii="Arial" w:hAnsi="Arial" w:eastAsia="Arial" w:cs="Arial"/>
          <w:lang w:val="en-US"/>
        </w:rPr>
      </w:pPr>
      <w:r>
        <w:rPr>
          <w:rFonts w:ascii="Arial" w:hAnsi="Arial" w:eastAsia="Arial" w:cs="Arial"/>
          <w:lang w:val="es-ES"/>
        </w:rPr>
        <w:t>Facultad de Ingeniería</w:t>
      </w:r>
    </w:p>
    <w:p w:rsidR="00887C6C" w:rsidP="0514698F" w:rsidRDefault="00AE7CDE" w14:paraId="00F31DD4" w14:textId="0E647C05">
      <w:pPr>
        <w:jc w:val="center"/>
        <w:rPr>
          <w:rFonts w:ascii="Arial" w:hAnsi="Arial" w:eastAsia="Arial" w:cs="Arial"/>
          <w:lang w:val="en-US"/>
        </w:rPr>
      </w:pPr>
      <w:r>
        <w:rPr>
          <w:rFonts w:ascii="Arial" w:hAnsi="Arial" w:eastAsia="Arial" w:cs="Arial"/>
          <w:lang w:val="es-ES"/>
        </w:rPr>
        <w:t>Ingeniería de Software 2</w:t>
      </w:r>
    </w:p>
    <w:p w:rsidR="00887C6C" w:rsidP="0514698F" w:rsidRDefault="00887C6C" w14:paraId="1B8FE0B2" w14:textId="095B230B">
      <w:pPr>
        <w:jc w:val="center"/>
        <w:rPr>
          <w:rFonts w:ascii="Arial" w:hAnsi="Arial" w:eastAsia="Arial" w:cs="Arial"/>
          <w:lang w:val="en-US"/>
        </w:rPr>
      </w:pPr>
    </w:p>
    <w:p w:rsidR="00887C6C" w:rsidP="0514698F" w:rsidRDefault="00AE7CDE" w14:paraId="532FFD32" w14:textId="29DB64FA">
      <w:pPr>
        <w:jc w:val="center"/>
        <w:rPr>
          <w:rFonts w:ascii="Arial" w:hAnsi="Arial" w:eastAsia="Arial" w:cs="Arial"/>
          <w:lang w:val="en-US"/>
        </w:rPr>
      </w:pPr>
      <w:r>
        <w:rPr>
          <w:rFonts w:ascii="Arial" w:hAnsi="Arial" w:eastAsia="Arial" w:cs="Arial"/>
          <w:lang w:val="es-ES"/>
        </w:rPr>
        <w:t>Incremento 3</w:t>
      </w:r>
    </w:p>
    <w:p w:rsidR="00887C6C" w:rsidP="0514698F" w:rsidRDefault="00AE7CDE" w14:paraId="48A902AA" w14:textId="7A30B375">
      <w:pPr>
        <w:jc w:val="center"/>
        <w:rPr>
          <w:rFonts w:ascii="Arial" w:hAnsi="Arial" w:eastAsia="Arial" w:cs="Arial"/>
          <w:lang w:val="en-US"/>
        </w:rPr>
      </w:pPr>
      <w:r>
        <w:rPr>
          <w:rFonts w:ascii="Arial" w:hAnsi="Arial" w:eastAsia="Arial" w:cs="Arial"/>
          <w:lang w:val="es-ES"/>
        </w:rPr>
        <w:t>SISTEMA DE GESTIÓN DE INVENTARIO Y FACTURAS PARA MINIMARKET ANTUCAYEN</w:t>
      </w:r>
    </w:p>
    <w:p w:rsidR="00887C6C" w:rsidP="0514698F" w:rsidRDefault="00887C6C" w14:paraId="43E54CE9" w14:textId="4B68E333">
      <w:pPr>
        <w:jc w:val="center"/>
        <w:rPr>
          <w:rFonts w:ascii="Arial" w:hAnsi="Arial" w:eastAsia="Arial" w:cs="Arial"/>
          <w:lang w:val="en-US"/>
        </w:rPr>
      </w:pPr>
    </w:p>
    <w:p w:rsidR="00887C6C" w:rsidP="0514698F" w:rsidRDefault="00AE7CDE" w14:paraId="2590600B" w14:textId="08C855CF">
      <w:pPr>
        <w:jc w:val="center"/>
        <w:rPr>
          <w:rFonts w:ascii="Arial" w:hAnsi="Arial" w:eastAsia="Arial" w:cs="Arial"/>
          <w:lang w:val="en-US"/>
        </w:rPr>
      </w:pPr>
      <w:r>
        <w:rPr>
          <w:rFonts w:ascii="Arial" w:hAnsi="Arial" w:eastAsia="Arial" w:cs="Arial"/>
          <w:lang w:val="es-ES"/>
        </w:rPr>
        <w:t>Autores:</w:t>
      </w:r>
    </w:p>
    <w:p w:rsidR="00887C6C" w:rsidP="0514698F" w:rsidRDefault="00AE7CDE" w14:paraId="16CCFA4B" w14:textId="3E551C8A">
      <w:pPr>
        <w:jc w:val="center"/>
        <w:rPr>
          <w:rFonts w:ascii="Arial" w:hAnsi="Arial" w:eastAsia="Arial" w:cs="Arial"/>
          <w:lang w:val="en-US"/>
        </w:rPr>
      </w:pPr>
      <w:r>
        <w:rPr>
          <w:rFonts w:ascii="Arial" w:hAnsi="Arial" w:eastAsia="Arial" w:cs="Arial"/>
          <w:lang w:val="es-ES"/>
        </w:rPr>
        <w:t>Matías Ale</w:t>
      </w:r>
    </w:p>
    <w:p w:rsidR="00887C6C" w:rsidP="0514698F" w:rsidRDefault="00AE7CDE" w14:paraId="11A37944" w14:textId="0A67AD03">
      <w:pPr>
        <w:jc w:val="center"/>
        <w:rPr>
          <w:rFonts w:ascii="Arial" w:hAnsi="Arial" w:eastAsia="Arial" w:cs="Arial"/>
          <w:lang w:val="en-US"/>
        </w:rPr>
      </w:pPr>
      <w:r>
        <w:rPr>
          <w:rFonts w:ascii="Arial" w:hAnsi="Arial" w:eastAsia="Arial" w:cs="Arial"/>
          <w:lang w:val="es-ES"/>
        </w:rPr>
        <w:t>Fabián Gómez</w:t>
      </w:r>
    </w:p>
    <w:p w:rsidR="00887C6C" w:rsidP="0514698F" w:rsidRDefault="00AE7CDE" w14:paraId="6E53D39B" w14:textId="2942969E">
      <w:pPr>
        <w:jc w:val="center"/>
        <w:rPr>
          <w:rFonts w:ascii="Arial" w:hAnsi="Arial" w:eastAsia="Arial" w:cs="Arial"/>
          <w:lang w:val="en-US"/>
        </w:rPr>
      </w:pPr>
      <w:r>
        <w:rPr>
          <w:rFonts w:ascii="Arial" w:hAnsi="Arial" w:eastAsia="Arial" w:cs="Arial"/>
          <w:lang w:val="es-ES"/>
        </w:rPr>
        <w:t>Erick Hernández</w:t>
      </w:r>
    </w:p>
    <w:p w:rsidR="00887C6C" w:rsidP="0514698F" w:rsidRDefault="00AE7CDE" w14:paraId="5DACB5F8" w14:textId="27667D2C">
      <w:pPr>
        <w:jc w:val="center"/>
        <w:rPr>
          <w:rFonts w:ascii="Arial" w:hAnsi="Arial" w:eastAsia="Arial" w:cs="Arial"/>
          <w:lang w:val="en-US"/>
        </w:rPr>
      </w:pPr>
      <w:r>
        <w:rPr>
          <w:rFonts w:ascii="Arial" w:hAnsi="Arial" w:eastAsia="Arial" w:cs="Arial"/>
          <w:lang w:val="es-ES"/>
        </w:rPr>
        <w:t>Diego Lobos</w:t>
      </w:r>
    </w:p>
    <w:p w:rsidR="00887C6C" w:rsidP="0514698F" w:rsidRDefault="00AE7CDE" w14:paraId="4098F127" w14:textId="7B400075">
      <w:pPr>
        <w:jc w:val="center"/>
        <w:rPr>
          <w:rFonts w:ascii="Arial" w:hAnsi="Arial" w:eastAsia="Arial" w:cs="Arial"/>
          <w:lang w:val="en-US"/>
        </w:rPr>
      </w:pPr>
      <w:r>
        <w:rPr>
          <w:rFonts w:ascii="Arial" w:hAnsi="Arial" w:eastAsia="Arial" w:cs="Arial"/>
          <w:lang w:val="es-ES"/>
        </w:rPr>
        <w:t>Nicolas López</w:t>
      </w:r>
    </w:p>
    <w:p w:rsidR="00887C6C" w:rsidP="0514698F" w:rsidRDefault="00AE7CDE" w14:paraId="15AEA562" w14:textId="2BA01AB8">
      <w:pPr>
        <w:jc w:val="center"/>
        <w:rPr>
          <w:rFonts w:ascii="Arial" w:hAnsi="Arial" w:eastAsia="Arial" w:cs="Arial"/>
          <w:lang w:val="en-US"/>
        </w:rPr>
      </w:pPr>
      <w:r>
        <w:rPr>
          <w:rFonts w:ascii="Arial" w:hAnsi="Arial" w:eastAsia="Arial" w:cs="Arial"/>
          <w:lang w:val="es-ES"/>
        </w:rPr>
        <w:t>Cristóbal Osorio</w:t>
      </w:r>
    </w:p>
    <w:p w:rsidR="00887C6C" w:rsidP="0514698F" w:rsidRDefault="00AE7CDE" w14:paraId="4219FDEB" w14:textId="0E798778">
      <w:pPr>
        <w:jc w:val="center"/>
        <w:rPr>
          <w:rFonts w:ascii="Arial" w:hAnsi="Arial" w:eastAsia="Arial" w:cs="Arial"/>
          <w:lang w:val="en-US"/>
        </w:rPr>
      </w:pPr>
      <w:r>
        <w:rPr>
          <w:rFonts w:ascii="Arial" w:hAnsi="Arial" w:eastAsia="Arial" w:cs="Arial"/>
          <w:lang w:val="es-ES"/>
        </w:rPr>
        <w:t>Felipe Salas</w:t>
      </w:r>
    </w:p>
    <w:p w:rsidR="00887C6C" w:rsidP="0514698F" w:rsidRDefault="00887C6C" w14:paraId="3AEA0C8E" w14:textId="184FD45F">
      <w:pPr>
        <w:jc w:val="center"/>
        <w:rPr>
          <w:rFonts w:ascii="Arial" w:hAnsi="Arial" w:eastAsia="Arial" w:cs="Arial"/>
          <w:lang w:val="en-US"/>
        </w:rPr>
      </w:pPr>
    </w:p>
    <w:p w:rsidR="00887C6C" w:rsidP="0514698F" w:rsidRDefault="00AE7CDE" w14:paraId="5451E032" w14:textId="119F5923">
      <w:pPr>
        <w:jc w:val="center"/>
        <w:rPr>
          <w:rFonts w:ascii="Arial" w:hAnsi="Arial" w:eastAsia="Arial" w:cs="Arial"/>
          <w:lang w:val="en-US"/>
        </w:rPr>
      </w:pPr>
      <w:r>
        <w:rPr>
          <w:rFonts w:ascii="Arial" w:hAnsi="Arial" w:eastAsia="Arial" w:cs="Arial"/>
          <w:lang w:val="es-ES"/>
        </w:rPr>
        <w:t>Profesor:</w:t>
      </w:r>
    </w:p>
    <w:p w:rsidR="00887C6C" w:rsidP="0514698F" w:rsidRDefault="00AE7CDE" w14:paraId="07E33637" w14:textId="44DA14E6">
      <w:pPr>
        <w:jc w:val="center"/>
        <w:rPr>
          <w:rFonts w:ascii="Arial" w:hAnsi="Arial" w:eastAsia="Arial" w:cs="Arial"/>
          <w:lang w:val="en-US"/>
        </w:rPr>
      </w:pPr>
      <w:r>
        <w:rPr>
          <w:rFonts w:ascii="Arial" w:hAnsi="Arial" w:eastAsia="Arial" w:cs="Arial"/>
          <w:lang w:val="es-ES"/>
        </w:rPr>
        <w:t>Paulo Luis Francisco Quinsacara Jofre</w:t>
      </w:r>
    </w:p>
    <w:p w:rsidR="00887C6C" w:rsidP="0514698F" w:rsidRDefault="00887C6C" w14:paraId="06570CDA" w14:textId="3272DEE6">
      <w:pPr>
        <w:jc w:val="center"/>
        <w:rPr>
          <w:rFonts w:ascii="Arial" w:hAnsi="Arial" w:eastAsia="Arial" w:cs="Arial"/>
          <w:lang w:val="en-US"/>
        </w:rPr>
      </w:pPr>
    </w:p>
    <w:p w:rsidR="00887C6C" w:rsidP="0514698F" w:rsidRDefault="00AE7CDE" w14:paraId="5F3F44F7" w14:textId="2016A2AD">
      <w:pPr>
        <w:jc w:val="center"/>
        <w:rPr>
          <w:rFonts w:ascii="Arial" w:hAnsi="Arial" w:eastAsia="Arial" w:cs="Arial"/>
          <w:lang w:val="en-US"/>
        </w:rPr>
      </w:pPr>
      <w:r>
        <w:rPr>
          <w:rFonts w:ascii="Arial" w:hAnsi="Arial" w:eastAsia="Arial" w:cs="Arial"/>
          <w:lang w:val="es-ES"/>
        </w:rPr>
        <w:t>Santiago, Chile</w:t>
      </w:r>
    </w:p>
    <w:p w:rsidR="54E74CB8" w:rsidP="547F915B" w:rsidRDefault="54E74CB8" w14:paraId="214AEE8F" w14:textId="57E18D18">
      <w:pPr>
        <w:jc w:val="center"/>
        <w:rPr>
          <w:rFonts w:ascii="Arial" w:hAnsi="Arial" w:eastAsia="Arial" w:cs="Arial"/>
          <w:lang w:val="en-US"/>
        </w:rPr>
      </w:pPr>
      <w:r w:rsidRPr="547F915B" w:rsidR="61AF1559">
        <w:rPr>
          <w:rFonts w:ascii="Arial" w:hAnsi="Arial" w:eastAsia="Arial" w:cs="Arial"/>
          <w:lang w:val="es-ES"/>
        </w:rPr>
        <w:t>2026</w:t>
      </w:r>
    </w:p>
    <w:p w:rsidR="54E74CB8" w:rsidP="1C3DF82D" w:rsidRDefault="54E74CB8" w14:paraId="1580022E" w14:textId="16268761">
      <w:r>
        <w:br w:type="page"/>
      </w:r>
    </w:p>
    <w:p w:rsidR="00887C6C" w:rsidRDefault="00AE7CDE" w14:paraId="7F705A2F" w14:textId="77777777">
      <w:pPr>
        <w:keepNext/>
        <w:spacing w:after="240" w:line="276" w:lineRule="auto"/>
      </w:pPr>
      <w:r>
        <w:rPr>
          <w:rFonts w:ascii="Arial" w:hAnsi="Arial" w:eastAsia="Arial" w:cs="Arial"/>
          <w:b/>
          <w:bCs/>
          <w:sz w:val="28"/>
          <w:szCs w:val="28"/>
        </w:rPr>
        <w:t>ÍNDICE DE CONTENIDOS</w:t>
      </w:r>
    </w:p>
    <w:p w:rsidR="00887C6C" w:rsidRDefault="00AE7CDE" w14:paraId="4D494B04" w14:textId="77777777">
      <w:pPr>
        <w:pStyle w:val="TOC1"/>
      </w:pPr>
      <w:r>
        <w:fldChar w:fldCharType="begin"/>
      </w:r>
      <w:r>
        <w:instrText xml:space="preserve"> TOC \o "1-3" \h \z \u </w:instrText>
      </w:r>
      <w:r>
        <w:fldChar w:fldCharType="separate"/>
      </w:r>
      <w:r>
        <w:rPr>
          <w:b/>
          <w:bCs/>
        </w:rPr>
        <w:t>1. INTRODUCCIÓN</w:t>
      </w:r>
      <w:r>
        <w:tab/>
      </w:r>
      <w:r>
        <w:t>11</w:t>
      </w:r>
    </w:p>
    <w:p w:rsidR="00887C6C" w:rsidRDefault="00AE7CDE" w14:paraId="1DB8EE09" w14:textId="77777777">
      <w:pPr>
        <w:pStyle w:val="TOC1"/>
      </w:pPr>
      <w:r>
        <w:rPr>
          <w:b/>
          <w:bCs/>
        </w:rPr>
        <w:t>2. PROPUESTA DE SOLUCIÓN E INCREMENTO</w:t>
      </w:r>
      <w:r>
        <w:tab/>
      </w:r>
      <w:r>
        <w:t>12</w:t>
      </w:r>
    </w:p>
    <w:p w:rsidR="00887C6C" w:rsidRDefault="00AE7CDE" w14:paraId="14768E5C" w14:textId="77777777">
      <w:pPr>
        <w:pStyle w:val="TOC2"/>
      </w:pPr>
      <w:r>
        <w:t>2.1 Solución propuesta</w:t>
      </w:r>
      <w:r>
        <w:tab/>
      </w:r>
      <w:r>
        <w:t>12</w:t>
      </w:r>
    </w:p>
    <w:p w:rsidR="00887C6C" w:rsidRDefault="00AE7CDE" w14:paraId="50FF49BC" w14:textId="77777777">
      <w:pPr>
        <w:pStyle w:val="TOC2"/>
      </w:pPr>
      <w:r>
        <w:t>2.2 Alcance del tercer incremento</w:t>
      </w:r>
      <w:r>
        <w:tab/>
      </w:r>
      <w:r>
        <w:t>12</w:t>
      </w:r>
    </w:p>
    <w:p w:rsidR="00887C6C" w:rsidRDefault="00AE7CDE" w14:paraId="189EFC93" w14:textId="77777777">
      <w:pPr>
        <w:pStyle w:val="TOC2"/>
      </w:pPr>
      <w:r>
        <w:t>2.3 Porcentaje parcial y acumulado</w:t>
      </w:r>
      <w:r>
        <w:tab/>
      </w:r>
      <w:r>
        <w:t>14</w:t>
      </w:r>
    </w:p>
    <w:p w:rsidR="00887C6C" w:rsidRDefault="00AE7CDE" w14:paraId="6B070CEE" w14:textId="77777777">
      <w:pPr>
        <w:pStyle w:val="TOC2"/>
      </w:pPr>
      <w:r>
        <w:t>2.4 Casos de uso</w:t>
      </w:r>
      <w:r>
        <w:tab/>
      </w:r>
      <w:r>
        <w:t>16</w:t>
      </w:r>
    </w:p>
    <w:p w:rsidR="00887C6C" w:rsidRDefault="00AE7CDE" w14:paraId="38AA02B5" w14:textId="77777777">
      <w:pPr>
        <w:pStyle w:val="TOC2"/>
      </w:pPr>
      <w:r>
        <w:t>2.5 Especificación detallada de requerimientos funcionales (estándar UR–ESA)</w:t>
      </w:r>
      <w:r>
        <w:tab/>
      </w:r>
      <w:r>
        <w:t>21</w:t>
      </w:r>
    </w:p>
    <w:p w:rsidR="00887C6C" w:rsidRDefault="00AE7CDE" w14:paraId="373569E8" w14:textId="77777777">
      <w:pPr>
        <w:pStyle w:val="TOC2"/>
      </w:pPr>
      <w:r>
        <w:t>2.6 Diagramas de casos de uso</w:t>
      </w:r>
      <w:r>
        <w:tab/>
      </w:r>
      <w:r>
        <w:t>32</w:t>
      </w:r>
    </w:p>
    <w:p w:rsidR="00887C6C" w:rsidRDefault="00AE7CDE" w14:paraId="22A7C478" w14:textId="77777777">
      <w:pPr>
        <w:pStyle w:val="TOC2"/>
      </w:pPr>
      <w:r>
        <w:t>2.7 Casos de uso extendidos</w:t>
      </w:r>
      <w:r>
        <w:tab/>
      </w:r>
      <w:r>
        <w:t>54</w:t>
      </w:r>
    </w:p>
    <w:p w:rsidR="00887C6C" w:rsidRDefault="00AE7CDE" w14:paraId="0A0014B4" w14:textId="77777777">
      <w:pPr>
        <w:pStyle w:val="TOC2"/>
      </w:pPr>
      <w:r>
        <w:t>2.8 Diagramas de casos de uso extendidos</w:t>
      </w:r>
      <w:r>
        <w:tab/>
      </w:r>
      <w:r>
        <w:t>65</w:t>
      </w:r>
    </w:p>
    <w:p w:rsidR="00887C6C" w:rsidRDefault="00AE7CDE" w14:paraId="33A8DED6" w14:textId="77777777">
      <w:pPr>
        <w:pStyle w:val="TOC2"/>
      </w:pPr>
      <w:r>
        <w:t>2.9 Matriz de trazabilidad</w:t>
      </w:r>
      <w:r>
        <w:tab/>
      </w:r>
      <w:r>
        <w:t>91</w:t>
      </w:r>
    </w:p>
    <w:p w:rsidR="00887C6C" w:rsidRDefault="00AE7CDE" w14:paraId="0AFA5BFC" w14:textId="77777777">
      <w:pPr>
        <w:pStyle w:val="TOC1"/>
      </w:pPr>
      <w:r>
        <w:rPr>
          <w:b/>
          <w:bCs/>
        </w:rPr>
        <w:t>3. DOCUMENTACIÓN DE SCRUM++</w:t>
      </w:r>
      <w:r>
        <w:tab/>
      </w:r>
      <w:r>
        <w:t>93</w:t>
      </w:r>
    </w:p>
    <w:p w:rsidR="00887C6C" w:rsidRDefault="00AE7CDE" w14:paraId="1F5DBBC6" w14:textId="77777777">
      <w:pPr>
        <w:pStyle w:val="TOC2"/>
      </w:pPr>
      <w:r>
        <w:t>3.1 Product Backlog</w:t>
      </w:r>
      <w:r>
        <w:tab/>
      </w:r>
      <w:r>
        <w:t>93</w:t>
      </w:r>
    </w:p>
    <w:p w:rsidR="00887C6C" w:rsidRDefault="00AE7CDE" w14:paraId="31CAF457" w14:textId="77777777">
      <w:pPr>
        <w:pStyle w:val="TOC2"/>
      </w:pPr>
      <w:r>
        <w:t>3.2 Sprint Backlog Incremento 3</w:t>
      </w:r>
      <w:r>
        <w:tab/>
      </w:r>
      <w:r>
        <w:t>97</w:t>
      </w:r>
    </w:p>
    <w:p w:rsidR="00887C6C" w:rsidRDefault="00AE7CDE" w14:paraId="39F2E5FB" w14:textId="77777777">
      <w:pPr>
        <w:pStyle w:val="TOC2"/>
      </w:pPr>
      <w:r>
        <w:t>3.3 Pila del sprint y tabla de esfuerzo</w:t>
      </w:r>
      <w:r>
        <w:tab/>
      </w:r>
      <w:r>
        <w:t>98</w:t>
      </w:r>
    </w:p>
    <w:p w:rsidR="00887C6C" w:rsidRDefault="00AE7CDE" w14:paraId="2AB62C20" w14:textId="77777777">
      <w:pPr>
        <w:pStyle w:val="TOC2"/>
      </w:pPr>
      <w:r>
        <w:t>3.4 Sprint Backlog acumulado</w:t>
      </w:r>
      <w:r>
        <w:tab/>
      </w:r>
      <w:r>
        <w:t>99</w:t>
      </w:r>
    </w:p>
    <w:p w:rsidR="00887C6C" w:rsidRDefault="00AE7CDE" w14:paraId="1214B0B3" w14:textId="77777777">
      <w:pPr>
        <w:pStyle w:val="TOC2"/>
      </w:pPr>
      <w:r>
        <w:t>3.5 Sprint Review</w:t>
      </w:r>
      <w:r>
        <w:tab/>
      </w:r>
      <w:r>
        <w:t>101</w:t>
      </w:r>
    </w:p>
    <w:p w:rsidR="00887C6C" w:rsidRDefault="00AE7CDE" w14:paraId="07717524" w14:textId="77777777">
      <w:pPr>
        <w:pStyle w:val="TOC2"/>
      </w:pPr>
      <w:r>
        <w:t>3.6 Sprint Retrospective</w:t>
      </w:r>
      <w:r>
        <w:tab/>
      </w:r>
      <w:r>
        <w:t>102</w:t>
      </w:r>
    </w:p>
    <w:p w:rsidR="00887C6C" w:rsidRDefault="00AE7CDE" w14:paraId="7EC8C534" w14:textId="77777777">
      <w:pPr>
        <w:pStyle w:val="TOC2"/>
      </w:pPr>
      <w:r>
        <w:t>3.7 Product Backlog revisado</w:t>
      </w:r>
      <w:r>
        <w:tab/>
      </w:r>
      <w:r>
        <w:t>103</w:t>
      </w:r>
    </w:p>
    <w:p w:rsidR="00887C6C" w:rsidRDefault="00AE7CDE" w14:paraId="6A42D5C7" w14:textId="77777777">
      <w:pPr>
        <w:pStyle w:val="TOC2"/>
      </w:pPr>
      <w:r>
        <w:t>3.8 Análisis del sprint: HH, asignación, fechas y avance</w:t>
      </w:r>
      <w:r>
        <w:tab/>
      </w:r>
      <w:r>
        <w:t>104</w:t>
      </w:r>
    </w:p>
    <w:p w:rsidR="00887C6C" w:rsidRDefault="00AE7CDE" w14:paraId="07537551" w14:textId="77777777">
      <w:pPr>
        <w:pStyle w:val="TOC3"/>
      </w:pPr>
      <w:r>
        <w:t>3.8.1 Horas hombre (HH)</w:t>
      </w:r>
      <w:r>
        <w:tab/>
      </w:r>
      <w:r>
        <w:t>104</w:t>
      </w:r>
    </w:p>
    <w:p w:rsidR="00887C6C" w:rsidRDefault="00AE7CDE" w14:paraId="40B386BF" w14:textId="77777777">
      <w:pPr>
        <w:pStyle w:val="TOC3"/>
      </w:pPr>
      <w:r>
        <w:t>3.8.2 Asignados</w:t>
      </w:r>
      <w:r>
        <w:tab/>
      </w:r>
      <w:r>
        <w:t>104</w:t>
      </w:r>
    </w:p>
    <w:p w:rsidR="00887C6C" w:rsidRDefault="00AE7CDE" w14:paraId="4815E7EF" w14:textId="77777777">
      <w:pPr>
        <w:pStyle w:val="TOC3"/>
      </w:pPr>
      <w:r>
        <w:t>3.8.3 Fechas</w:t>
      </w:r>
      <w:r>
        <w:tab/>
      </w:r>
      <w:r>
        <w:t>105</w:t>
      </w:r>
    </w:p>
    <w:p w:rsidR="00887C6C" w:rsidRDefault="00AE7CDE" w14:paraId="5A588BF9" w14:textId="77777777">
      <w:pPr>
        <w:pStyle w:val="TOC3"/>
      </w:pPr>
      <w:r>
        <w:t>3.8.4 Avance</w:t>
      </w:r>
      <w:r>
        <w:tab/>
      </w:r>
      <w:r>
        <w:t>105</w:t>
      </w:r>
    </w:p>
    <w:p w:rsidR="00887C6C" w:rsidRDefault="00AE7CDE" w14:paraId="3162402B" w14:textId="77777777">
      <w:pPr>
        <w:pStyle w:val="TOC3"/>
      </w:pPr>
      <w:r>
        <w:t>3.8.5 Evidencia prueba unitaria</w:t>
      </w:r>
      <w:r>
        <w:tab/>
      </w:r>
      <w:r>
        <w:t>106</w:t>
      </w:r>
    </w:p>
    <w:p w:rsidR="00887C6C" w:rsidRDefault="00AE7CDE" w14:paraId="75595566" w14:textId="77777777">
      <w:pPr>
        <w:pStyle w:val="TOC3"/>
      </w:pPr>
      <w:r>
        <w:t>3.8.6 Burn Up</w:t>
      </w:r>
      <w:r>
        <w:tab/>
      </w:r>
      <w:r>
        <w:t>106</w:t>
      </w:r>
    </w:p>
    <w:p w:rsidR="00887C6C" w:rsidRDefault="00AE7CDE" w14:paraId="022D9E05" w14:textId="77777777">
      <w:pPr>
        <w:pStyle w:val="TOC3"/>
      </w:pPr>
      <w:r>
        <w:t>3.8.7 Burn Down</w:t>
      </w:r>
      <w:r>
        <w:tab/>
      </w:r>
      <w:r>
        <w:t>109</w:t>
      </w:r>
    </w:p>
    <w:p w:rsidR="00887C6C" w:rsidRDefault="00AE7CDE" w14:paraId="58841750" w14:textId="77777777">
      <w:pPr>
        <w:pStyle w:val="TOC1"/>
      </w:pPr>
      <w:r>
        <w:rPr>
          <w:b/>
          <w:bCs/>
        </w:rPr>
        <w:t>4. VISTAS ARQUITECTÓNICAS 4+1</w:t>
      </w:r>
      <w:r>
        <w:tab/>
      </w:r>
      <w:r>
        <w:t>113</w:t>
      </w:r>
    </w:p>
    <w:p w:rsidR="00887C6C" w:rsidRDefault="00AE7CDE" w14:paraId="2A2FCD12" w14:textId="77777777">
      <w:pPr>
        <w:pStyle w:val="TOC2"/>
      </w:pPr>
      <w:r>
        <w:t>4.1 Vista externa – Casos de uso</w:t>
      </w:r>
      <w:r>
        <w:tab/>
      </w:r>
      <w:r>
        <w:t>113</w:t>
      </w:r>
    </w:p>
    <w:p w:rsidR="00887C6C" w:rsidRDefault="00AE7CDE" w14:paraId="4BC601A3" w14:textId="77777777">
      <w:pPr>
        <w:pStyle w:val="TOC2"/>
      </w:pPr>
      <w:r>
        <w:t>4.2 Vista lógica – Diagrama de clases y modelo de datos</w:t>
      </w:r>
      <w:r>
        <w:tab/>
      </w:r>
      <w:r>
        <w:t>113</w:t>
      </w:r>
    </w:p>
    <w:p w:rsidR="00887C6C" w:rsidRDefault="00AE7CDE" w14:paraId="327FAEA2" w14:textId="77777777">
      <w:pPr>
        <w:pStyle w:val="TOC2"/>
      </w:pPr>
      <w:r>
        <w:t>4.3 Vista de procesos – Diagramas de secuencia</w:t>
      </w:r>
      <w:r>
        <w:tab/>
      </w:r>
      <w:r>
        <w:t>117</w:t>
      </w:r>
    </w:p>
    <w:p w:rsidR="00887C6C" w:rsidRDefault="00AE7CDE" w14:paraId="16D395A8" w14:textId="77777777">
      <w:pPr>
        <w:pStyle w:val="TOC2"/>
      </w:pPr>
      <w:r>
        <w:t>4.4 Vista de desarrollo – Diagrama de componentes</w:t>
      </w:r>
      <w:r>
        <w:tab/>
      </w:r>
      <w:r>
        <w:t>131</w:t>
      </w:r>
    </w:p>
    <w:p w:rsidR="00887C6C" w:rsidRDefault="00AE7CDE" w14:paraId="005F3CCB" w14:textId="77777777">
      <w:pPr>
        <w:pStyle w:val="TOC2"/>
      </w:pPr>
      <w:r>
        <w:t>4.5 Vista física – Diagrama de despliegue</w:t>
      </w:r>
      <w:r>
        <w:tab/>
      </w:r>
      <w:r>
        <w:t>132</w:t>
      </w:r>
    </w:p>
    <w:p w:rsidR="00887C6C" w:rsidRDefault="00AE7CDE" w14:paraId="3ED8C9EB" w14:textId="77777777">
      <w:pPr>
        <w:pStyle w:val="TOC2"/>
      </w:pPr>
      <w:r>
        <w:t>4.6 Árbol de navegación</w:t>
      </w:r>
      <w:r>
        <w:tab/>
      </w:r>
      <w:r>
        <w:t>138</w:t>
      </w:r>
    </w:p>
    <w:p w:rsidR="00887C6C" w:rsidRDefault="00AE7CDE" w14:paraId="5C55C3BE" w14:textId="77777777">
      <w:pPr>
        <w:pStyle w:val="TOC1"/>
      </w:pPr>
      <w:r>
        <w:rPr>
          <w:b/>
          <w:bCs/>
        </w:rPr>
        <w:t>5. EVIDENCIA DEMO</w:t>
      </w:r>
      <w:r>
        <w:tab/>
      </w:r>
      <w:r>
        <w:t>140</w:t>
      </w:r>
    </w:p>
    <w:p w:rsidR="00887C6C" w:rsidRDefault="00AE7CDE" w14:paraId="04710888" w14:textId="77777777">
      <w:pPr>
        <w:pStyle w:val="TOC1"/>
      </w:pPr>
      <w:r>
        <w:rPr>
          <w:b/>
          <w:bCs/>
        </w:rPr>
        <w:t>ANEXOS</w:t>
      </w:r>
      <w:r>
        <w:tab/>
      </w:r>
      <w:r>
        <w:t>165</w:t>
      </w:r>
    </w:p>
    <w:p w:rsidR="00887C6C" w:rsidRDefault="00AE7CDE" w14:paraId="39D92BA6" w14:textId="77777777">
      <w:pPr>
        <w:pStyle w:val="TOC2"/>
      </w:pPr>
      <w:r>
        <w:t>A.1 Organización del trabajo – Incremento 3</w:t>
      </w:r>
      <w:r>
        <w:tab/>
      </w:r>
      <w:r>
        <w:t>165</w:t>
      </w:r>
    </w:p>
    <w:p w:rsidR="00887C6C" w:rsidRDefault="00AE7CDE" w14:paraId="0BEF5021" w14:textId="77777777">
      <w:pPr>
        <w:pStyle w:val="TOC2"/>
      </w:pPr>
      <w:r>
        <w:t>A.2 Resumen del informe de commits Git</w:t>
      </w:r>
      <w:r>
        <w:tab/>
      </w:r>
      <w:r>
        <w:t>165</w:t>
      </w:r>
    </w:p>
    <w:p w:rsidR="00887C6C" w:rsidRDefault="00AE7CDE" w14:paraId="250A73A7" w14:textId="77777777">
      <w:pPr>
        <w:pStyle w:val="TOC2"/>
      </w:pPr>
      <w:r>
        <w:t>A.3 Casos de prueba</w:t>
      </w:r>
      <w:r>
        <w:tab/>
      </w:r>
      <w:r>
        <w:t>168</w:t>
      </w:r>
    </w:p>
    <w:p w:rsidR="00887C6C" w:rsidRDefault="00AE7CDE" w14:paraId="6C0FF213" w14:textId="77777777">
      <w:pPr>
        <w:pStyle w:val="TOC2"/>
      </w:pPr>
      <w:r>
        <w:t>A.4 Evidencia de pruebas</w:t>
      </w:r>
      <w:r>
        <w:tab/>
      </w:r>
      <w:r>
        <w:t>169</w:t>
      </w:r>
    </w:p>
    <w:p w:rsidR="00887C6C" w:rsidRDefault="00AE7CDE" w14:paraId="67A0ECBE" w14:textId="77777777">
      <w:pPr>
        <w:pStyle w:val="TOC2"/>
      </w:pPr>
      <w:r>
        <w:t>A.5 Trazabilidad de requerimientos seleccionados</w:t>
      </w:r>
      <w:r>
        <w:tab/>
      </w:r>
      <w:r>
        <w:t>169</w:t>
      </w:r>
    </w:p>
    <w:p w:rsidR="00887C6C" w:rsidRDefault="00AE7CDE" w14:paraId="3B627B76" w14:textId="77777777">
      <w:pPr>
        <w:pStyle w:val="TOC3"/>
      </w:pPr>
      <w:r>
        <w:t>A.5.1 Traza UR-36 – Descargando plantilla de importación</w:t>
      </w:r>
      <w:r>
        <w:tab/>
      </w:r>
      <w:r>
        <w:t>170</w:t>
      </w:r>
    </w:p>
    <w:p w:rsidR="00887C6C" w:rsidRDefault="00AE7CDE" w14:paraId="1477B268" w14:textId="77777777">
      <w:pPr>
        <w:pStyle w:val="TOC3"/>
      </w:pPr>
      <w:r>
        <w:t>A.5.2 Traza UR-60 – Generando reporte de movimientos</w:t>
      </w:r>
      <w:r>
        <w:tab/>
      </w:r>
      <w:r>
        <w:t>172</w:t>
      </w:r>
    </w:p>
    <w:p w:rsidR="00887C6C" w:rsidRDefault="00AE7CDE" w14:paraId="1AAD6615" w14:textId="77777777">
      <w:pPr>
        <w:pStyle w:val="TOC3"/>
      </w:pPr>
      <w:r>
        <w:t>A.5.3 Traza UR-68 – Registrando pago de venta</w:t>
      </w:r>
      <w:r>
        <w:tab/>
      </w:r>
      <w:r>
        <w:t>175</w:t>
      </w:r>
    </w:p>
    <w:p w:rsidR="00887C6C" w:rsidRDefault="00AE7CDE" w14:paraId="493E8041" w14:textId="77777777">
      <w:pPr>
        <w:pStyle w:val="TOC3"/>
      </w:pPr>
      <w:r>
        <w:t>A.5.4 Traza UR-72 – Emitiendo comprobante de venta</w:t>
      </w:r>
      <w:r>
        <w:tab/>
      </w:r>
      <w:r>
        <w:t>177</w:t>
      </w:r>
    </w:p>
    <w:p w:rsidR="00887C6C" w:rsidRDefault="00AE7CDE" w14:paraId="23B53883" w14:textId="77777777">
      <w:pPr>
        <w:pStyle w:val="TOC3"/>
      </w:pPr>
      <w:r>
        <w:t>A.5.5 Resumen comparativo de las cuatro trazas</w:t>
      </w:r>
      <w:r>
        <w:tab/>
      </w:r>
      <w:r>
        <w:t>179</w:t>
      </w:r>
    </w:p>
    <w:p w:rsidR="00887C6C" w:rsidRDefault="00AE7CDE" w14:paraId="5F5F36A6" w14:textId="77777777">
      <w:pPr>
        <w:pStyle w:val="TOC2"/>
      </w:pPr>
      <w:r>
        <w:t>A.6 Información técnica del proyecto (README del repositorio)</w:t>
      </w:r>
      <w:r>
        <w:tab/>
      </w:r>
      <w:r>
        <w:t>180</w:t>
      </w:r>
    </w:p>
    <w:p w:rsidR="00887C6C" w:rsidRDefault="00AE7CDE" w14:paraId="25A9EC37" w14:textId="77777777">
      <w:pPr>
        <w:pStyle w:val="TOC3"/>
      </w:pPr>
      <w:r>
        <w:t>A.6.1 Tecnologías y versiones</w:t>
      </w:r>
      <w:r>
        <w:tab/>
      </w:r>
      <w:r>
        <w:t>180</w:t>
      </w:r>
    </w:p>
    <w:p w:rsidR="00887C6C" w:rsidRDefault="00AE7CDE" w14:paraId="690CC812" w14:textId="77777777">
      <w:pPr>
        <w:pStyle w:val="TOC3"/>
      </w:pPr>
      <w:r>
        <w:t>A.6.2 Instalación, configuración y ejecución</w:t>
      </w:r>
      <w:r>
        <w:tab/>
      </w:r>
      <w:r>
        <w:t>180</w:t>
      </w:r>
    </w:p>
    <w:p w:rsidR="00887C6C" w:rsidRDefault="00AE7CDE" w14:paraId="21244B24" w14:textId="77777777">
      <w:pPr>
        <w:pStyle w:val="TOC3"/>
      </w:pPr>
      <w:r>
        <w:t>A.6.3 Organización del código</w:t>
      </w:r>
      <w:r>
        <w:tab/>
      </w:r>
      <w:r>
        <w:t>182</w:t>
      </w:r>
    </w:p>
    <w:p w:rsidR="00887C6C" w:rsidRDefault="00AE7CDE" w14:paraId="458FBF94" w14:textId="77777777">
      <w:pPr>
        <w:pStyle w:val="TOC3"/>
      </w:pPr>
      <w:r>
        <w:t>A.6.4 Roles y permisos implementados</w:t>
      </w:r>
      <w:r>
        <w:tab/>
      </w:r>
      <w:r>
        <w:t>183</w:t>
      </w:r>
    </w:p>
    <w:p w:rsidR="00887C6C" w:rsidRDefault="00AE7CDE" w14:paraId="5194AA02" w14:textId="77777777">
      <w:pPr>
        <w:pStyle w:val="TOC3"/>
      </w:pPr>
      <w:r>
        <w:t>A.6.5 Pruebas automatizadas</w:t>
      </w:r>
      <w:r>
        <w:tab/>
      </w:r>
      <w:r>
        <w:t>183</w:t>
      </w:r>
    </w:p>
    <w:p w:rsidR="00887C6C" w:rsidRDefault="00AE7CDE" w14:paraId="4637054A" w14:textId="77777777">
      <w:pPr>
        <w:pStyle w:val="TOC3"/>
      </w:pPr>
      <w:r>
        <w:t>A.6.6 Limitaciones conocidas</w:t>
      </w:r>
      <w:r>
        <w:tab/>
      </w:r>
      <w:r>
        <w:t>184</w:t>
      </w:r>
      <w:r>
        <w:fldChar w:fldCharType="end"/>
      </w:r>
    </w:p>
    <w:p w:rsidR="00887C6C" w:rsidRDefault="00AE7CDE" w14:paraId="70052931" w14:textId="77777777">
      <w:pPr>
        <w:keepNext/>
        <w:pageBreakBefore/>
        <w:spacing w:after="240" w:line="276" w:lineRule="auto"/>
      </w:pPr>
      <w:r>
        <w:rPr>
          <w:rFonts w:ascii="Arial" w:hAnsi="Arial" w:eastAsia="Arial" w:cs="Arial"/>
          <w:b/>
          <w:bCs/>
          <w:sz w:val="28"/>
          <w:szCs w:val="28"/>
        </w:rPr>
        <w:t>ÍNDICE DE FIGURAS</w:t>
      </w:r>
    </w:p>
    <w:p w:rsidR="00887C6C" w:rsidRDefault="00AE7CDE" w14:paraId="5E439F46" w14:textId="77777777">
      <w:pPr>
        <w:pStyle w:val="TOC1"/>
      </w:pPr>
      <w:r>
        <w:fldChar w:fldCharType="begin"/>
      </w:r>
      <w:r>
        <w:instrText xml:space="preserve"> TOC \h \z \t "Leyenda Figura,1" </w:instrText>
      </w:r>
      <w:r>
        <w:fldChar w:fldCharType="separate"/>
      </w:r>
      <w:r>
        <w:t>Figura 2.1: “Diagrama de caso de uso CU-62 – Exportando lista de ítems válidos (UR-25)”.</w:t>
      </w:r>
      <w:r>
        <w:tab/>
      </w:r>
      <w:r>
        <w:t>33</w:t>
      </w:r>
    </w:p>
    <w:p w:rsidR="00887C6C" w:rsidRDefault="00AE7CDE" w14:paraId="70BEFB70" w14:textId="77777777">
      <w:pPr>
        <w:pStyle w:val="TOC1"/>
      </w:pPr>
      <w:r>
        <w:t>Figura 2.2: “Diagrama de caso de uso CU-63 – Exportando ítems a Excel (UR-29)”.</w:t>
      </w:r>
      <w:r>
        <w:tab/>
      </w:r>
      <w:r>
        <w:t>34</w:t>
      </w:r>
    </w:p>
    <w:p w:rsidR="00887C6C" w:rsidRDefault="00AE7CDE" w14:paraId="4F64F85C" w14:textId="77777777">
      <w:pPr>
        <w:pStyle w:val="TOC1"/>
      </w:pPr>
      <w:r>
        <w:t>Figura 2.3: “Diagrama de caso de uso CU-64 – Exportando ítems a CSV (UR-30)”.</w:t>
      </w:r>
      <w:r>
        <w:tab/>
      </w:r>
      <w:r>
        <w:t>35</w:t>
      </w:r>
    </w:p>
    <w:p w:rsidR="00887C6C" w:rsidRDefault="00AE7CDE" w14:paraId="278994E7" w14:textId="77777777">
      <w:pPr>
        <w:pStyle w:val="TOC1"/>
      </w:pPr>
      <w:r>
        <w:t>Figura 2.4: “Diagrama de caso de uso CU-65 – Descargando plantilla de importación (UR-36)”.</w:t>
      </w:r>
      <w:r>
        <w:tab/>
      </w:r>
      <w:r>
        <w:t>36</w:t>
      </w:r>
    </w:p>
    <w:p w:rsidR="00887C6C" w:rsidRDefault="00AE7CDE" w14:paraId="0E1CE698" w14:textId="77777777">
      <w:pPr>
        <w:pStyle w:val="TOC1"/>
      </w:pPr>
      <w:r>
        <w:t>Figura 2.5: “Diagrama de caso de uso CU-66 – Registrando auditoría de archivo (UR-37)”.</w:t>
      </w:r>
      <w:r>
        <w:tab/>
      </w:r>
      <w:r>
        <w:t>37</w:t>
      </w:r>
    </w:p>
    <w:p w:rsidR="00887C6C" w:rsidRDefault="00AE7CDE" w14:paraId="6B3EE421" w14:textId="77777777">
      <w:pPr>
        <w:pStyle w:val="TOC1"/>
      </w:pPr>
      <w:r>
        <w:t>Figura 2.6: “Diagrama de caso de uso CU-67 – Revirtiendo ajuste (UR-46)”.</w:t>
      </w:r>
      <w:r>
        <w:tab/>
      </w:r>
      <w:r>
        <w:t>38</w:t>
      </w:r>
    </w:p>
    <w:p w:rsidR="00887C6C" w:rsidRDefault="00AE7CDE" w14:paraId="6DE51677" w14:textId="77777777">
      <w:pPr>
        <w:pStyle w:val="TOC1"/>
      </w:pPr>
      <w:r>
        <w:t>Figura 2.7: “Diagrama de caso de uso CU-68 – Consultando historial de movimientos (UR-47)”.</w:t>
      </w:r>
      <w:r>
        <w:tab/>
      </w:r>
      <w:r>
        <w:t>39</w:t>
      </w:r>
    </w:p>
    <w:p w:rsidR="00887C6C" w:rsidRDefault="00AE7CDE" w14:paraId="7F47E122" w14:textId="77777777">
      <w:pPr>
        <w:pStyle w:val="TOC1"/>
      </w:pPr>
      <w:r>
        <w:t>Figura 2.8: “Diagrama de caso de uso CU-69 – Consultando stock e historial (UR-56)”.</w:t>
      </w:r>
      <w:r>
        <w:tab/>
      </w:r>
      <w:r>
        <w:t>40</w:t>
      </w:r>
    </w:p>
    <w:p w:rsidR="00887C6C" w:rsidRDefault="00AE7CDE" w14:paraId="347266A0" w14:textId="77777777">
      <w:pPr>
        <w:pStyle w:val="TOC1"/>
      </w:pPr>
      <w:r>
        <w:t>Figura 2.9: “Diagrama de caso de uso CU-70 – Generando reporte de stock (UR-57)”.</w:t>
      </w:r>
      <w:r>
        <w:tab/>
      </w:r>
      <w:r>
        <w:t>41</w:t>
      </w:r>
    </w:p>
    <w:p w:rsidR="00887C6C" w:rsidRDefault="00AE7CDE" w14:paraId="790A890A" w14:textId="77777777">
      <w:pPr>
        <w:pStyle w:val="TOC1"/>
      </w:pPr>
      <w:r>
        <w:t>Figura 2.10: “Diagrama de caso de uso CU-71 – Reportando equivalencias faltantes (UR-58)”.</w:t>
      </w:r>
      <w:r>
        <w:tab/>
      </w:r>
      <w:r>
        <w:t>42</w:t>
      </w:r>
    </w:p>
    <w:p w:rsidR="00887C6C" w:rsidRDefault="00AE7CDE" w14:paraId="447E18F7" w14:textId="77777777">
      <w:pPr>
        <w:pStyle w:val="TOC1"/>
      </w:pPr>
      <w:r>
        <w:t>Figura 2.11: “Diagrama de caso de uso CU-72 – Generando reporte de facturas (UR-59)”.</w:t>
      </w:r>
      <w:r>
        <w:tab/>
      </w:r>
      <w:r>
        <w:t>43</w:t>
      </w:r>
    </w:p>
    <w:p w:rsidR="00887C6C" w:rsidRDefault="00AE7CDE" w14:paraId="685C6BA1" w14:textId="77777777">
      <w:pPr>
        <w:pStyle w:val="TOC1"/>
      </w:pPr>
      <w:r>
        <w:t>Figura 2.12: “Diagrama de caso de uso CU-73 – Generando reporte de movimientos (UR-60)”.</w:t>
      </w:r>
      <w:r>
        <w:tab/>
      </w:r>
      <w:r>
        <w:t>44</w:t>
      </w:r>
    </w:p>
    <w:p w:rsidR="00887C6C" w:rsidRDefault="00AE7CDE" w14:paraId="5304E8F5" w14:textId="77777777">
      <w:pPr>
        <w:pStyle w:val="TOC1"/>
      </w:pPr>
      <w:r>
        <w:t>Figura 2.13: “Diagrama de caso de uso CU-74 – Exportando reportes a Excel (UR-61)”.</w:t>
      </w:r>
      <w:r>
        <w:tab/>
      </w:r>
      <w:r>
        <w:t>45</w:t>
      </w:r>
    </w:p>
    <w:p w:rsidR="00887C6C" w:rsidRDefault="00AE7CDE" w14:paraId="70A69242" w14:textId="77777777">
      <w:pPr>
        <w:pStyle w:val="TOC1"/>
      </w:pPr>
      <w:r>
        <w:t>Figura 2.14: “Diagrama de caso de uso CU-75 – Iniciando venta (UR-64)”.</w:t>
      </w:r>
      <w:r>
        <w:tab/>
      </w:r>
      <w:r>
        <w:t>46</w:t>
      </w:r>
    </w:p>
    <w:p w:rsidR="00887C6C" w:rsidRDefault="00AE7CDE" w14:paraId="63A8709A" w14:textId="77777777">
      <w:pPr>
        <w:pStyle w:val="TOC1"/>
      </w:pPr>
      <w:r>
        <w:t>Figura 2.15: “Diagrama de caso de uso CU-76 – Agregando productos a la venta (UR-65)”.</w:t>
      </w:r>
      <w:r>
        <w:tab/>
      </w:r>
      <w:r>
        <w:t>47</w:t>
      </w:r>
    </w:p>
    <w:p w:rsidR="00887C6C" w:rsidRDefault="00AE7CDE" w14:paraId="35FE8FE8" w14:textId="77777777">
      <w:pPr>
        <w:pStyle w:val="TOC1"/>
      </w:pPr>
      <w:r>
        <w:t>Figura 2.16: “Diagrama de caso de uso CU-77 – Validando stock disponible (UR-66)”.</w:t>
      </w:r>
      <w:r>
        <w:tab/>
      </w:r>
      <w:r>
        <w:t>48</w:t>
      </w:r>
    </w:p>
    <w:p w:rsidR="00887C6C" w:rsidRDefault="00AE7CDE" w14:paraId="72789D92" w14:textId="77777777">
      <w:pPr>
        <w:pStyle w:val="TOC1"/>
      </w:pPr>
      <w:r>
        <w:t>Figura 2.17: “Diagrama de caso de uso CU-78 – Calculando total de venta (UR-67)”.</w:t>
      </w:r>
      <w:r>
        <w:tab/>
      </w:r>
      <w:r>
        <w:t>49</w:t>
      </w:r>
    </w:p>
    <w:p w:rsidR="00887C6C" w:rsidRDefault="00AE7CDE" w14:paraId="7B597DE8" w14:textId="77777777">
      <w:pPr>
        <w:pStyle w:val="TOC1"/>
      </w:pPr>
      <w:r>
        <w:t>Figura 2.18: “Diagrama de caso de uso CU-79 – Registrando pago de venta (UR-68)”.</w:t>
      </w:r>
      <w:r>
        <w:tab/>
      </w:r>
      <w:r>
        <w:t>50</w:t>
      </w:r>
    </w:p>
    <w:p w:rsidR="00887C6C" w:rsidRDefault="00AE7CDE" w14:paraId="6C1F1E38" w14:textId="77777777">
      <w:pPr>
        <w:pStyle w:val="TOC1"/>
      </w:pPr>
      <w:r>
        <w:t>Figura 2.19: “Diagrama de caso de uso CU-80 – Confirmando venta (UR-69)”.</w:t>
      </w:r>
      <w:r>
        <w:tab/>
      </w:r>
      <w:r>
        <w:t>51</w:t>
      </w:r>
    </w:p>
    <w:p w:rsidR="00887C6C" w:rsidRDefault="00AE7CDE" w14:paraId="5B0C1714" w14:textId="77777777">
      <w:pPr>
        <w:pStyle w:val="TOC1"/>
      </w:pPr>
      <w:r>
        <w:t>Figura 2.20: “Diagrama de caso de uso CU-81 – Actualizando stock por venta (UR-70)”.</w:t>
      </w:r>
      <w:r>
        <w:tab/>
      </w:r>
      <w:r>
        <w:t>52</w:t>
      </w:r>
    </w:p>
    <w:p w:rsidR="00887C6C" w:rsidRDefault="00AE7CDE" w14:paraId="65887DE7" w14:textId="77777777">
      <w:pPr>
        <w:pStyle w:val="TOC1"/>
      </w:pPr>
      <w:r>
        <w:t>Figura 2.21: “Diagrama de caso de uso CU-82 – Registrando movimiento de venta (UR-71)”.</w:t>
      </w:r>
      <w:r>
        <w:tab/>
      </w:r>
      <w:r>
        <w:t>53</w:t>
      </w:r>
    </w:p>
    <w:p w:rsidR="00887C6C" w:rsidRDefault="00AE7CDE" w14:paraId="3DB49102" w14:textId="77777777">
      <w:pPr>
        <w:pStyle w:val="TOC1"/>
      </w:pPr>
      <w:r>
        <w:t>Figura 2.22: “Diagrama de caso de uso CU-83 – Emitiendo comprobante de venta (UR-72)”.</w:t>
      </w:r>
      <w:r>
        <w:tab/>
      </w:r>
      <w:r>
        <w:t>54</w:t>
      </w:r>
    </w:p>
    <w:p w:rsidR="00887C6C" w:rsidRDefault="00AE7CDE" w14:paraId="39BCFF2B" w14:textId="77777777">
      <w:pPr>
        <w:pStyle w:val="TOC1"/>
      </w:pPr>
      <w:r>
        <w:t>Figura 2.23: “Caso de uso extendido CU-62 – Exportando lista de ítems válidos (UR-25)”.</w:t>
      </w:r>
      <w:r>
        <w:tab/>
      </w:r>
      <w:r>
        <w:t>66</w:t>
      </w:r>
    </w:p>
    <w:p w:rsidR="00887C6C" w:rsidRDefault="00AE7CDE" w14:paraId="208AB702" w14:textId="77777777">
      <w:pPr>
        <w:pStyle w:val="TOC1"/>
      </w:pPr>
      <w:r>
        <w:t>Figura 2.24: “Caso de uso extendido CU-63 – Exportando ítems a Excel (UR-29)”.</w:t>
      </w:r>
      <w:r>
        <w:tab/>
      </w:r>
      <w:r>
        <w:t>67</w:t>
      </w:r>
    </w:p>
    <w:p w:rsidR="00887C6C" w:rsidRDefault="00AE7CDE" w14:paraId="54CC4523" w14:textId="77777777">
      <w:pPr>
        <w:pStyle w:val="TOC1"/>
      </w:pPr>
      <w:r>
        <w:t>Figura 2.25: “Caso de uso extendido CU-64 – Exportando ítems a CSV (UR-30)”.</w:t>
      </w:r>
      <w:r>
        <w:tab/>
      </w:r>
      <w:r>
        <w:t>68</w:t>
      </w:r>
    </w:p>
    <w:p w:rsidR="00887C6C" w:rsidRDefault="00AE7CDE" w14:paraId="07ADF065" w14:textId="77777777">
      <w:pPr>
        <w:pStyle w:val="TOC1"/>
      </w:pPr>
      <w:r>
        <w:t>Figura 2.26: “Caso de uso extendido CU-65 – Descargando plantilla de importación (UR-36)”.</w:t>
      </w:r>
      <w:r>
        <w:tab/>
      </w:r>
      <w:r>
        <w:t>69</w:t>
      </w:r>
    </w:p>
    <w:p w:rsidR="00887C6C" w:rsidRDefault="00AE7CDE" w14:paraId="7C0F4A1F" w14:textId="77777777">
      <w:pPr>
        <w:pStyle w:val="TOC1"/>
      </w:pPr>
      <w:r>
        <w:t>Figura 2.27: “Caso de uso extendido CU-66 – Registrando auditoría de archivo (UR-37)”.</w:t>
      </w:r>
      <w:r>
        <w:tab/>
      </w:r>
      <w:r>
        <w:t>71</w:t>
      </w:r>
    </w:p>
    <w:p w:rsidR="00887C6C" w:rsidRDefault="00AE7CDE" w14:paraId="428C7DC4" w14:textId="77777777">
      <w:pPr>
        <w:pStyle w:val="TOC1"/>
      </w:pPr>
      <w:r>
        <w:t>Figura 2.28: “Caso de uso extendido CU-67 – Revirtiendo ajuste (UR-46)”.</w:t>
      </w:r>
      <w:r>
        <w:tab/>
      </w:r>
      <w:r>
        <w:t>72</w:t>
      </w:r>
    </w:p>
    <w:p w:rsidR="00887C6C" w:rsidRDefault="00AE7CDE" w14:paraId="36762072" w14:textId="77777777">
      <w:pPr>
        <w:pStyle w:val="TOC1"/>
      </w:pPr>
      <w:r>
        <w:t>Figura 2.29: “Caso de uso extendido CU-68 – Consultando historial de movimientos (UR-47)”.</w:t>
      </w:r>
      <w:r>
        <w:tab/>
      </w:r>
      <w:r>
        <w:t>73</w:t>
      </w:r>
    </w:p>
    <w:p w:rsidR="00887C6C" w:rsidRDefault="00AE7CDE" w14:paraId="7F88920B" w14:textId="77777777">
      <w:pPr>
        <w:pStyle w:val="TOC1"/>
      </w:pPr>
      <w:r>
        <w:t>Figura 2.30: “Caso de uso extendido CU-69 – Consultando stock e historial (UR-56)”.</w:t>
      </w:r>
      <w:r>
        <w:tab/>
      </w:r>
      <w:r>
        <w:t>75</w:t>
      </w:r>
    </w:p>
    <w:p w:rsidR="00887C6C" w:rsidRDefault="00AE7CDE" w14:paraId="2423E011" w14:textId="77777777">
      <w:pPr>
        <w:pStyle w:val="TOC1"/>
      </w:pPr>
      <w:r>
        <w:t>Figura 2.31: “Caso de uso extendido CU-70 – Generando reporte de stock (UR-57)”.</w:t>
      </w:r>
      <w:r>
        <w:tab/>
      </w:r>
      <w:r>
        <w:t>76</w:t>
      </w:r>
    </w:p>
    <w:p w:rsidR="00887C6C" w:rsidRDefault="00AE7CDE" w14:paraId="23D6E9C7" w14:textId="77777777">
      <w:pPr>
        <w:pStyle w:val="TOC1"/>
      </w:pPr>
      <w:r>
        <w:t>Figura 2.32: “Caso de uso extendido CU-71 – Reportando equivalencias faltantes (UR-58)”.</w:t>
      </w:r>
      <w:r>
        <w:tab/>
      </w:r>
      <w:r>
        <w:t>77</w:t>
      </w:r>
    </w:p>
    <w:p w:rsidR="00887C6C" w:rsidRDefault="00AE7CDE" w14:paraId="19D3E51F" w14:textId="77777777">
      <w:pPr>
        <w:pStyle w:val="TOC1"/>
      </w:pPr>
      <w:r>
        <w:t>Figura 2.33: “Caso de uso extendido CU-72 – Generando reporte de facturas (UR-59)”.</w:t>
      </w:r>
      <w:r>
        <w:tab/>
      </w:r>
      <w:r>
        <w:t>78</w:t>
      </w:r>
    </w:p>
    <w:p w:rsidR="00887C6C" w:rsidRDefault="00AE7CDE" w14:paraId="442E5733" w14:textId="77777777">
      <w:pPr>
        <w:pStyle w:val="TOC1"/>
      </w:pPr>
      <w:r>
        <w:t>Figura 2.34: “Caso de uso extendido CU-73 – Generando reporte de movimientos (UR-60)”.</w:t>
      </w:r>
      <w:r>
        <w:tab/>
      </w:r>
      <w:r>
        <w:t>80</w:t>
      </w:r>
    </w:p>
    <w:p w:rsidR="00887C6C" w:rsidRDefault="00AE7CDE" w14:paraId="45FC23CF" w14:textId="77777777">
      <w:pPr>
        <w:pStyle w:val="TOC1"/>
      </w:pPr>
      <w:r>
        <w:t>Figura 2.35: “Caso de uso extendido CU-74 – Exportando reportes a Excel (UR-61)”.</w:t>
      </w:r>
      <w:r>
        <w:tab/>
      </w:r>
      <w:r>
        <w:t>81</w:t>
      </w:r>
    </w:p>
    <w:p w:rsidR="00887C6C" w:rsidRDefault="00AE7CDE" w14:paraId="6652F95E" w14:textId="77777777">
      <w:pPr>
        <w:pStyle w:val="TOC1"/>
      </w:pPr>
      <w:r>
        <w:t>Figura 2.36: “Caso de uso extendido CU-75 – Iniciando venta (UR-64)”.</w:t>
      </w:r>
      <w:r>
        <w:tab/>
      </w:r>
      <w:r>
        <w:t>82</w:t>
      </w:r>
    </w:p>
    <w:p w:rsidR="00887C6C" w:rsidRDefault="00AE7CDE" w14:paraId="451BE417" w14:textId="77777777">
      <w:pPr>
        <w:pStyle w:val="TOC1"/>
      </w:pPr>
      <w:r>
        <w:t>Figura 2.37: “Caso de uso extendido CU-76 – Agregando productos a la venta (UR-65)”.</w:t>
      </w:r>
      <w:r>
        <w:tab/>
      </w:r>
      <w:r>
        <w:t>83</w:t>
      </w:r>
    </w:p>
    <w:p w:rsidR="00887C6C" w:rsidRDefault="00AE7CDE" w14:paraId="68388E1B" w14:textId="77777777">
      <w:pPr>
        <w:pStyle w:val="TOC1"/>
      </w:pPr>
      <w:r>
        <w:t>Figura 2.38: “Caso de uso extendido CU-77 – Validando stock disponible (UR-66)”.</w:t>
      </w:r>
      <w:r>
        <w:tab/>
      </w:r>
      <w:r>
        <w:t>84</w:t>
      </w:r>
    </w:p>
    <w:p w:rsidR="00887C6C" w:rsidRDefault="00AE7CDE" w14:paraId="6A74ECA3" w14:textId="77777777">
      <w:pPr>
        <w:pStyle w:val="TOC1"/>
      </w:pPr>
      <w:r>
        <w:t>Figura 2.39: “Caso de uso extendido CU-78 – Calculando total de venta (UR-67)”.</w:t>
      </w:r>
      <w:r>
        <w:tab/>
      </w:r>
      <w:r>
        <w:t>85</w:t>
      </w:r>
    </w:p>
    <w:p w:rsidR="00887C6C" w:rsidRDefault="00AE7CDE" w14:paraId="66E45A1A" w14:textId="77777777">
      <w:pPr>
        <w:pStyle w:val="TOC1"/>
      </w:pPr>
      <w:r>
        <w:t>Figura 2.40: “Caso de uso extendido CU-79 – Registrando pago de venta (UR-68)”.</w:t>
      </w:r>
      <w:r>
        <w:tab/>
      </w:r>
      <w:r>
        <w:t>86</w:t>
      </w:r>
    </w:p>
    <w:p w:rsidR="00887C6C" w:rsidRDefault="00AE7CDE" w14:paraId="4108DF8C" w14:textId="77777777">
      <w:pPr>
        <w:pStyle w:val="TOC1"/>
      </w:pPr>
      <w:r>
        <w:t>Figura 2.41: “Caso de uso extendido CU-80 – Confirmando venta (UR-69)”.</w:t>
      </w:r>
      <w:r>
        <w:tab/>
      </w:r>
      <w:r>
        <w:t>87</w:t>
      </w:r>
    </w:p>
    <w:p w:rsidR="00887C6C" w:rsidRDefault="00AE7CDE" w14:paraId="23B710AE" w14:textId="77777777">
      <w:pPr>
        <w:pStyle w:val="TOC1"/>
      </w:pPr>
      <w:r>
        <w:t>Figura 2.42: “Caso de uso extendido CU-81 – Actualizando stock por venta (UR-70)”.</w:t>
      </w:r>
      <w:r>
        <w:tab/>
      </w:r>
      <w:r>
        <w:t>88</w:t>
      </w:r>
    </w:p>
    <w:p w:rsidR="00887C6C" w:rsidRDefault="00AE7CDE" w14:paraId="65B67B1D" w14:textId="77777777">
      <w:pPr>
        <w:pStyle w:val="TOC1"/>
      </w:pPr>
      <w:r>
        <w:t>Figura 2.43: “Caso de uso extendido CU-82 – Registrando movimiento de venta (UR-71)”.</w:t>
      </w:r>
      <w:r>
        <w:tab/>
      </w:r>
      <w:r>
        <w:t>89</w:t>
      </w:r>
    </w:p>
    <w:p w:rsidR="00887C6C" w:rsidRDefault="00AE7CDE" w14:paraId="5F7706C1" w14:textId="77777777">
      <w:pPr>
        <w:pStyle w:val="TOC1"/>
      </w:pPr>
      <w:r>
        <w:t>Figura 2.44: “Caso de uso extendido CU-83 – Emitiendo comprobante de venta (UR-72)”.</w:t>
      </w:r>
      <w:r>
        <w:tab/>
      </w:r>
      <w:r>
        <w:t>90</w:t>
      </w:r>
    </w:p>
    <w:p w:rsidR="00887C6C" w:rsidRDefault="00AE7CDE" w14:paraId="5A023568" w14:textId="77777777">
      <w:pPr>
        <w:pStyle w:val="TOC1"/>
      </w:pPr>
      <w:r>
        <w:t>Figura 3.1: “Burn Up del Incremento 3”.</w:t>
      </w:r>
      <w:r>
        <w:tab/>
      </w:r>
      <w:r>
        <w:t>106</w:t>
      </w:r>
    </w:p>
    <w:p w:rsidR="00887C6C" w:rsidRDefault="00AE7CDE" w14:paraId="716A5A74" w14:textId="77777777">
      <w:pPr>
        <w:pStyle w:val="TOC1"/>
      </w:pPr>
      <w:r>
        <w:t>Figura 3.2: “Burn Up acumulado de los Incrementos 1, 2 y 3”.</w:t>
      </w:r>
      <w:r>
        <w:tab/>
      </w:r>
      <w:r>
        <w:t>107</w:t>
      </w:r>
    </w:p>
    <w:p w:rsidR="00887C6C" w:rsidRDefault="00AE7CDE" w14:paraId="5EB8D479" w14:textId="77777777">
      <w:pPr>
        <w:pStyle w:val="TOC1"/>
      </w:pPr>
      <w:r>
        <w:t>Figura 3.3: “Comparativa de Burn Up: Incremento 3 y acumulado de los Incrementos 1, 2 y 3”.</w:t>
      </w:r>
      <w:r>
        <w:tab/>
      </w:r>
      <w:r>
        <w:t>108</w:t>
      </w:r>
    </w:p>
    <w:p w:rsidR="00887C6C" w:rsidRDefault="00AE7CDE" w14:paraId="45F8DB93" w14:textId="77777777">
      <w:pPr>
        <w:pStyle w:val="TOC1"/>
      </w:pPr>
      <w:r>
        <w:t>Figura 3.4: “Burn Down del Incremento 3”.</w:t>
      </w:r>
      <w:r>
        <w:tab/>
      </w:r>
      <w:r>
        <w:t>109</w:t>
      </w:r>
    </w:p>
    <w:p w:rsidR="00887C6C" w:rsidRDefault="00AE7CDE" w14:paraId="28FC8385" w14:textId="77777777">
      <w:pPr>
        <w:pStyle w:val="TOC1"/>
      </w:pPr>
      <w:r>
        <w:t>Figura 3.5: “Burn Down acumulado de los Incrementos 1, 2 y 3”.</w:t>
      </w:r>
      <w:r>
        <w:tab/>
      </w:r>
      <w:r>
        <w:t>110</w:t>
      </w:r>
    </w:p>
    <w:p w:rsidR="00887C6C" w:rsidRDefault="00AE7CDE" w14:paraId="321EF1E0" w14:textId="77777777">
      <w:pPr>
        <w:pStyle w:val="TOC1"/>
      </w:pPr>
      <w:r>
        <w:t>Figura 3.6: “Comparativa de Burn Down: Incremento 3 y acumulado de los Incrementos 1, 2 y 3”.</w:t>
      </w:r>
      <w:r>
        <w:tab/>
      </w:r>
      <w:r>
        <w:t>111</w:t>
      </w:r>
    </w:p>
    <w:p w:rsidR="00887C6C" w:rsidRDefault="00AE7CDE" w14:paraId="41C78276" w14:textId="77777777">
      <w:pPr>
        <w:pStyle w:val="TOC1"/>
      </w:pPr>
      <w:r>
        <w:t>Figura 4.1: “Vista lógica – Extensión de clases del Incremento 3”.</w:t>
      </w:r>
      <w:r>
        <w:tab/>
      </w:r>
      <w:r>
        <w:t>114</w:t>
      </w:r>
    </w:p>
    <w:p w:rsidR="00887C6C" w:rsidRDefault="00AE7CDE" w14:paraId="263D2C9C" w14:textId="77777777">
      <w:pPr>
        <w:pStyle w:val="TOC1"/>
      </w:pPr>
      <w:r>
        <w:t>Figura 4.2: “Modelo entidad-relación de la base de datos minimarket_db, con las 15 tablas vigentes coloreadas según el incremento en que se originaron o en que se desarrolló su funcionalidad principal”.</w:t>
      </w:r>
      <w:r>
        <w:tab/>
      </w:r>
      <w:r>
        <w:t>115</w:t>
      </w:r>
    </w:p>
    <w:p w:rsidR="00887C6C" w:rsidRDefault="00AE7CDE" w14:paraId="576C883C" w14:textId="77777777">
      <w:pPr>
        <w:pStyle w:val="TOC1"/>
      </w:pPr>
      <w:r>
        <w:t>Figura 4.3: “Diagrama de secuencia, Exportando lista de items validos”.</w:t>
      </w:r>
      <w:r>
        <w:tab/>
      </w:r>
      <w:r>
        <w:t>117</w:t>
      </w:r>
    </w:p>
    <w:p w:rsidR="00887C6C" w:rsidRDefault="00AE7CDE" w14:paraId="1B7FE49B" w14:textId="77777777">
      <w:pPr>
        <w:pStyle w:val="TOC1"/>
      </w:pPr>
      <w:r>
        <w:t>Figura 4.4: “Diagrama de secuencia, Exportando items a Excel”.</w:t>
      </w:r>
      <w:r>
        <w:tab/>
      </w:r>
      <w:r>
        <w:t>118</w:t>
      </w:r>
    </w:p>
    <w:p w:rsidR="00887C6C" w:rsidRDefault="00AE7CDE" w14:paraId="4CC6932D" w14:textId="77777777">
      <w:pPr>
        <w:pStyle w:val="TOC1"/>
      </w:pPr>
      <w:r>
        <w:t>Figura 4.5: “Diagrama de secuencia, Exportando ítems a CSV”.</w:t>
      </w:r>
      <w:r>
        <w:tab/>
      </w:r>
      <w:r>
        <w:t>118</w:t>
      </w:r>
    </w:p>
    <w:p w:rsidR="00887C6C" w:rsidRDefault="00AE7CDE" w14:paraId="4D535C10" w14:textId="77777777">
      <w:pPr>
        <w:pStyle w:val="TOC1"/>
      </w:pPr>
      <w:r>
        <w:t>Figura 4.6: “Diagrama de secuencia, Descargando plantilla de Importacion”.</w:t>
      </w:r>
      <w:r>
        <w:tab/>
      </w:r>
      <w:r>
        <w:t>119</w:t>
      </w:r>
    </w:p>
    <w:p w:rsidR="00887C6C" w:rsidRDefault="00AE7CDE" w14:paraId="2399674E" w14:textId="77777777">
      <w:pPr>
        <w:pStyle w:val="TOC1"/>
      </w:pPr>
      <w:r>
        <w:t>Figura 4.7: “Diagrama de secuencia, Registrando auditoria de archivo”.</w:t>
      </w:r>
      <w:r>
        <w:tab/>
      </w:r>
      <w:r>
        <w:t>120</w:t>
      </w:r>
    </w:p>
    <w:p w:rsidR="00887C6C" w:rsidRDefault="00AE7CDE" w14:paraId="2E24C948" w14:textId="77777777">
      <w:pPr>
        <w:pStyle w:val="TOC1"/>
      </w:pPr>
      <w:r>
        <w:t>Figura 4.8: “Diagrama de secuencia, Revirtiendo ajuste”.</w:t>
      </w:r>
      <w:r>
        <w:tab/>
      </w:r>
      <w:r>
        <w:t>120</w:t>
      </w:r>
    </w:p>
    <w:p w:rsidR="00887C6C" w:rsidRDefault="00AE7CDE" w14:paraId="57C835B2" w14:textId="77777777">
      <w:pPr>
        <w:pStyle w:val="TOC1"/>
      </w:pPr>
      <w:r>
        <w:t>Figura 4.9: “Diagrama de secuencia, Consultando historial de movimientos”.</w:t>
      </w:r>
      <w:r>
        <w:tab/>
      </w:r>
      <w:r>
        <w:t>121</w:t>
      </w:r>
    </w:p>
    <w:p w:rsidR="00887C6C" w:rsidRDefault="00AE7CDE" w14:paraId="2DE79539" w14:textId="77777777">
      <w:pPr>
        <w:pStyle w:val="TOC1"/>
      </w:pPr>
      <w:r>
        <w:t>Figura 4.10: “Diagrama de secuencia, Consultando stock e historial”.</w:t>
      </w:r>
      <w:r>
        <w:tab/>
      </w:r>
      <w:r>
        <w:t>122</w:t>
      </w:r>
    </w:p>
    <w:p w:rsidR="00887C6C" w:rsidRDefault="00AE7CDE" w14:paraId="2A201688" w14:textId="77777777">
      <w:pPr>
        <w:pStyle w:val="TOC1"/>
      </w:pPr>
      <w:r>
        <w:t>Figura 4.11: “Diagrama de secuencia, Generando reporte de stock”.</w:t>
      </w:r>
      <w:r>
        <w:tab/>
      </w:r>
      <w:r>
        <w:t>122</w:t>
      </w:r>
    </w:p>
    <w:p w:rsidR="00887C6C" w:rsidRDefault="00AE7CDE" w14:paraId="4F5F5866" w14:textId="77777777">
      <w:pPr>
        <w:pStyle w:val="TOC1"/>
      </w:pPr>
      <w:r>
        <w:t>Figura 4.12: “Diagrama de secuencia, Reportando equivalencia faltantes”.</w:t>
      </w:r>
      <w:r>
        <w:tab/>
      </w:r>
      <w:r>
        <w:t>123</w:t>
      </w:r>
    </w:p>
    <w:p w:rsidR="00887C6C" w:rsidRDefault="00AE7CDE" w14:paraId="43412509" w14:textId="77777777">
      <w:pPr>
        <w:pStyle w:val="TOC1"/>
      </w:pPr>
      <w:r>
        <w:t>Figura 4.13: “Diagrama de secuencia, Generando reporte de facturas”.</w:t>
      </w:r>
      <w:r>
        <w:tab/>
      </w:r>
      <w:r>
        <w:t>124</w:t>
      </w:r>
    </w:p>
    <w:p w:rsidR="00887C6C" w:rsidRDefault="00AE7CDE" w14:paraId="70F5C280" w14:textId="77777777">
      <w:pPr>
        <w:pStyle w:val="TOC1"/>
      </w:pPr>
      <w:r>
        <w:t>Figura 4.14: “Diagrama de secuencia, Generando reporte de mivimientos”.</w:t>
      </w:r>
      <w:r>
        <w:tab/>
      </w:r>
      <w:r>
        <w:t>124</w:t>
      </w:r>
    </w:p>
    <w:p w:rsidR="00887C6C" w:rsidRDefault="00AE7CDE" w14:paraId="1CFD4EDB" w14:textId="77777777">
      <w:pPr>
        <w:pStyle w:val="TOC1"/>
      </w:pPr>
      <w:r>
        <w:t>Figura 4.15: “Diagrama de secuencia, Exportando reportes a Excel”.</w:t>
      </w:r>
      <w:r>
        <w:tab/>
      </w:r>
      <w:r>
        <w:t>125</w:t>
      </w:r>
    </w:p>
    <w:p w:rsidR="00887C6C" w:rsidRDefault="00AE7CDE" w14:paraId="6A0ADDC3" w14:textId="77777777">
      <w:pPr>
        <w:pStyle w:val="TOC1"/>
      </w:pPr>
      <w:r>
        <w:t>Figura 4.16: “Diagrama de secuencia, Iniciando venta”.</w:t>
      </w:r>
      <w:r>
        <w:tab/>
      </w:r>
      <w:r>
        <w:t>125</w:t>
      </w:r>
    </w:p>
    <w:p w:rsidR="00887C6C" w:rsidRDefault="00AE7CDE" w14:paraId="3791DEA9" w14:textId="77777777">
      <w:pPr>
        <w:pStyle w:val="TOC1"/>
      </w:pPr>
      <w:r>
        <w:t>Figura 4.17: “Diagrama de secuencia, Agregando producto a la venta”.</w:t>
      </w:r>
      <w:r>
        <w:tab/>
      </w:r>
      <w:r>
        <w:t>126</w:t>
      </w:r>
    </w:p>
    <w:p w:rsidR="00887C6C" w:rsidRDefault="00AE7CDE" w14:paraId="13CC4D2B" w14:textId="77777777">
      <w:pPr>
        <w:pStyle w:val="TOC1"/>
      </w:pPr>
      <w:r>
        <w:t>Figura 4.18: “Diagrama de secuencia, Validando stock disponible”.</w:t>
      </w:r>
      <w:r>
        <w:tab/>
      </w:r>
      <w:r>
        <w:t>127</w:t>
      </w:r>
    </w:p>
    <w:p w:rsidR="00887C6C" w:rsidRDefault="00AE7CDE" w14:paraId="778E5E8E" w14:textId="77777777">
      <w:pPr>
        <w:pStyle w:val="TOC1"/>
      </w:pPr>
      <w:r>
        <w:t>Figura 4.19: “Diagrama de secuencia, Calculando total de venta”.</w:t>
      </w:r>
      <w:r>
        <w:tab/>
      </w:r>
      <w:r>
        <w:t>127</w:t>
      </w:r>
    </w:p>
    <w:p w:rsidR="00887C6C" w:rsidRDefault="00AE7CDE" w14:paraId="54AE5D47" w14:textId="77777777">
      <w:pPr>
        <w:pStyle w:val="TOC1"/>
      </w:pPr>
      <w:r>
        <w:t>Figura 4.20: “Diagrama de secuencia, Registrando pago de venta”.</w:t>
      </w:r>
      <w:r>
        <w:tab/>
      </w:r>
      <w:r>
        <w:t>128</w:t>
      </w:r>
    </w:p>
    <w:p w:rsidR="00887C6C" w:rsidRDefault="00AE7CDE" w14:paraId="504753DD" w14:textId="77777777">
      <w:pPr>
        <w:pStyle w:val="TOC1"/>
      </w:pPr>
      <w:r>
        <w:t>Figura 4.21: “Diagrama de secuencia, Confirmando venta”.</w:t>
      </w:r>
      <w:r>
        <w:tab/>
      </w:r>
      <w:r>
        <w:t>128</w:t>
      </w:r>
    </w:p>
    <w:p w:rsidR="00887C6C" w:rsidRDefault="00AE7CDE" w14:paraId="21C2631C" w14:textId="77777777">
      <w:pPr>
        <w:pStyle w:val="TOC1"/>
      </w:pPr>
      <w:r>
        <w:t>Figura 4.22: “Diagrama de secuencia, Actualizando stock por venta”.</w:t>
      </w:r>
      <w:r>
        <w:tab/>
      </w:r>
      <w:r>
        <w:t>129</w:t>
      </w:r>
    </w:p>
    <w:p w:rsidR="00887C6C" w:rsidRDefault="00AE7CDE" w14:paraId="34EEC1DF" w14:textId="77777777">
      <w:pPr>
        <w:pStyle w:val="TOC1"/>
      </w:pPr>
      <w:r>
        <w:t>Figura 4.23: “Diagrama de secuencia, Registrando movimiento de venta”.</w:t>
      </w:r>
      <w:r>
        <w:tab/>
      </w:r>
      <w:r>
        <w:t>130</w:t>
      </w:r>
    </w:p>
    <w:p w:rsidR="00887C6C" w:rsidRDefault="00AE7CDE" w14:paraId="4A9DD0B2" w14:textId="77777777">
      <w:pPr>
        <w:pStyle w:val="TOC1"/>
      </w:pPr>
      <w:r>
        <w:t>Figura 4.24: “Diagrama de secuencia, Emitiendo comprobante de venta”.</w:t>
      </w:r>
      <w:r>
        <w:tab/>
      </w:r>
      <w:r>
        <w:t>130</w:t>
      </w:r>
    </w:p>
    <w:p w:rsidR="00887C6C" w:rsidRDefault="00AE7CDE" w14:paraId="5DD3F648" w14:textId="77777777">
      <w:pPr>
        <w:pStyle w:val="TOC1"/>
      </w:pPr>
      <w:r>
        <w:t>Figura 4.25: “Diagrama de componentes del Sistema de Gestión de Inventario y Facturas”.</w:t>
      </w:r>
      <w:r>
        <w:tab/>
      </w:r>
      <w:r>
        <w:t>132</w:t>
      </w:r>
    </w:p>
    <w:p w:rsidR="00887C6C" w:rsidRDefault="00AE7CDE" w14:paraId="7834470B" w14:textId="77777777">
      <w:pPr>
        <w:pStyle w:val="TOC1"/>
      </w:pPr>
      <w:r>
        <w:t>Figura 4.26: “Diagrama de despliegue del sistema”.</w:t>
      </w:r>
      <w:r>
        <w:tab/>
      </w:r>
      <w:r>
        <w:t>133</w:t>
      </w:r>
    </w:p>
    <w:p w:rsidR="00887C6C" w:rsidRDefault="00AE7CDE" w14:paraId="67298DFF" w14:textId="77777777">
      <w:pPr>
        <w:pStyle w:val="TOC1"/>
      </w:pPr>
      <w:r>
        <w:t>Figura 4.27: “Árbol de navegación del Incremento 3”.</w:t>
      </w:r>
      <w:r>
        <w:tab/>
      </w:r>
      <w:r>
        <w:t>138</w:t>
      </w:r>
    </w:p>
    <w:p w:rsidR="00887C6C" w:rsidRDefault="00AE7CDE" w14:paraId="5C3193EC" w14:textId="77777777">
      <w:pPr>
        <w:pStyle w:val="TOC1"/>
      </w:pPr>
      <w:r>
        <w:t>Figura 5.1: “Procesamiento de la factura 1003, con ítems marcados como No Procesado (UR-25)”.</w:t>
      </w:r>
      <w:r>
        <w:tab/>
      </w:r>
      <w:r>
        <w:t>141</w:t>
      </w:r>
    </w:p>
    <w:p w:rsidR="00887C6C" w:rsidRDefault="00AE7CDE" w14:paraId="6C8AC55B" w14:textId="77777777">
      <w:pPr>
        <w:pStyle w:val="TOC1"/>
      </w:pPr>
      <w:r>
        <w:t>Figura 5.2: “Procesamiento de la factura 1001, con 2 ítems leídos y 0 no procesados (UR-29 y UR-30)”.</w:t>
      </w:r>
      <w:r>
        <w:tab/>
      </w:r>
      <w:r>
        <w:t>142</w:t>
      </w:r>
    </w:p>
    <w:p w:rsidR="00887C6C" w:rsidRDefault="00AE7CDE" w14:paraId="00552125" w14:textId="77777777">
      <w:pPr>
        <w:pStyle w:val="TOC1"/>
      </w:pPr>
      <w:r>
        <w:t>Figura 5.3: “Selección del formato de exportación de ítems válidos, Excel o CSV (UR-29 y UR-30)”.</w:t>
      </w:r>
      <w:r>
        <w:tab/>
      </w:r>
      <w:r>
        <w:t>144</w:t>
      </w:r>
    </w:p>
    <w:p w:rsidR="00887C6C" w:rsidRDefault="00AE7CDE" w14:paraId="3CAFF432" w14:textId="77777777">
      <w:pPr>
        <w:pStyle w:val="TOC1"/>
      </w:pPr>
      <w:r>
        <w:t>Figura 5.4: “Importar inventario, paso 1: selección de archivo y descarga de plantilla (UR-36)”.</w:t>
      </w:r>
      <w:r>
        <w:tab/>
      </w:r>
      <w:r>
        <w:t>145</w:t>
      </w:r>
    </w:p>
    <w:p w:rsidR="00887C6C" w:rsidRDefault="00AE7CDE" w14:paraId="6C812E5A" w14:textId="77777777">
      <w:pPr>
        <w:pStyle w:val="TOC1"/>
      </w:pPr>
      <w:r>
        <w:t>Figura 5.5: “Confirmación de la plantilla de importación generada (UR-36)”.</w:t>
      </w:r>
      <w:r>
        <w:tab/>
      </w:r>
      <w:r>
        <w:t>145</w:t>
      </w:r>
    </w:p>
    <w:p w:rsidR="00887C6C" w:rsidRDefault="00AE7CDE" w14:paraId="477E8341" w14:textId="77777777">
      <w:pPr>
        <w:pStyle w:val="TOC1"/>
      </w:pPr>
      <w:r>
        <w:t>Figura 5.6: “Registro de auditoría de operaciones de archivo en la tabla log_archivo (UR-37)”.</w:t>
      </w:r>
      <w:r>
        <w:tab/>
      </w:r>
      <w:r>
        <w:t>146</w:t>
      </w:r>
    </w:p>
    <w:p w:rsidR="00887C6C" w:rsidRDefault="00AE7CDE" w14:paraId="7F4956CA" w14:textId="77777777">
      <w:pPr>
        <w:pStyle w:val="TOC1"/>
      </w:pPr>
      <w:r>
        <w:t>Figura 5.7: “Confirmación para revertir el ajuste #2 (UR-46)”.</w:t>
      </w:r>
      <w:r>
        <w:tab/>
      </w:r>
      <w:r>
        <w:t>147</w:t>
      </w:r>
    </w:p>
    <w:p w:rsidR="00887C6C" w:rsidRDefault="00AE7CDE" w14:paraId="74D5B1CD" w14:textId="77777777">
      <w:pPr>
        <w:pStyle w:val="TOC1"/>
      </w:pPr>
      <w:r>
        <w:t>Figura 5.8: “Mensaje de éxito de la reversión del ajuste #2 (UR-46)”.</w:t>
      </w:r>
      <w:r>
        <w:tab/>
      </w:r>
      <w:r>
        <w:t>147</w:t>
      </w:r>
    </w:p>
    <w:p w:rsidR="00887C6C" w:rsidRDefault="00AE7CDE" w14:paraId="6A592219" w14:textId="77777777">
      <w:pPr>
        <w:pStyle w:val="TOC1"/>
      </w:pPr>
      <w:r>
        <w:t>Figura 5.9: “Historial de movimientos tras la reversión del ajuste #2 (UR-46)”.</w:t>
      </w:r>
      <w:r>
        <w:tab/>
      </w:r>
      <w:r>
        <w:t>148</w:t>
      </w:r>
    </w:p>
    <w:p w:rsidR="00887C6C" w:rsidRDefault="00AE7CDE" w14:paraId="288BABE8" w14:textId="77777777">
      <w:pPr>
        <w:pStyle w:val="TOC1"/>
      </w:pPr>
      <w:r>
        <w:t>Figura 5.10: “Historial de movimientos con sus filtros de búsqueda (UR-47)”.</w:t>
      </w:r>
      <w:r>
        <w:tab/>
      </w:r>
      <w:r>
        <w:t>149</w:t>
      </w:r>
    </w:p>
    <w:p w:rsidR="00887C6C" w:rsidRDefault="00AE7CDE" w14:paraId="7D6BBCCD" w14:textId="77777777">
      <w:pPr>
        <w:pStyle w:val="TOC1"/>
      </w:pPr>
      <w:r>
        <w:t>Figura 5.11: “Reporte RF-57 Stock actual (UR-57)”.</w:t>
      </w:r>
      <w:r>
        <w:tab/>
      </w:r>
      <w:r>
        <w:t>150</w:t>
      </w:r>
    </w:p>
    <w:p w:rsidR="00887C6C" w:rsidRDefault="00AE7CDE" w14:paraId="4367BB74" w14:textId="77777777">
      <w:pPr>
        <w:pStyle w:val="TOC1"/>
      </w:pPr>
      <w:r>
        <w:t>Figura 5.12: “Reporte RF-59 Facturas (UR-59)”.</w:t>
      </w:r>
      <w:r>
        <w:tab/>
      </w:r>
      <w:r>
        <w:t>151</w:t>
      </w:r>
    </w:p>
    <w:p w:rsidR="00887C6C" w:rsidRDefault="00AE7CDE" w14:paraId="3B1268E2" w14:textId="77777777">
      <w:pPr>
        <w:pStyle w:val="TOC1"/>
      </w:pPr>
      <w:r>
        <w:t>Figura 5.13: “Reporte RF-60 Movimientos (UR-60)”.</w:t>
      </w:r>
      <w:r>
        <w:tab/>
      </w:r>
      <w:r>
        <w:t>152</w:t>
      </w:r>
    </w:p>
    <w:p w:rsidR="00887C6C" w:rsidRDefault="00AE7CDE" w14:paraId="68730F5F" w14:textId="77777777">
      <w:pPr>
        <w:pStyle w:val="TOC1"/>
      </w:pPr>
      <w:r>
        <w:t>Figura 5.14: “Confirmación de exportación a Excel del reporte de movimientos (UR-61)”.</w:t>
      </w:r>
      <w:r>
        <w:tab/>
      </w:r>
      <w:r>
        <w:t>153</w:t>
      </w:r>
    </w:p>
    <w:p w:rsidR="00887C6C" w:rsidRDefault="00AE7CDE" w14:paraId="7B73F4CE" w14:textId="77777777">
      <w:pPr>
        <w:pStyle w:val="TOC1"/>
      </w:pPr>
      <w:r>
        <w:t>Figura 5.15: “Detalle ampliado de la confirmación de exportación (UR-61)”.</w:t>
      </w:r>
      <w:r>
        <w:tab/>
      </w:r>
      <w:r>
        <w:t>153</w:t>
      </w:r>
    </w:p>
    <w:p w:rsidR="00887C6C" w:rsidRDefault="00AE7CDE" w14:paraId="2647B202" w14:textId="77777777">
      <w:pPr>
        <w:pStyle w:val="TOC1"/>
      </w:pPr>
      <w:r>
        <w:t>Figura 5.16: “Carrito de venta con el pago en efectivo ingresado (UR-64)”.</w:t>
      </w:r>
      <w:r>
        <w:tab/>
      </w:r>
      <w:r>
        <w:t>154</w:t>
      </w:r>
    </w:p>
    <w:p w:rsidR="00887C6C" w:rsidRDefault="00AE7CDE" w14:paraId="2DF4B060" w14:textId="77777777">
      <w:pPr>
        <w:pStyle w:val="TOC1"/>
      </w:pPr>
      <w:r>
        <w:t>Figura 5.17: “Confirmación del cobro de la venta #6 (UR-64)”.</w:t>
      </w:r>
      <w:r>
        <w:tab/>
      </w:r>
      <w:r>
        <w:t>154</w:t>
      </w:r>
    </w:p>
    <w:p w:rsidR="00887C6C" w:rsidRDefault="00AE7CDE" w14:paraId="63360F90" w14:textId="77777777">
      <w:pPr>
        <w:pStyle w:val="TOC1"/>
      </w:pPr>
      <w:r>
        <w:t>Figura 5.18: “Comprobante de la venta #6 (UR-64)”.</w:t>
      </w:r>
      <w:r>
        <w:tab/>
      </w:r>
      <w:r>
        <w:t>155</w:t>
      </w:r>
    </w:p>
    <w:p w:rsidR="00887C6C" w:rsidRDefault="00AE7CDE" w14:paraId="4D9E9662" w14:textId="77777777">
      <w:pPr>
        <w:pStyle w:val="TOC1"/>
      </w:pPr>
      <w:r>
        <w:t>Figura 5.19: “Bloqueo por stock insuficiente al intentar vender 150 unidades (UR-66)”.</w:t>
      </w:r>
      <w:r>
        <w:tab/>
      </w:r>
      <w:r>
        <w:t>156</w:t>
      </w:r>
    </w:p>
    <w:p w:rsidR="00887C6C" w:rsidRDefault="00AE7CDE" w14:paraId="57E50D40" w14:textId="77777777">
      <w:pPr>
        <w:pStyle w:val="TOC1"/>
      </w:pPr>
      <w:r>
        <w:t>Figura 5.20: “Cálculo automático del total de la venta (UR-67)”.</w:t>
      </w:r>
      <w:r>
        <w:tab/>
      </w:r>
      <w:r>
        <w:t>157</w:t>
      </w:r>
    </w:p>
    <w:p w:rsidR="00887C6C" w:rsidRDefault="00AE7CDE" w14:paraId="5382B666" w14:textId="77777777">
      <w:pPr>
        <w:pStyle w:val="TOC1"/>
      </w:pPr>
      <w:r>
        <w:t>Figura 5.21: “Registro del pago en efectivo y cálculo del vuelto (UR-68)”.</w:t>
      </w:r>
      <w:r>
        <w:tab/>
      </w:r>
      <w:r>
        <w:t>158</w:t>
      </w:r>
    </w:p>
    <w:p w:rsidR="00887C6C" w:rsidRDefault="00AE7CDE" w14:paraId="2EA1095F" w14:textId="77777777">
      <w:pPr>
        <w:pStyle w:val="TOC1"/>
      </w:pPr>
      <w:r>
        <w:t>Figura 5.22: “Detalle ampliado del vuelto calculado (UR-68)”.</w:t>
      </w:r>
      <w:r>
        <w:tab/>
      </w:r>
      <w:r>
        <w:t>158</w:t>
      </w:r>
    </w:p>
    <w:p w:rsidR="00887C6C" w:rsidRDefault="00AE7CDE" w14:paraId="12209722" w14:textId="77777777">
      <w:pPr>
        <w:pStyle w:val="TOC1"/>
      </w:pPr>
      <w:r>
        <w:t>Figura 5.23: “Confirmación del cobro de la venta #9 (UR-69)”.</w:t>
      </w:r>
      <w:r>
        <w:tab/>
      </w:r>
      <w:r>
        <w:t>158</w:t>
      </w:r>
    </w:p>
    <w:p w:rsidR="00887C6C" w:rsidRDefault="00AE7CDE" w14:paraId="16BDB7C0" w14:textId="77777777">
      <w:pPr>
        <w:pStyle w:val="TOC1"/>
      </w:pPr>
      <w:r>
        <w:t>Figura 5.24: “Detalle ampliado de la confirmación de cobro (UR-69)”.</w:t>
      </w:r>
      <w:r>
        <w:tab/>
      </w:r>
      <w:r>
        <w:t>159</w:t>
      </w:r>
    </w:p>
    <w:p w:rsidR="00887C6C" w:rsidRDefault="00AE7CDE" w14:paraId="1C5C8B2F" w14:textId="77777777">
      <w:pPr>
        <w:pStyle w:val="TOC1"/>
      </w:pPr>
      <w:r>
        <w:t>Figura 5.25: “Comprobante de la venta #9 (UR-69)”.</w:t>
      </w:r>
      <w:r>
        <w:tab/>
      </w:r>
      <w:r>
        <w:t>159</w:t>
      </w:r>
    </w:p>
    <w:p w:rsidR="00887C6C" w:rsidRDefault="00AE7CDE" w14:paraId="38ED8A23" w14:textId="77777777">
      <w:pPr>
        <w:pStyle w:val="TOC1"/>
      </w:pPr>
      <w:r>
        <w:t>Figura 5.26: “Detalle ampliado del comprobante de la venta #9 (UR-69)”.</w:t>
      </w:r>
      <w:r>
        <w:tab/>
      </w:r>
      <w:r>
        <w:t>160</w:t>
      </w:r>
    </w:p>
    <w:p w:rsidR="00887C6C" w:rsidRDefault="00AE7CDE" w14:paraId="23D81693" w14:textId="77777777">
      <w:pPr>
        <w:pStyle w:val="TOC1"/>
      </w:pPr>
      <w:r>
        <w:t>Figura 5.27: “Historial de movimientos sin filtrar, con las ventas registradas (UR-70)”.</w:t>
      </w:r>
      <w:r>
        <w:tab/>
      </w:r>
      <w:r>
        <w:t>161</w:t>
      </w:r>
    </w:p>
    <w:p w:rsidR="00887C6C" w:rsidRDefault="00AE7CDE" w14:paraId="1FF6BFB9" w14:textId="77777777">
      <w:pPr>
        <w:pStyle w:val="TOC1"/>
      </w:pPr>
      <w:r>
        <w:t>Figura 5.28: “Historial de movimientos filtrado por tipo Venta (UR-70)”.</w:t>
      </w:r>
      <w:r>
        <w:tab/>
      </w:r>
      <w:r>
        <w:t>162</w:t>
      </w:r>
    </w:p>
    <w:p w:rsidR="00887C6C" w:rsidRDefault="00AE7CDE" w14:paraId="0D53FE73" w14:textId="77777777">
      <w:pPr>
        <w:pStyle w:val="TOC1"/>
      </w:pPr>
      <w:r>
        <w:t>Figura 5.29: “Comprobante de la venta #10 (UR-72)”.</w:t>
      </w:r>
      <w:r>
        <w:tab/>
      </w:r>
      <w:r>
        <w:t>163</w:t>
      </w:r>
    </w:p>
    <w:p w:rsidR="00887C6C" w:rsidRDefault="00AE7CDE" w14:paraId="5712E5AE" w14:textId="77777777">
      <w:pPr>
        <w:pStyle w:val="TOC1"/>
      </w:pPr>
      <w:r>
        <w:t>Figura 5.30: “Detalle ampliado del comprobante de la venta #10 (UR-72)”.</w:t>
      </w:r>
      <w:r>
        <w:tab/>
      </w:r>
      <w:r>
        <w:t>164</w:t>
      </w:r>
    </w:p>
    <w:p w:rsidR="00887C6C" w:rsidRDefault="00AE7CDE" w14:paraId="3D5E133B" w14:textId="77777777">
      <w:pPr>
        <w:pStyle w:val="TOC1"/>
      </w:pPr>
      <w:r>
        <w:t>Figura A.1: “Cadena de trazabilidad del UR-36 (Problema → Requerimiento → Caso de uso → Diagrama → Prueba)”.</w:t>
      </w:r>
      <w:r>
        <w:tab/>
      </w:r>
      <w:r>
        <w:t>170</w:t>
      </w:r>
    </w:p>
    <w:p w:rsidR="00887C6C" w:rsidRDefault="00AE7CDE" w14:paraId="5A289A8E" w14:textId="77777777">
      <w:pPr>
        <w:pStyle w:val="TOC1"/>
      </w:pPr>
      <w:r>
        <w:t>Figura A.2: “DS-INC3-A – Exportando ítems y auditando archivos (diagrama consolidado UR-25, UR-29, UR-30, UR-36 y UR-37, elaborado para esta traza)”.</w:t>
      </w:r>
      <w:r>
        <w:tab/>
      </w:r>
      <w:r>
        <w:t>172</w:t>
      </w:r>
    </w:p>
    <w:p w:rsidR="00887C6C" w:rsidRDefault="00AE7CDE" w14:paraId="317C1DB8" w14:textId="77777777">
      <w:pPr>
        <w:pStyle w:val="TOC1"/>
      </w:pPr>
      <w:r>
        <w:t>Figura A.3: “Cadena de trazabilidad del UR-60 (Problema → Requerimiento → Caso de uso → Diagrama → Prueba)”.</w:t>
      </w:r>
      <w:r>
        <w:tab/>
      </w:r>
      <w:r>
        <w:t>173</w:t>
      </w:r>
    </w:p>
    <w:p w:rsidR="00887C6C" w:rsidRDefault="00AE7CDE" w14:paraId="09E72FE9" w14:textId="77777777">
      <w:pPr>
        <w:pStyle w:val="TOC1"/>
      </w:pPr>
      <w:r>
        <w:t>Figura A.4: “DS-INC3-D – Generando y exportando reportes (diagrama consolidado UR-57 a UR-61, elaborado para esta traza)”.</w:t>
      </w:r>
      <w:r>
        <w:tab/>
      </w:r>
      <w:r>
        <w:t>175</w:t>
      </w:r>
    </w:p>
    <w:p w:rsidR="00887C6C" w:rsidRDefault="00AE7CDE" w14:paraId="27912786" w14:textId="77777777">
      <w:pPr>
        <w:pStyle w:val="TOC1"/>
      </w:pPr>
      <w:r>
        <w:t>Figura A.5: “Cadena de trazabilidad del UR-68 (Problema → Requerimiento → Caso de uso → Diagrama → Prueba)”.</w:t>
      </w:r>
      <w:r>
        <w:tab/>
      </w:r>
      <w:r>
        <w:t>176</w:t>
      </w:r>
    </w:p>
    <w:p w:rsidR="00887C6C" w:rsidRDefault="00AE7CDE" w14:paraId="262BAA80" w14:textId="77777777">
      <w:pPr>
        <w:pStyle w:val="TOC1"/>
      </w:pPr>
      <w:r>
        <w:t>Figura A.6: “Cadena de trazabilidad del UR-72 (Problema → Requerimiento → Caso de uso → Diagrama → Prueba)”.</w:t>
      </w:r>
      <w:r>
        <w:tab/>
      </w:r>
      <w:r>
        <w:t>178</w:t>
      </w:r>
      <w:r>
        <w:fldChar w:fldCharType="end"/>
      </w:r>
    </w:p>
    <w:p w:rsidR="00887C6C" w:rsidRDefault="00AE7CDE" w14:paraId="4F3942F9" w14:textId="77777777">
      <w:pPr>
        <w:keepNext/>
        <w:pageBreakBefore/>
        <w:spacing w:after="240" w:line="276" w:lineRule="auto"/>
      </w:pPr>
      <w:r>
        <w:rPr>
          <w:rFonts w:ascii="Arial" w:hAnsi="Arial" w:eastAsia="Arial" w:cs="Arial"/>
          <w:b/>
          <w:bCs/>
          <w:sz w:val="28"/>
          <w:szCs w:val="28"/>
        </w:rPr>
        <w:t>ÍNDICE DE TABLAS</w:t>
      </w:r>
    </w:p>
    <w:p w:rsidR="00887C6C" w:rsidRDefault="00AE7CDE" w14:paraId="7F6A3187" w14:textId="77777777">
      <w:pPr>
        <w:pStyle w:val="TOC1"/>
      </w:pPr>
      <w:r>
        <w:fldChar w:fldCharType="begin"/>
      </w:r>
      <w:r>
        <w:instrText xml:space="preserve"> TOC \h \z \t "Leyenda Tabla,1" </w:instrText>
      </w:r>
      <w:r>
        <w:fldChar w:fldCharType="separate"/>
      </w:r>
      <w:r>
        <w:t>Tabla 2.1: “Resumen de alcance del Incremento 3”.</w:t>
      </w:r>
      <w:r>
        <w:tab/>
      </w:r>
      <w:r>
        <w:t>14</w:t>
      </w:r>
    </w:p>
    <w:p w:rsidR="00887C6C" w:rsidRDefault="00AE7CDE" w14:paraId="0243D79F" w14:textId="77777777">
      <w:pPr>
        <w:pStyle w:val="TOC1"/>
      </w:pPr>
      <w:r>
        <w:t>Tabla 2.2: “Porcentajes parcial y acumulado por incremento”.</w:t>
      </w:r>
      <w:r>
        <w:tab/>
      </w:r>
      <w:r>
        <w:t>15</w:t>
      </w:r>
    </w:p>
    <w:p w:rsidR="00887C6C" w:rsidRDefault="00AE7CDE" w14:paraId="7F1032E1" w14:textId="77777777">
      <w:pPr>
        <w:pStyle w:val="TOC1"/>
      </w:pPr>
      <w:r>
        <w:t>Tabla 2.3: “Requerimientos funcionales a cubrir en el Incremento 3”.</w:t>
      </w:r>
      <w:r>
        <w:tab/>
      </w:r>
      <w:r>
        <w:t>15</w:t>
      </w:r>
    </w:p>
    <w:p w:rsidR="00887C6C" w:rsidRDefault="00AE7CDE" w14:paraId="7A7377EB" w14:textId="77777777">
      <w:pPr>
        <w:pStyle w:val="TOC1"/>
      </w:pPr>
      <w:r>
        <w:t>Tabla 2.4: “Casos de uso incluidos en el Incremento 3”.</w:t>
      </w:r>
      <w:r>
        <w:tab/>
      </w:r>
      <w:r>
        <w:t>18</w:t>
      </w:r>
    </w:p>
    <w:p w:rsidR="00887C6C" w:rsidRDefault="00AE7CDE" w14:paraId="4AA566C9" w14:textId="77777777">
      <w:pPr>
        <w:pStyle w:val="TOC1"/>
      </w:pPr>
      <w:r>
        <w:t>Tabla 2.5: “Especificación UR-25 – Exportando lista de ítems válidos”.</w:t>
      </w:r>
      <w:r>
        <w:tab/>
      </w:r>
      <w:r>
        <w:t>22</w:t>
      </w:r>
    </w:p>
    <w:p w:rsidR="00887C6C" w:rsidRDefault="00AE7CDE" w14:paraId="5890E4EC" w14:textId="77777777">
      <w:pPr>
        <w:pStyle w:val="TOC1"/>
      </w:pPr>
      <w:r>
        <w:t>Tabla 2.6: “Especificación UR-29 – Exportando ítems a Excel”.</w:t>
      </w:r>
      <w:r>
        <w:tab/>
      </w:r>
      <w:r>
        <w:t>22</w:t>
      </w:r>
    </w:p>
    <w:p w:rsidR="00887C6C" w:rsidRDefault="00AE7CDE" w14:paraId="2844F9C8" w14:textId="77777777">
      <w:pPr>
        <w:pStyle w:val="TOC1"/>
      </w:pPr>
      <w:r>
        <w:t>Tabla 2.7: “Especificación UR-30 – Exportando ítems a CSV”.</w:t>
      </w:r>
      <w:r>
        <w:tab/>
      </w:r>
      <w:r>
        <w:t>23</w:t>
      </w:r>
    </w:p>
    <w:p w:rsidR="00887C6C" w:rsidRDefault="00AE7CDE" w14:paraId="3F775C22" w14:textId="77777777">
      <w:pPr>
        <w:pStyle w:val="TOC1"/>
      </w:pPr>
      <w:r>
        <w:t>Tabla 2.8: “Especificación UR-36 – Descargando plantilla de importación”.</w:t>
      </w:r>
      <w:r>
        <w:tab/>
      </w:r>
      <w:r>
        <w:t>23</w:t>
      </w:r>
    </w:p>
    <w:p w:rsidR="00887C6C" w:rsidRDefault="00AE7CDE" w14:paraId="66454ED1" w14:textId="77777777">
      <w:pPr>
        <w:pStyle w:val="TOC1"/>
      </w:pPr>
      <w:r>
        <w:t>Tabla 2.9: “Especificación UR-37 – Registrando auditoría de archivo”.</w:t>
      </w:r>
      <w:r>
        <w:tab/>
      </w:r>
      <w:r>
        <w:t>24</w:t>
      </w:r>
    </w:p>
    <w:p w:rsidR="00887C6C" w:rsidRDefault="00AE7CDE" w14:paraId="1EEC3AE5" w14:textId="77777777">
      <w:pPr>
        <w:pStyle w:val="TOC1"/>
      </w:pPr>
      <w:r>
        <w:t>Tabla 2.10: “Especificación UR-46 – Revirtiendo ajuste”.</w:t>
      </w:r>
      <w:r>
        <w:tab/>
      </w:r>
      <w:r>
        <w:t>24</w:t>
      </w:r>
    </w:p>
    <w:p w:rsidR="00887C6C" w:rsidRDefault="00AE7CDE" w14:paraId="15FD4340" w14:textId="77777777">
      <w:pPr>
        <w:pStyle w:val="TOC1"/>
      </w:pPr>
      <w:r>
        <w:t>Tabla 2.11: “Especificación UR-47 – Consultando historial de movimientos”.</w:t>
      </w:r>
      <w:r>
        <w:tab/>
      </w:r>
      <w:r>
        <w:t>25</w:t>
      </w:r>
    </w:p>
    <w:p w:rsidR="00887C6C" w:rsidRDefault="00AE7CDE" w14:paraId="0E941AF8" w14:textId="77777777">
      <w:pPr>
        <w:pStyle w:val="TOC1"/>
      </w:pPr>
      <w:r>
        <w:t>Tabla 2.12: “Especificación UR-56 – Consultando stock e historial”.</w:t>
      </w:r>
      <w:r>
        <w:tab/>
      </w:r>
      <w:r>
        <w:t>25</w:t>
      </w:r>
    </w:p>
    <w:p w:rsidR="00887C6C" w:rsidRDefault="00AE7CDE" w14:paraId="1CF03E53" w14:textId="77777777">
      <w:pPr>
        <w:pStyle w:val="TOC1"/>
      </w:pPr>
      <w:r>
        <w:t>Tabla 2.13: “Especificación UR-57 – Generando reporte de stock”.</w:t>
      </w:r>
      <w:r>
        <w:tab/>
      </w:r>
      <w:r>
        <w:t>26</w:t>
      </w:r>
    </w:p>
    <w:p w:rsidR="00887C6C" w:rsidRDefault="00AE7CDE" w14:paraId="004B108C" w14:textId="77777777">
      <w:pPr>
        <w:pStyle w:val="TOC1"/>
      </w:pPr>
      <w:r>
        <w:t>Tabla 2.14: “Especificación UR-58 – Reportando equivalencias faltantes”.</w:t>
      </w:r>
      <w:r>
        <w:tab/>
      </w:r>
      <w:r>
        <w:t>26</w:t>
      </w:r>
    </w:p>
    <w:p w:rsidR="00887C6C" w:rsidRDefault="00AE7CDE" w14:paraId="34362F53" w14:textId="77777777">
      <w:pPr>
        <w:pStyle w:val="TOC1"/>
      </w:pPr>
      <w:r>
        <w:t>Tabla 2.15: “Especificación UR-59 – Generando reporte de facturas”.</w:t>
      </w:r>
      <w:r>
        <w:tab/>
      </w:r>
      <w:r>
        <w:t>27</w:t>
      </w:r>
    </w:p>
    <w:p w:rsidR="00887C6C" w:rsidRDefault="00AE7CDE" w14:paraId="5F2A9071" w14:textId="77777777">
      <w:pPr>
        <w:pStyle w:val="TOC1"/>
      </w:pPr>
      <w:r>
        <w:t>Tabla 2.16: “Especificación UR-60 – Generando reporte de movimientos”.</w:t>
      </w:r>
      <w:r>
        <w:tab/>
      </w:r>
      <w:r>
        <w:t>27</w:t>
      </w:r>
    </w:p>
    <w:p w:rsidR="00887C6C" w:rsidRDefault="00AE7CDE" w14:paraId="6B93E6E4" w14:textId="77777777">
      <w:pPr>
        <w:pStyle w:val="TOC1"/>
      </w:pPr>
      <w:r>
        <w:t>Tabla 2.17: “Especificación UR-61 – Exportando reportes a Excel”.</w:t>
      </w:r>
      <w:r>
        <w:tab/>
      </w:r>
      <w:r>
        <w:t>28</w:t>
      </w:r>
    </w:p>
    <w:p w:rsidR="00887C6C" w:rsidRDefault="00AE7CDE" w14:paraId="4108F021" w14:textId="77777777">
      <w:pPr>
        <w:pStyle w:val="TOC1"/>
      </w:pPr>
      <w:r>
        <w:t>Tabla 2.18: “Especificación UR-64 – Iniciando venta”.</w:t>
      </w:r>
      <w:r>
        <w:tab/>
      </w:r>
      <w:r>
        <w:t>28</w:t>
      </w:r>
    </w:p>
    <w:p w:rsidR="00887C6C" w:rsidRDefault="00AE7CDE" w14:paraId="23ADDBC0" w14:textId="77777777">
      <w:pPr>
        <w:pStyle w:val="TOC1"/>
      </w:pPr>
      <w:r>
        <w:t>Tabla 2.19: “Especificación UR-65 – Agregando productos a la venta”.</w:t>
      </w:r>
      <w:r>
        <w:tab/>
      </w:r>
      <w:r>
        <w:t>29</w:t>
      </w:r>
    </w:p>
    <w:p w:rsidR="00887C6C" w:rsidRDefault="00AE7CDE" w14:paraId="36645AF5" w14:textId="77777777">
      <w:pPr>
        <w:pStyle w:val="TOC1"/>
      </w:pPr>
      <w:r>
        <w:t>Tabla 2.20: “Especificación UR-66 – Validando stock disponible”.</w:t>
      </w:r>
      <w:r>
        <w:tab/>
      </w:r>
      <w:r>
        <w:t>29</w:t>
      </w:r>
    </w:p>
    <w:p w:rsidR="00887C6C" w:rsidRDefault="00AE7CDE" w14:paraId="136C1695" w14:textId="77777777">
      <w:pPr>
        <w:pStyle w:val="TOC1"/>
      </w:pPr>
      <w:r>
        <w:t>Tabla 2.21: “Especificación UR-67 – Calculando total de venta”.</w:t>
      </w:r>
      <w:r>
        <w:tab/>
      </w:r>
      <w:r>
        <w:t>30</w:t>
      </w:r>
    </w:p>
    <w:p w:rsidR="00887C6C" w:rsidRDefault="00AE7CDE" w14:paraId="3B9FA1D7" w14:textId="77777777">
      <w:pPr>
        <w:pStyle w:val="TOC1"/>
      </w:pPr>
      <w:r>
        <w:t>Tabla 2.22: “Especificación UR-68 – Registrando pago de venta”.</w:t>
      </w:r>
      <w:r>
        <w:tab/>
      </w:r>
      <w:r>
        <w:t>30</w:t>
      </w:r>
    </w:p>
    <w:p w:rsidR="00887C6C" w:rsidRDefault="00AE7CDE" w14:paraId="3DBD4515" w14:textId="77777777">
      <w:pPr>
        <w:pStyle w:val="TOC1"/>
      </w:pPr>
      <w:r>
        <w:t>Tabla 2.23: “Especificación UR-69 – Confirmando venta”.</w:t>
      </w:r>
      <w:r>
        <w:tab/>
      </w:r>
      <w:r>
        <w:t>31</w:t>
      </w:r>
    </w:p>
    <w:p w:rsidR="00887C6C" w:rsidRDefault="00AE7CDE" w14:paraId="51630008" w14:textId="77777777">
      <w:pPr>
        <w:pStyle w:val="TOC1"/>
      </w:pPr>
      <w:r>
        <w:t>Tabla 2.24: “Especificación UR-70 – Actualizando stock por venta”.</w:t>
      </w:r>
      <w:r>
        <w:tab/>
      </w:r>
      <w:r>
        <w:t>31</w:t>
      </w:r>
    </w:p>
    <w:p w:rsidR="00887C6C" w:rsidRDefault="00AE7CDE" w14:paraId="0B538C14" w14:textId="77777777">
      <w:pPr>
        <w:pStyle w:val="TOC1"/>
      </w:pPr>
      <w:r>
        <w:t>Tabla 2.25: “Especificación UR-71 – Registrando movimiento de venta”.</w:t>
      </w:r>
      <w:r>
        <w:tab/>
      </w:r>
      <w:r>
        <w:t>32</w:t>
      </w:r>
    </w:p>
    <w:p w:rsidR="00887C6C" w:rsidRDefault="00AE7CDE" w14:paraId="61E190EA" w14:textId="77777777">
      <w:pPr>
        <w:pStyle w:val="TOC1"/>
      </w:pPr>
      <w:r>
        <w:t>Tabla 2.26: “Especificación UR-72 – Emitiendo comprobante de venta”.</w:t>
      </w:r>
      <w:r>
        <w:tab/>
      </w:r>
      <w:r>
        <w:t>32</w:t>
      </w:r>
    </w:p>
    <w:p w:rsidR="00887C6C" w:rsidRDefault="00AE7CDE" w14:paraId="2A1EE8C7" w14:textId="77777777">
      <w:pPr>
        <w:pStyle w:val="TOC1"/>
      </w:pPr>
      <w:r>
        <w:t>Tabla 2.27: “Caso de uso extendido CU-62 – Exportando lista de ítems válidos”.</w:t>
      </w:r>
      <w:r>
        <w:tab/>
      </w:r>
      <w:r>
        <w:t>55</w:t>
      </w:r>
    </w:p>
    <w:p w:rsidR="00887C6C" w:rsidRDefault="00AE7CDE" w14:paraId="70BF6BF7" w14:textId="77777777">
      <w:pPr>
        <w:pStyle w:val="TOC1"/>
      </w:pPr>
      <w:r>
        <w:t>Tabla 2.28: “Caso de uso extendido CU-63 – Exportando ítems a Excel”.</w:t>
      </w:r>
      <w:r>
        <w:tab/>
      </w:r>
      <w:r>
        <w:t>55</w:t>
      </w:r>
    </w:p>
    <w:p w:rsidR="00887C6C" w:rsidRDefault="00AE7CDE" w14:paraId="31D87F33" w14:textId="77777777">
      <w:pPr>
        <w:pStyle w:val="TOC1"/>
      </w:pPr>
      <w:r>
        <w:t>Tabla 2.29: “Caso de uso extendido CU-64 – Exportando ítems a CSV”.</w:t>
      </w:r>
      <w:r>
        <w:tab/>
      </w:r>
      <w:r>
        <w:t>56</w:t>
      </w:r>
    </w:p>
    <w:p w:rsidR="00887C6C" w:rsidRDefault="00AE7CDE" w14:paraId="14F86BF7" w14:textId="77777777">
      <w:pPr>
        <w:pStyle w:val="TOC1"/>
      </w:pPr>
      <w:r>
        <w:t>Tabla 2.30: “Caso de uso extendido CU-65 – Descargando plantilla de importación”.</w:t>
      </w:r>
      <w:r>
        <w:tab/>
      </w:r>
      <w:r>
        <w:t>56</w:t>
      </w:r>
    </w:p>
    <w:p w:rsidR="00887C6C" w:rsidRDefault="00AE7CDE" w14:paraId="1BAA6FA6" w14:textId="77777777">
      <w:pPr>
        <w:pStyle w:val="TOC1"/>
      </w:pPr>
      <w:r>
        <w:t>Tabla 2.31: “Caso de uso extendido CU-66 – Registrando auditoría de archivo”.</w:t>
      </w:r>
      <w:r>
        <w:tab/>
      </w:r>
      <w:r>
        <w:t>57</w:t>
      </w:r>
    </w:p>
    <w:p w:rsidR="00887C6C" w:rsidRDefault="00AE7CDE" w14:paraId="650A65DD" w14:textId="77777777">
      <w:pPr>
        <w:pStyle w:val="TOC1"/>
      </w:pPr>
      <w:r>
        <w:t>Tabla 2.32: “Caso de uso extendido CU-67 – Revirtiendo ajuste”.</w:t>
      </w:r>
      <w:r>
        <w:tab/>
      </w:r>
      <w:r>
        <w:t>57</w:t>
      </w:r>
    </w:p>
    <w:p w:rsidR="00887C6C" w:rsidRDefault="00AE7CDE" w14:paraId="7754B193" w14:textId="77777777">
      <w:pPr>
        <w:pStyle w:val="TOC1"/>
      </w:pPr>
      <w:r>
        <w:t>Tabla 2.33: “Caso de uso extendido CU-68 – Consultando historial de movimientos”.</w:t>
      </w:r>
      <w:r>
        <w:tab/>
      </w:r>
      <w:r>
        <w:t>58</w:t>
      </w:r>
    </w:p>
    <w:p w:rsidR="00887C6C" w:rsidRDefault="00AE7CDE" w14:paraId="66EA1781" w14:textId="77777777">
      <w:pPr>
        <w:pStyle w:val="TOC1"/>
      </w:pPr>
      <w:r>
        <w:t>Tabla 2.34: “Caso de uso extendido CU-69 – Consultando stock e historial”.</w:t>
      </w:r>
      <w:r>
        <w:tab/>
      </w:r>
      <w:r>
        <w:t>58</w:t>
      </w:r>
    </w:p>
    <w:p w:rsidR="00887C6C" w:rsidRDefault="00AE7CDE" w14:paraId="3225B36A" w14:textId="77777777">
      <w:pPr>
        <w:pStyle w:val="TOC1"/>
      </w:pPr>
      <w:r>
        <w:t>Tabla 2.35: “Caso de uso extendido CU-70 – Generando reporte de stock”.</w:t>
      </w:r>
      <w:r>
        <w:tab/>
      </w:r>
      <w:r>
        <w:t>59</w:t>
      </w:r>
    </w:p>
    <w:p w:rsidR="00887C6C" w:rsidRDefault="00AE7CDE" w14:paraId="0D1DD0A2" w14:textId="77777777">
      <w:pPr>
        <w:pStyle w:val="TOC1"/>
      </w:pPr>
      <w:r>
        <w:t>Tabla 2.36: “Caso de uso extendido CU-71 – Reportando equivalencias faltantes”.</w:t>
      </w:r>
      <w:r>
        <w:tab/>
      </w:r>
      <w:r>
        <w:t>59</w:t>
      </w:r>
    </w:p>
    <w:p w:rsidR="00887C6C" w:rsidRDefault="00AE7CDE" w14:paraId="0CA7C6BF" w14:textId="77777777">
      <w:pPr>
        <w:pStyle w:val="TOC1"/>
      </w:pPr>
      <w:r>
        <w:t>Tabla 2.37: “Caso de uso extendido CU-72 – Generando reporte de facturas”.</w:t>
      </w:r>
      <w:r>
        <w:tab/>
      </w:r>
      <w:r>
        <w:t>60</w:t>
      </w:r>
    </w:p>
    <w:p w:rsidR="00887C6C" w:rsidRDefault="00AE7CDE" w14:paraId="0689D33A" w14:textId="77777777">
      <w:pPr>
        <w:pStyle w:val="TOC1"/>
      </w:pPr>
      <w:r>
        <w:t>Tabla 2.38: “Caso de uso extendido CU-73 – Generando reporte de movimientos”.</w:t>
      </w:r>
      <w:r>
        <w:tab/>
      </w:r>
      <w:r>
        <w:t>60</w:t>
      </w:r>
    </w:p>
    <w:p w:rsidR="00887C6C" w:rsidRDefault="00AE7CDE" w14:paraId="68BBE641" w14:textId="77777777">
      <w:pPr>
        <w:pStyle w:val="TOC1"/>
      </w:pPr>
      <w:r>
        <w:t>Tabla 2.39: “Caso de uso extendido CU-74 – Exportando reportes a Excel”.</w:t>
      </w:r>
      <w:r>
        <w:tab/>
      </w:r>
      <w:r>
        <w:t>61</w:t>
      </w:r>
    </w:p>
    <w:p w:rsidR="00887C6C" w:rsidRDefault="00AE7CDE" w14:paraId="3C8B2A39" w14:textId="77777777">
      <w:pPr>
        <w:pStyle w:val="TOC1"/>
      </w:pPr>
      <w:r>
        <w:t>Tabla 2.40: “Caso de uso extendido CU-75 – Iniciando venta”.</w:t>
      </w:r>
      <w:r>
        <w:tab/>
      </w:r>
      <w:r>
        <w:t>61</w:t>
      </w:r>
    </w:p>
    <w:p w:rsidR="00887C6C" w:rsidRDefault="00AE7CDE" w14:paraId="06DF7897" w14:textId="77777777">
      <w:pPr>
        <w:pStyle w:val="TOC1"/>
      </w:pPr>
      <w:r>
        <w:t>Tabla 2.41: “Caso de uso extendido CU-76 – Agregando productos a la venta”.</w:t>
      </w:r>
      <w:r>
        <w:tab/>
      </w:r>
      <w:r>
        <w:t>62</w:t>
      </w:r>
    </w:p>
    <w:p w:rsidR="00887C6C" w:rsidRDefault="00AE7CDE" w14:paraId="1B606265" w14:textId="77777777">
      <w:pPr>
        <w:pStyle w:val="TOC1"/>
      </w:pPr>
      <w:r>
        <w:t>Tabla 2.42: “Caso de uso extendido CU-77 – Validando stock disponible”.</w:t>
      </w:r>
      <w:r>
        <w:tab/>
      </w:r>
      <w:r>
        <w:t>62</w:t>
      </w:r>
    </w:p>
    <w:p w:rsidR="00887C6C" w:rsidRDefault="00AE7CDE" w14:paraId="54EA94C4" w14:textId="77777777">
      <w:pPr>
        <w:pStyle w:val="TOC1"/>
      </w:pPr>
      <w:r>
        <w:t>Tabla 2.43: “Caso de uso extendido CU-78 – Calculando total de venta”.</w:t>
      </w:r>
      <w:r>
        <w:tab/>
      </w:r>
      <w:r>
        <w:t>63</w:t>
      </w:r>
    </w:p>
    <w:p w:rsidR="00887C6C" w:rsidRDefault="00AE7CDE" w14:paraId="693670CE" w14:textId="77777777">
      <w:pPr>
        <w:pStyle w:val="TOC1"/>
      </w:pPr>
      <w:r>
        <w:t>Tabla 2.44: “Caso de uso extendido CU-79 – Registrando pago de venta”.</w:t>
      </w:r>
      <w:r>
        <w:tab/>
      </w:r>
      <w:r>
        <w:t>63</w:t>
      </w:r>
    </w:p>
    <w:p w:rsidR="00887C6C" w:rsidRDefault="00AE7CDE" w14:paraId="4072804B" w14:textId="77777777">
      <w:pPr>
        <w:pStyle w:val="TOC1"/>
      </w:pPr>
      <w:r>
        <w:t>Tabla 2.45: “Caso de uso extendido CU-80 – Confirmando venta”.</w:t>
      </w:r>
      <w:r>
        <w:tab/>
      </w:r>
      <w:r>
        <w:t>64</w:t>
      </w:r>
    </w:p>
    <w:p w:rsidR="00887C6C" w:rsidRDefault="00AE7CDE" w14:paraId="24FE9021" w14:textId="77777777">
      <w:pPr>
        <w:pStyle w:val="TOC1"/>
      </w:pPr>
      <w:r>
        <w:t>Tabla 2.46: “Caso de uso extendido CU-81 – Actualizando stock por venta”.</w:t>
      </w:r>
      <w:r>
        <w:tab/>
      </w:r>
      <w:r>
        <w:t>64</w:t>
      </w:r>
    </w:p>
    <w:p w:rsidR="00887C6C" w:rsidRDefault="00AE7CDE" w14:paraId="27A0F2C6" w14:textId="77777777">
      <w:pPr>
        <w:pStyle w:val="TOC1"/>
      </w:pPr>
      <w:r>
        <w:t>Tabla 2.47: “Caso de uso extendido CU-82 – Registrando movimiento de venta”.</w:t>
      </w:r>
      <w:r>
        <w:tab/>
      </w:r>
      <w:r>
        <w:t>65</w:t>
      </w:r>
    </w:p>
    <w:p w:rsidR="00887C6C" w:rsidRDefault="00AE7CDE" w14:paraId="7E92DCAC" w14:textId="77777777">
      <w:pPr>
        <w:pStyle w:val="TOC1"/>
      </w:pPr>
      <w:r>
        <w:t>Tabla 2.48: “Caso de uso extendido CU-83 – Emitiendo comprobante de venta”.</w:t>
      </w:r>
      <w:r>
        <w:tab/>
      </w:r>
      <w:r>
        <w:t>65</w:t>
      </w:r>
    </w:p>
    <w:p w:rsidR="00887C6C" w:rsidRDefault="00AE7CDE" w14:paraId="4BD603E8" w14:textId="77777777">
      <w:pPr>
        <w:pStyle w:val="TOC1"/>
      </w:pPr>
      <w:r>
        <w:t>Tabla 2.49: “Matriz de trazabilidad del Incremento 3”.</w:t>
      </w:r>
      <w:r>
        <w:tab/>
      </w:r>
      <w:r>
        <w:t>91</w:t>
      </w:r>
    </w:p>
    <w:p w:rsidR="00887C6C" w:rsidRDefault="00AE7CDE" w14:paraId="1FEF030C" w14:textId="77777777">
      <w:pPr>
        <w:pStyle w:val="TOC1"/>
      </w:pPr>
      <w:r>
        <w:t>Tabla 3.1: “Product Backlog List del Incremento 3”.</w:t>
      </w:r>
      <w:r>
        <w:tab/>
      </w:r>
      <w:r>
        <w:t>93</w:t>
      </w:r>
    </w:p>
    <w:p w:rsidR="00887C6C" w:rsidRDefault="00AE7CDE" w14:paraId="5023BC3B" w14:textId="77777777">
      <w:pPr>
        <w:pStyle w:val="TOC1"/>
      </w:pPr>
      <w:r>
        <w:t>Tabla 3.2: “Sprint Backlog del Incremento 3 por categoría”.</w:t>
      </w:r>
      <w:r>
        <w:tab/>
      </w:r>
      <w:r>
        <w:t>98</w:t>
      </w:r>
    </w:p>
    <w:p w:rsidR="00887C6C" w:rsidRDefault="00AE7CDE" w14:paraId="4D869940" w14:textId="77777777">
      <w:pPr>
        <w:pStyle w:val="TOC1"/>
      </w:pPr>
      <w:r>
        <w:t>Tabla 3.3: “Distribución semanal de HH estimadas por integrante”.</w:t>
      </w:r>
      <w:r>
        <w:tab/>
      </w:r>
      <w:r>
        <w:t>99</w:t>
      </w:r>
    </w:p>
    <w:p w:rsidR="00887C6C" w:rsidRDefault="00AE7CDE" w14:paraId="1A03F474" w14:textId="77777777">
      <w:pPr>
        <w:pStyle w:val="TOC1"/>
      </w:pPr>
      <w:r>
        <w:t>Tabla 3.4: “Sprint Backlog del Incremento 1 por categoría”.</w:t>
      </w:r>
      <w:r>
        <w:tab/>
      </w:r>
      <w:r>
        <w:t>100</w:t>
      </w:r>
    </w:p>
    <w:p w:rsidR="00887C6C" w:rsidRDefault="00AE7CDE" w14:paraId="64B5CAD8" w14:textId="77777777">
      <w:pPr>
        <w:pStyle w:val="TOC1"/>
      </w:pPr>
      <w:r>
        <w:t>Tabla 3.5: “Sprint Backlog del Incremento 2 por categoría”.</w:t>
      </w:r>
      <w:r>
        <w:tab/>
      </w:r>
      <w:r>
        <w:t>100</w:t>
      </w:r>
    </w:p>
    <w:p w:rsidR="00887C6C" w:rsidRDefault="00AE7CDE" w14:paraId="75EFA0B6" w14:textId="77777777">
      <w:pPr>
        <w:pStyle w:val="TOC1"/>
      </w:pPr>
      <w:r>
        <w:t>Tabla 3.6: “Consolidado del Sprint Backlog de los Incrementos 1, 2 y 3”.</w:t>
      </w:r>
      <w:r>
        <w:tab/>
      </w:r>
      <w:r>
        <w:t>101</w:t>
      </w:r>
    </w:p>
    <w:p w:rsidR="00887C6C" w:rsidRDefault="00AE7CDE" w14:paraId="2D05527A" w14:textId="77777777">
      <w:pPr>
        <w:pStyle w:val="TOC1"/>
      </w:pPr>
      <w:r>
        <w:t>Tabla 3.7: “Requerimientos incorporados en el Incremento 3 por módulo”.</w:t>
      </w:r>
      <w:r>
        <w:tab/>
      </w:r>
      <w:r>
        <w:t>103</w:t>
      </w:r>
    </w:p>
    <w:p w:rsidR="00887C6C" w:rsidRDefault="00AE7CDE" w14:paraId="7410828F" w14:textId="77777777">
      <w:pPr>
        <w:pStyle w:val="TOC1"/>
      </w:pPr>
      <w:r>
        <w:t>Tabla 3.8: “HH estimadas y efectivas por categoría”.</w:t>
      </w:r>
      <w:r>
        <w:tab/>
      </w:r>
      <w:r>
        <w:t>104</w:t>
      </w:r>
    </w:p>
    <w:p w:rsidR="00887C6C" w:rsidRDefault="00AE7CDE" w14:paraId="52F2BC31" w14:textId="77777777">
      <w:pPr>
        <w:pStyle w:val="TOC1"/>
      </w:pPr>
      <w:r>
        <w:t>Tabla 3.9: “Asignación de tareas y HH por integrante”.</w:t>
      </w:r>
      <w:r>
        <w:tab/>
      </w:r>
      <w:r>
        <w:t>105</w:t>
      </w:r>
    </w:p>
    <w:p w:rsidR="00887C6C" w:rsidRDefault="00AE7CDE" w14:paraId="48568317" w14:textId="77777777">
      <w:pPr>
        <w:pStyle w:val="TOC1"/>
      </w:pPr>
      <w:r>
        <w:t>Tabla 3.10: “Comparativa de Burn Up entre el Incremento 3 y el acumulado”.</w:t>
      </w:r>
      <w:r>
        <w:tab/>
      </w:r>
      <w:r>
        <w:t>108</w:t>
      </w:r>
    </w:p>
    <w:p w:rsidR="00887C6C" w:rsidRDefault="00AE7CDE" w14:paraId="68E19694" w14:textId="77777777">
      <w:pPr>
        <w:pStyle w:val="TOC1"/>
      </w:pPr>
      <w:r>
        <w:t>Tabla 3.11: “Comparativa de Burn Down entre el Incremento 3 y el acumulado”.</w:t>
      </w:r>
      <w:r>
        <w:tab/>
      </w:r>
      <w:r>
        <w:t>111</w:t>
      </w:r>
    </w:p>
    <w:p w:rsidR="00887C6C" w:rsidRDefault="00AE7CDE" w14:paraId="4644DF69" w14:textId="77777777">
      <w:pPr>
        <w:pStyle w:val="TOC1"/>
      </w:pPr>
      <w:r>
        <w:t>Tabla 4.1: “Leyenda de colores del modelo físico por incremento”.</w:t>
      </w:r>
      <w:r>
        <w:tab/>
      </w:r>
      <w:r>
        <w:t>115</w:t>
      </w:r>
    </w:p>
    <w:p w:rsidR="00887C6C" w:rsidRDefault="00AE7CDE" w14:paraId="61513D13" w14:textId="77777777">
      <w:pPr>
        <w:pStyle w:val="TOC1"/>
      </w:pPr>
      <w:r>
        <w:t>Tabla 4.2: “Nodos del diagrama de despliegue”.</w:t>
      </w:r>
      <w:r>
        <w:tab/>
      </w:r>
      <w:r>
        <w:t>134</w:t>
      </w:r>
    </w:p>
    <w:p w:rsidR="00887C6C" w:rsidRDefault="00AE7CDE" w14:paraId="3EA50346" w14:textId="77777777">
      <w:pPr>
        <w:pStyle w:val="TOC1"/>
      </w:pPr>
      <w:r>
        <w:t>Tabla 4.3: “Rutas de comunicación del diagrama de despliegue”.</w:t>
      </w:r>
      <w:r>
        <w:tab/>
      </w:r>
      <w:r>
        <w:t>137</w:t>
      </w:r>
    </w:p>
    <w:p w:rsidR="00887C6C" w:rsidRDefault="00AE7CDE" w14:paraId="221AC440" w14:textId="77777777">
      <w:pPr>
        <w:pStyle w:val="TOC1"/>
      </w:pPr>
      <w:r>
        <w:t>Tabla 5.1: “Cobertura de la evidencia de demostración por requerimiento”.</w:t>
      </w:r>
      <w:r>
        <w:tab/>
      </w:r>
      <w:r>
        <w:t>140</w:t>
      </w:r>
    </w:p>
    <w:p w:rsidR="00887C6C" w:rsidRDefault="00AE7CDE" w14:paraId="0A38A458" w14:textId="77777777">
      <w:pPr>
        <w:pStyle w:val="TOC1"/>
      </w:pPr>
      <w:r>
        <w:t>Tabla A.1: “Organización del trabajo por integrante – Incremento 3”.</w:t>
      </w:r>
      <w:r>
        <w:tab/>
      </w:r>
      <w:r>
        <w:t>165</w:t>
      </w:r>
    </w:p>
    <w:p w:rsidR="00887C6C" w:rsidRDefault="00AE7CDE" w14:paraId="5D809201" w14:textId="77777777">
      <w:pPr>
        <w:pStyle w:val="TOC1"/>
      </w:pPr>
      <w:r>
        <w:t>Tabla A.2: “Resumen general del informe de commits del Incremento 3”.</w:t>
      </w:r>
      <w:r>
        <w:tab/>
      </w:r>
      <w:r>
        <w:t>166</w:t>
      </w:r>
    </w:p>
    <w:p w:rsidR="00887C6C" w:rsidRDefault="00AE7CDE" w14:paraId="638D510C" w14:textId="77777777">
      <w:pPr>
        <w:pStyle w:val="TOC1"/>
      </w:pPr>
      <w:r>
        <w:t>Tabla A.3: “Commits por integrante”.</w:t>
      </w:r>
      <w:r>
        <w:tab/>
      </w:r>
      <w:r>
        <w:t>166</w:t>
      </w:r>
    </w:p>
    <w:p w:rsidR="00887C6C" w:rsidRDefault="00AE7CDE" w14:paraId="05AB336D" w14:textId="77777777">
      <w:pPr>
        <w:pStyle w:val="TOC1"/>
      </w:pPr>
      <w:r>
        <w:t>Tabla A.4: “Commits por tipo de cambio”.</w:t>
      </w:r>
      <w:r>
        <w:tab/>
      </w:r>
      <w:r>
        <w:t>167</w:t>
      </w:r>
    </w:p>
    <w:p w:rsidR="00887C6C" w:rsidRDefault="00AE7CDE" w14:paraId="48CC3B30" w14:textId="77777777">
      <w:pPr>
        <w:pStyle w:val="TOC1"/>
      </w:pPr>
      <w:r>
        <w:t>Tabla A.5: “Detalle de los commits del Incremento 3”.</w:t>
      </w:r>
      <w:r>
        <w:tab/>
      </w:r>
      <w:r>
        <w:t>167</w:t>
      </w:r>
    </w:p>
    <w:p w:rsidR="00887C6C" w:rsidRDefault="00AE7CDE" w14:paraId="0F5880E6" w14:textId="77777777">
      <w:pPr>
        <w:pStyle w:val="TOC1"/>
      </w:pPr>
      <w:r>
        <w:t>Tabla A.6: “Planificación de casos de prueba por módulo – Incremento 3”.</w:t>
      </w:r>
      <w:r>
        <w:tab/>
      </w:r>
      <w:r>
        <w:t>169</w:t>
      </w:r>
    </w:p>
    <w:p w:rsidR="00887C6C" w:rsidRDefault="00AE7CDE" w14:paraId="4D897B2D" w14:textId="77777777">
      <w:pPr>
        <w:pStyle w:val="TOC1"/>
      </w:pPr>
      <w:r>
        <w:t>Tabla A.7: “Ficha del UR-36 – Descargando plantilla de importación”.</w:t>
      </w:r>
      <w:r>
        <w:tab/>
      </w:r>
      <w:r>
        <w:t>170</w:t>
      </w:r>
    </w:p>
    <w:p w:rsidR="00887C6C" w:rsidRDefault="00AE7CDE" w14:paraId="606FE127" w14:textId="77777777">
      <w:pPr>
        <w:pStyle w:val="TOC1"/>
      </w:pPr>
      <w:r>
        <w:t>Tabla A.8: “Cadena de trazabilidad del UR-36”.</w:t>
      </w:r>
      <w:r>
        <w:tab/>
      </w:r>
      <w:r>
        <w:t>171</w:t>
      </w:r>
    </w:p>
    <w:p w:rsidR="00887C6C" w:rsidRDefault="00AE7CDE" w14:paraId="5769404D" w14:textId="77777777">
      <w:pPr>
        <w:pStyle w:val="TOC1"/>
      </w:pPr>
      <w:r>
        <w:t>Tabla A.9: “Ficha del UR-60 – Generando reporte de movimientos”.</w:t>
      </w:r>
      <w:r>
        <w:tab/>
      </w:r>
      <w:r>
        <w:t>172</w:t>
      </w:r>
    </w:p>
    <w:p w:rsidR="00887C6C" w:rsidRDefault="00AE7CDE" w14:paraId="5FFBD107" w14:textId="77777777">
      <w:pPr>
        <w:pStyle w:val="TOC1"/>
      </w:pPr>
      <w:r>
        <w:t>Tabla A.10: “Cadena de trazabilidad del UR-60”.</w:t>
      </w:r>
      <w:r>
        <w:tab/>
      </w:r>
      <w:r>
        <w:t>173</w:t>
      </w:r>
    </w:p>
    <w:p w:rsidR="00887C6C" w:rsidRDefault="00AE7CDE" w14:paraId="788397D9" w14:textId="77777777">
      <w:pPr>
        <w:pStyle w:val="TOC1"/>
      </w:pPr>
      <w:r>
        <w:t>Tabla A.11: “Ficha del UR-68 – Registrando pago de venta”.</w:t>
      </w:r>
      <w:r>
        <w:tab/>
      </w:r>
      <w:r>
        <w:t>175</w:t>
      </w:r>
    </w:p>
    <w:p w:rsidR="00887C6C" w:rsidRDefault="00AE7CDE" w14:paraId="5E065F5E" w14:textId="77777777">
      <w:pPr>
        <w:pStyle w:val="TOC1"/>
      </w:pPr>
      <w:r>
        <w:t>Tabla A.12: “Cadena de trazabilidad del UR-68”.</w:t>
      </w:r>
      <w:r>
        <w:tab/>
      </w:r>
      <w:r>
        <w:t>176</w:t>
      </w:r>
    </w:p>
    <w:p w:rsidR="00887C6C" w:rsidRDefault="00AE7CDE" w14:paraId="7FCCE640" w14:textId="77777777">
      <w:pPr>
        <w:pStyle w:val="TOC1"/>
      </w:pPr>
      <w:r>
        <w:t>Tabla A.13: “Ficha del UR-72 – Emitiendo comprobante de venta”.</w:t>
      </w:r>
      <w:r>
        <w:tab/>
      </w:r>
      <w:r>
        <w:t>177</w:t>
      </w:r>
    </w:p>
    <w:p w:rsidR="00887C6C" w:rsidRDefault="00AE7CDE" w14:paraId="76F04962" w14:textId="77777777">
      <w:pPr>
        <w:pStyle w:val="TOC1"/>
      </w:pPr>
      <w:r>
        <w:t>Tabla A.14: “Cadena de trazabilidad del UR-72”.</w:t>
      </w:r>
      <w:r>
        <w:tab/>
      </w:r>
      <w:r>
        <w:t>178</w:t>
      </w:r>
    </w:p>
    <w:p w:rsidR="00887C6C" w:rsidRDefault="00AE7CDE" w14:paraId="2661897F" w14:textId="77777777">
      <w:pPr>
        <w:pStyle w:val="TOC1"/>
      </w:pPr>
      <w:r>
        <w:t>Tabla A.15: “Resumen comparativo de las cuatro trazas analizadas”.</w:t>
      </w:r>
      <w:r>
        <w:tab/>
      </w:r>
      <w:r>
        <w:t>179</w:t>
      </w:r>
    </w:p>
    <w:p w:rsidR="00887C6C" w:rsidRDefault="00AE7CDE" w14:paraId="187BD1F7" w14:textId="77777777">
      <w:pPr>
        <w:pStyle w:val="TOC1"/>
      </w:pPr>
      <w:r>
        <w:t>Tabla A.16: “Tecnologías y versiones utilizadas en el proyecto”.</w:t>
      </w:r>
      <w:r>
        <w:tab/>
      </w:r>
      <w:r>
        <w:t>180</w:t>
      </w:r>
    </w:p>
    <w:p w:rsidR="00887C6C" w:rsidRDefault="00AE7CDE" w14:paraId="015D9DF5" w14:textId="77777777">
      <w:pPr>
        <w:pStyle w:val="TOC1"/>
      </w:pPr>
      <w:r>
        <w:t>Tabla A.17: “Parámetros de configuración de la conexión a la base de datos”.</w:t>
      </w:r>
      <w:r>
        <w:tab/>
      </w:r>
      <w:r>
        <w:t>181</w:t>
      </w:r>
    </w:p>
    <w:p w:rsidR="00887C6C" w:rsidRDefault="00AE7CDE" w14:paraId="5BE96920" w14:textId="77777777">
      <w:pPr>
        <w:pStyle w:val="TOC1"/>
      </w:pPr>
      <w:r>
        <w:t>Tabla A.18: “Usuarios de demostración cargados por el script de instalación”.</w:t>
      </w:r>
      <w:r>
        <w:tab/>
      </w:r>
      <w:r>
        <w:t>181</w:t>
      </w:r>
    </w:p>
    <w:p w:rsidR="00887C6C" w:rsidRDefault="00AE7CDE" w14:paraId="1F902136" w14:textId="77777777">
      <w:pPr>
        <w:pStyle w:val="TOC1"/>
      </w:pPr>
      <w:r>
        <w:t>Tabla A.19: “Capas y paquetes del proyecto”.</w:t>
      </w:r>
      <w:r>
        <w:tab/>
      </w:r>
      <w:r>
        <w:t>182</w:t>
      </w:r>
    </w:p>
    <w:p w:rsidR="00887C6C" w:rsidRDefault="00AE7CDE" w14:paraId="1FF8BA7B" w14:textId="77777777">
      <w:pPr>
        <w:pStyle w:val="TOC1"/>
      </w:pPr>
      <w:r>
        <w:t>Tabla A.20: “Permisos por perfil en la implementación actual”.</w:t>
      </w:r>
      <w:r>
        <w:tab/>
      </w:r>
      <w:r>
        <w:t>183</w:t>
      </w:r>
    </w:p>
    <w:p w:rsidR="00887C6C" w:rsidRDefault="00AE7CDE" w14:paraId="0F6B9347" w14:textId="77777777">
      <w:pPr>
        <w:pStyle w:val="TOC1"/>
      </w:pPr>
      <w:r>
        <w:t>Tabla A.21: “Pruebas unitarias automatizadas del proyecto”.</w:t>
      </w:r>
      <w:r>
        <w:tab/>
      </w:r>
      <w:r>
        <w:t>184</w:t>
      </w:r>
      <w:r>
        <w:fldChar w:fldCharType="end"/>
      </w:r>
    </w:p>
    <w:p w:rsidR="00887C6C" w:rsidRDefault="00AE7CDE" w14:paraId="2DC71C71" w14:textId="77777777">
      <w:pPr>
        <w:keepNext/>
        <w:pageBreakBefore/>
        <w:spacing w:after="200" w:line="276" w:lineRule="auto"/>
        <w:outlineLvl w:val="0"/>
      </w:pPr>
      <w:r>
        <w:rPr>
          <w:rFonts w:ascii="Arial" w:hAnsi="Arial" w:eastAsia="Arial" w:cs="Arial"/>
          <w:b/>
          <w:bCs/>
          <w:sz w:val="28"/>
          <w:szCs w:val="28"/>
        </w:rPr>
        <w:t>1. INTRODUCCIÓN</w:t>
      </w:r>
    </w:p>
    <w:p w:rsidR="00887C6C" w:rsidRDefault="00AE7CDE" w14:paraId="7C63E560" w14:textId="3DA22067">
      <w:pPr>
        <w:spacing w:line="360" w:lineRule="auto"/>
        <w:jc w:val="both"/>
      </w:pPr>
      <w:r>
        <w:rPr>
          <w:rFonts w:ascii="Arial" w:hAnsi="Arial" w:eastAsia="Arial" w:cs="Arial"/>
        </w:rPr>
        <w:t>El presente documento corresponde al Incremento 3 del proyecto de la asignatura Ingeniería de Software 2 de la Universidad Andrés Bello, que desarrolla el Sistema de Gestión de Inventario y Facturas para el Minimarket Antucayen. Este minimarket requiere una solución tecnológica que le permita automatizar sus procesos de control de stock, recepción de mercadería y procesamiento de facturas, para evitar pérdidas de tiempo y errores en su operación.</w:t>
      </w:r>
    </w:p>
    <w:p w:rsidR="00887C6C" w:rsidRDefault="00AE7CDE" w14:paraId="27275860" w14:textId="77777777">
      <w:pPr>
        <w:spacing w:line="360" w:lineRule="auto"/>
        <w:jc w:val="both"/>
      </w:pPr>
      <w:r>
        <w:rPr>
          <w:rFonts w:ascii="Arial" w:hAnsi="Arial" w:eastAsia="Arial" w:cs="Arial"/>
        </w:rPr>
        <w:t>El primer incremento cubrió 24 requerimientos funcionales, equivalentes al 33,33% del backlog, y el segundo incorporó 26 requerimientos adicionales, alcanzando un 69,4% de avance acumulado sobre un total de 72 requerimientos funcionales. Sobre esta base, el tercer incremento incorpora los 22 requerimientos funcionales restantes, con lo que el proyecto alcanza el 100% de los requerimientos funcionales definidos.</w:t>
      </w:r>
    </w:p>
    <w:p w:rsidR="00887C6C" w:rsidRDefault="00AE7CDE" w14:paraId="2F1E2223" w14:textId="6105E071">
      <w:pPr>
        <w:spacing w:line="360" w:lineRule="auto"/>
        <w:jc w:val="both"/>
      </w:pPr>
      <w:r>
        <w:rPr>
          <w:rFonts w:ascii="Arial" w:hAnsi="Arial" w:eastAsia="Arial" w:cs="Arial"/>
        </w:rPr>
        <w:t>Este incremento se enfoca en cerrar las funcionalidades pendientes de lectura y procesamiento de facturas, completar el módulo de importación y exportación de archivos, tales como exportación de ítems válidos, plantilla de importación y bitácora de auditoría, y cerrar el módulo de ajuste de inventario, correspondiente a reversión de ajustes e historial consultable de movimientos. Además, incorpora el módulo de reportes, con sus cuatro reportes de gestión y su exportación a Excel, y el módulo de gestión de venta, que permite al Cajero registrar ventas, validar el stock disponible, registrar el pago y emitir el comprobante.</w:t>
      </w:r>
    </w:p>
    <w:p w:rsidR="00887C6C" w:rsidRDefault="00AE7CDE" w14:paraId="6E83D19B" w14:textId="77777777">
      <w:pPr>
        <w:spacing w:line="360" w:lineRule="auto"/>
        <w:jc w:val="both"/>
      </w:pPr>
      <w:r>
        <w:rPr>
          <w:rFonts w:ascii="Arial" w:hAnsi="Arial" w:eastAsia="Arial" w:cs="Arial"/>
        </w:rPr>
        <w:t>El documento se organiza de la siguiente manera: el capítulo 2 presenta la propuesta de solución, el alcance del incremento, los porcentajes de avance, los requerimientos a cubrir, los casos de uso con sus diagramas y descripciones extendidas, la especificación de requerimientos bajo el estándar UR–ESA y la matriz de trazabilidad; el capítulo 3 documenta la gestión del incremento con Scrum++, incluidos los gráficos de Burn Up y Burn Down del incremento y del acumulado; el capítulo 4 describe las vistas arquitectónicas del modelo 4+1; el capítulo 5 reúne la evidencia de la demostración, y los anexos contienen la organización del trabajo, el informe de commits, los casos de prueba, el análisis de trazabilidad de cuatro requerimientos seleccionados y la información técnica del proyecto.</w:t>
      </w:r>
    </w:p>
    <w:p w:rsidR="00887C6C" w:rsidRDefault="00AE7CDE" w14:paraId="4922410A" w14:textId="77777777">
      <w:pPr>
        <w:keepNext/>
        <w:pageBreakBefore/>
        <w:spacing w:after="200" w:line="276" w:lineRule="auto"/>
        <w:outlineLvl w:val="0"/>
      </w:pPr>
      <w:r>
        <w:rPr>
          <w:rFonts w:ascii="Arial" w:hAnsi="Arial" w:eastAsia="Arial" w:cs="Arial"/>
          <w:b/>
          <w:bCs/>
          <w:sz w:val="28"/>
          <w:szCs w:val="28"/>
        </w:rPr>
        <w:t>2. PROPUESTA DE SOLUCIÓN E INCREMENTO</w:t>
      </w:r>
    </w:p>
    <w:p w:rsidR="00887C6C" w:rsidRDefault="00AE7CDE" w14:paraId="6F956EEF" w14:textId="77777777">
      <w:pPr>
        <w:keepNext/>
        <w:spacing w:before="240" w:after="200" w:line="276" w:lineRule="auto"/>
        <w:outlineLvl w:val="1"/>
      </w:pPr>
      <w:r>
        <w:rPr>
          <w:rFonts w:ascii="Arial" w:hAnsi="Arial" w:eastAsia="Arial" w:cs="Arial"/>
          <w:b/>
          <w:bCs/>
          <w:sz w:val="28"/>
          <w:szCs w:val="28"/>
        </w:rPr>
        <w:t>2.1 Solución propuesta</w:t>
      </w:r>
    </w:p>
    <w:p w:rsidR="00887C6C" w:rsidP="4F19F0E3" w:rsidRDefault="00AE7CDE" w14:paraId="651FC459" w14:textId="2F08CF28">
      <w:pPr>
        <w:spacing w:line="360" w:lineRule="auto"/>
        <w:jc w:val="both"/>
        <w:rPr>
          <w:rFonts w:ascii="Arial" w:hAnsi="Arial" w:eastAsia="Arial" w:cs="Arial"/>
        </w:rPr>
      </w:pPr>
      <w:r w:rsidRPr="04A2E1C0">
        <w:rPr>
          <w:rFonts w:ascii="Arial" w:hAnsi="Arial" w:eastAsia="Arial" w:cs="Arial"/>
        </w:rPr>
        <w:t>La solución tecnológica que el equipo desarrolla para el Minimarket Antucayen mantiene la arquitectura definida en los incrementos anteriores, consistente en una aplicación de escritorio construida en Java Swing, con una arquitectura MVC, con persistencia en MariaDB, enfocada en automatizar la gestión de inventario, el procesamiento de facturas de compra y, con este incremento, la gestión de ventas y la generación de reportes de gestión para la toma de decisiones del minimarket. La aplicación se conecta directamente a la base de datos mediante JDBC Java Database Connectivity.</w:t>
      </w:r>
    </w:p>
    <w:p w:rsidR="00887C6C" w:rsidRDefault="00AE7CDE" w14:paraId="3BFCCB69" w14:textId="7D8B6861">
      <w:pPr>
        <w:spacing w:line="360" w:lineRule="auto"/>
        <w:jc w:val="both"/>
      </w:pPr>
      <w:r w:rsidRPr="04A2E1C0">
        <w:rPr>
          <w:rFonts w:ascii="Arial" w:hAnsi="Arial" w:eastAsia="Arial" w:cs="Arial"/>
        </w:rPr>
        <w:t>Desde el punto de vista técnico, la aplicación se organiza en capas: las vistas Swing, que utilizan la librería FlatLaf para la apariencia de la interfaz; los controladores, que conectan los eventos de las vistas con la lógica de negocio; los servicios, que concentran las reglas de negocio, las validaciones y el control de acceso por rol; y las clases de acceso a datos DAO, que ejecutan las consultas sobre MariaDB mediante sentencias preparadas. Las operaciones que modifican varias tablas, como la confirmación de una venta, el procesamiento de una factura o la reversión de un ajuste, se ejecutan dentro de una transacción, de modo que el stock y el historial de movimientos se mantienen consistentes entre sí.</w:t>
      </w:r>
    </w:p>
    <w:p w:rsidR="00887C6C" w:rsidRDefault="00AE7CDE" w14:paraId="195923FF" w14:textId="77777777">
      <w:pPr>
        <w:spacing w:line="360" w:lineRule="auto"/>
        <w:jc w:val="both"/>
      </w:pPr>
      <w:r>
        <w:rPr>
          <w:rFonts w:ascii="Arial" w:hAnsi="Arial" w:eastAsia="Arial" w:cs="Arial"/>
        </w:rPr>
        <w:t>Para el manejo de archivos, la solución utiliza Apache POI en la lectura y generación de archivos Excel, OpenCSV en la lectura de archivos CSV, y Apache PDFBox junto con Tess4J en la extracción de ítems desde facturas digitales. El detalle de las tecnologías, sus versiones y el procedimiento de instalación y ejecución se presenta en el anexo A.6, y la arquitectura se describe mediante las vistas 4+1 del capítulo 4.</w:t>
      </w:r>
    </w:p>
    <w:p w:rsidR="00887C6C" w:rsidRDefault="00AE7CDE" w14:paraId="11DEA8ED" w14:textId="77777777">
      <w:pPr>
        <w:keepNext/>
        <w:spacing w:before="240" w:after="200" w:line="276" w:lineRule="auto"/>
        <w:outlineLvl w:val="1"/>
      </w:pPr>
      <w:r>
        <w:rPr>
          <w:rFonts w:ascii="Arial" w:hAnsi="Arial" w:eastAsia="Arial" w:cs="Arial"/>
          <w:b/>
          <w:bCs/>
          <w:sz w:val="28"/>
          <w:szCs w:val="28"/>
        </w:rPr>
        <w:t>2.2 Alcance del tercer incremento</w:t>
      </w:r>
    </w:p>
    <w:p w:rsidR="00887C6C" w:rsidRDefault="00AE7CDE" w14:paraId="788C69FC" w14:textId="77777777">
      <w:pPr>
        <w:spacing w:line="360" w:lineRule="auto"/>
        <w:jc w:val="both"/>
      </w:pPr>
      <w:r>
        <w:rPr>
          <w:rFonts w:ascii="Arial" w:hAnsi="Arial" w:eastAsia="Arial" w:cs="Arial"/>
        </w:rPr>
        <w:t>Este tercer incremento cierra el backlog del proyecto, incorporando los 22 requerimientos funcionales que quedaban pendientes tras el segundo incremento. El alcance de esta fase cubre cinco grandes bloques:</w:t>
      </w:r>
    </w:p>
    <w:p w:rsidR="00887C6C" w:rsidRDefault="00AE7CDE" w14:paraId="2F3844AC" w14:textId="288FC335">
      <w:pPr>
        <w:pStyle w:val="ListParagraph"/>
        <w:numPr>
          <w:ilvl w:val="0"/>
          <w:numId w:val="5"/>
        </w:numPr>
        <w:spacing w:after="100" w:line="360" w:lineRule="auto"/>
        <w:jc w:val="both"/>
      </w:pPr>
      <w:r w:rsidRPr="04A2E1C0">
        <w:rPr>
          <w:rFonts w:ascii="Arial" w:hAnsi="Arial" w:eastAsia="Arial" w:cs="Arial"/>
          <w:b/>
          <w:bCs/>
        </w:rPr>
        <w:t xml:space="preserve">Cierre de lectura y procesamiento de facturas: </w:t>
      </w:r>
      <w:r w:rsidRPr="04A2E1C0">
        <w:rPr>
          <w:rFonts w:ascii="Arial" w:hAnsi="Arial" w:eastAsia="Arial" w:cs="Arial"/>
        </w:rPr>
        <w:t>exportación de la lista de ítems válidos en formato Excel y CSV al finalizar el procesamiento de una factura UR-25.</w:t>
      </w:r>
    </w:p>
    <w:p w:rsidR="00887C6C" w:rsidRDefault="00AE7CDE" w14:paraId="649327BE" w14:textId="1D397EA8">
      <w:pPr>
        <w:pStyle w:val="ListParagraph"/>
        <w:numPr>
          <w:ilvl w:val="0"/>
          <w:numId w:val="5"/>
        </w:numPr>
        <w:spacing w:after="100" w:line="360" w:lineRule="auto"/>
        <w:jc w:val="both"/>
      </w:pPr>
      <w:r w:rsidRPr="04A2E1C0">
        <w:rPr>
          <w:rFonts w:ascii="Arial" w:hAnsi="Arial" w:eastAsia="Arial" w:cs="Arial"/>
          <w:b/>
          <w:bCs/>
        </w:rPr>
        <w:t xml:space="preserve">Cierre de importación y exportación de archivos: </w:t>
      </w:r>
      <w:r w:rsidRPr="04A2E1C0">
        <w:rPr>
          <w:rFonts w:ascii="Arial" w:hAnsi="Arial" w:eastAsia="Arial" w:cs="Arial"/>
        </w:rPr>
        <w:t>exportación de ítems válidos en ambos formatos, descarga de la plantilla de importación preformateada y bitácora de auditoría que registra fecha, hora, usuario y archivo de cada operación UR-29, UR-30, UR-36 y UR-37.</w:t>
      </w:r>
    </w:p>
    <w:p w:rsidR="00887C6C" w:rsidRDefault="00AE7CDE" w14:paraId="3BB93695" w14:textId="232487A9">
      <w:pPr>
        <w:pStyle w:val="ListParagraph"/>
        <w:numPr>
          <w:ilvl w:val="0"/>
          <w:numId w:val="5"/>
        </w:numPr>
        <w:spacing w:after="100" w:line="360" w:lineRule="auto"/>
        <w:jc w:val="both"/>
      </w:pPr>
      <w:r w:rsidRPr="04A2E1C0">
        <w:rPr>
          <w:rFonts w:ascii="Arial" w:hAnsi="Arial" w:eastAsia="Arial" w:cs="Arial"/>
          <w:b/>
          <w:bCs/>
        </w:rPr>
        <w:t xml:space="preserve">Cierre de ajuste de inventario: </w:t>
      </w:r>
      <w:r w:rsidRPr="04A2E1C0">
        <w:rPr>
          <w:rFonts w:ascii="Arial" w:hAnsi="Arial" w:eastAsia="Arial" w:cs="Arial"/>
        </w:rPr>
        <w:t>reversión de un ajuste confirmado (exclusiva del perfil Administrador) y consulta del historial completo de movimientos de inventario UR-46 y UR-47.</w:t>
      </w:r>
    </w:p>
    <w:p w:rsidR="00887C6C" w:rsidRDefault="00AE7CDE" w14:paraId="1D861D8B" w14:textId="463C7BA9">
      <w:pPr>
        <w:pStyle w:val="ListParagraph"/>
        <w:numPr>
          <w:ilvl w:val="0"/>
          <w:numId w:val="5"/>
        </w:numPr>
        <w:spacing w:after="100" w:line="360" w:lineRule="auto"/>
        <w:jc w:val="both"/>
      </w:pPr>
      <w:r w:rsidRPr="04A2E1C0">
        <w:rPr>
          <w:rFonts w:ascii="Arial" w:hAnsi="Arial" w:eastAsia="Arial" w:cs="Arial"/>
          <w:b/>
          <w:bCs/>
        </w:rPr>
        <w:t xml:space="preserve">Módulo de reportes : </w:t>
      </w:r>
      <w:r w:rsidRPr="04A2E1C0">
        <w:rPr>
          <w:rFonts w:ascii="Arial" w:hAnsi="Arial" w:eastAsia="Arial" w:cs="Arial"/>
        </w:rPr>
        <w:t>consulta de stock e historial por producto y generación de los reportes de stock actual, equivalencias faltantes, facturas filtrables y movimientos de inventario, junto con su exportación a Excel UR-56 a UR-61.</w:t>
      </w:r>
    </w:p>
    <w:p w:rsidR="00887C6C" w:rsidRDefault="00AE7CDE" w14:paraId="39E98DF4" w14:textId="10A34020">
      <w:pPr>
        <w:pStyle w:val="ListParagraph"/>
        <w:numPr>
          <w:ilvl w:val="0"/>
          <w:numId w:val="5"/>
        </w:numPr>
        <w:spacing w:after="100" w:line="360" w:lineRule="auto"/>
        <w:jc w:val="both"/>
      </w:pPr>
      <w:r w:rsidRPr="04A2E1C0">
        <w:rPr>
          <w:rFonts w:ascii="Arial" w:hAnsi="Arial" w:eastAsia="Arial" w:cs="Arial"/>
          <w:b/>
          <w:bCs/>
        </w:rPr>
        <w:t xml:space="preserve">Módulo de gestión de venta (nuevo): </w:t>
      </w:r>
      <w:r w:rsidRPr="04A2E1C0">
        <w:rPr>
          <w:rFonts w:ascii="Arial" w:hAnsi="Arial" w:eastAsia="Arial" w:cs="Arial"/>
        </w:rPr>
        <w:t>inicio de la venta, incorporación de productos, validación de stock, cálculo del total, registro del pago, confirmación, actualización de stock, registro del movimiento y emisión del comprobante UR-64 a UR-72.</w:t>
      </w:r>
    </w:p>
    <w:p w:rsidR="00887C6C" w:rsidRDefault="00AE7CDE" w14:paraId="04E11963" w14:textId="77777777">
      <w:pPr>
        <w:pStyle w:val="LeyendaTabla"/>
        <w:keepNext/>
        <w:spacing w:before="240"/>
      </w:pPr>
      <w:r>
        <w:t>Tabla 2.1: “Resumen de alcance del Incremento 3”.</w:t>
      </w:r>
    </w:p>
    <w:tbl>
      <w:tblPr>
        <w:tblW w:w="936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80" w:type="dxa"/>
          <w:right w:w="80" w:type="dxa"/>
        </w:tblCellMar>
        <w:tblLook w:val="04A0" w:firstRow="1" w:lastRow="0" w:firstColumn="1" w:lastColumn="0" w:noHBand="0" w:noVBand="1"/>
      </w:tblPr>
      <w:tblGrid>
        <w:gridCol w:w="3700"/>
        <w:gridCol w:w="5660"/>
      </w:tblGrid>
      <w:tr w:rsidR="00887C6C" w:rsidTr="547F915B" w14:paraId="05DFD7B2" w14:textId="77777777">
        <w:trPr>
          <w:cantSplit/>
          <w:tblHeader/>
          <w:jc w:val="center"/>
        </w:trPr>
        <w:tc>
          <w:tcPr>
            <w:tcW w:w="3700" w:type="dxa"/>
            <w:tcMar/>
            <w:vAlign w:val="center"/>
          </w:tcPr>
          <w:p w:rsidR="00887C6C" w:rsidP="547F915B" w:rsidRDefault="00AE7CDE" w14:paraId="5F66ADBA" w14:textId="77777777">
            <w:pPr>
              <w:keepNext w:val="1"/>
              <w:spacing w:before="20" w:after="20" w:line="240" w:lineRule="auto"/>
              <w:jc w:val="center"/>
              <w:rPr>
                <w:rFonts w:ascii="Arial" w:hAnsi="Arial" w:eastAsia="Arial" w:cs="Arial"/>
                <w:b w:val="1"/>
                <w:bCs w:val="1"/>
                <w:sz w:val="20"/>
                <w:szCs w:val="20"/>
              </w:rPr>
            </w:pPr>
            <w:r w:rsidRPr="547F915B" w:rsidR="61AF1559">
              <w:rPr>
                <w:rFonts w:ascii="Arial" w:hAnsi="Arial" w:eastAsia="Arial" w:cs="Arial"/>
                <w:b w:val="1"/>
                <w:bCs w:val="1"/>
                <w:sz w:val="20"/>
                <w:szCs w:val="20"/>
              </w:rPr>
              <w:t>Elemento</w:t>
            </w:r>
          </w:p>
        </w:tc>
        <w:tc>
          <w:tcPr>
            <w:tcW w:w="5660" w:type="dxa"/>
            <w:tcMar/>
            <w:vAlign w:val="center"/>
          </w:tcPr>
          <w:p w:rsidR="00887C6C" w:rsidP="547F915B" w:rsidRDefault="00AE7CDE" w14:paraId="2A7BED47" w14:textId="77777777">
            <w:pPr>
              <w:keepNext w:val="1"/>
              <w:spacing w:before="20" w:after="20" w:line="240" w:lineRule="auto"/>
              <w:jc w:val="center"/>
              <w:rPr>
                <w:rFonts w:ascii="Arial" w:hAnsi="Arial" w:eastAsia="Arial" w:cs="Arial"/>
                <w:b w:val="1"/>
                <w:bCs w:val="1"/>
                <w:sz w:val="20"/>
                <w:szCs w:val="20"/>
              </w:rPr>
            </w:pPr>
            <w:r w:rsidRPr="547F915B" w:rsidR="61AF1559">
              <w:rPr>
                <w:rFonts w:ascii="Arial" w:hAnsi="Arial" w:eastAsia="Arial" w:cs="Arial"/>
                <w:b w:val="1"/>
                <w:bCs w:val="1"/>
                <w:sz w:val="20"/>
                <w:szCs w:val="20"/>
              </w:rPr>
              <w:t>Detalle</w:t>
            </w:r>
          </w:p>
        </w:tc>
      </w:tr>
      <w:tr w:rsidR="00887C6C" w:rsidTr="547F915B" w14:paraId="090B6723" w14:textId="77777777">
        <w:trPr>
          <w:cantSplit/>
          <w:jc w:val="center"/>
        </w:trPr>
        <w:tc>
          <w:tcPr>
            <w:tcW w:w="3700" w:type="dxa"/>
            <w:tcMar/>
          </w:tcPr>
          <w:p w:rsidR="00887C6C" w:rsidP="547F915B" w:rsidRDefault="00AE7CDE" w14:paraId="00CC8B12"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Requerimientos funcionales totales del backlog</w:t>
            </w:r>
          </w:p>
        </w:tc>
        <w:tc>
          <w:tcPr>
            <w:tcW w:w="5660" w:type="dxa"/>
            <w:tcMar/>
          </w:tcPr>
          <w:p w:rsidR="00887C6C" w:rsidP="547F915B" w:rsidRDefault="00AE7CDE" w14:paraId="23D9E551"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72</w:t>
            </w:r>
          </w:p>
        </w:tc>
      </w:tr>
      <w:tr w:rsidR="00887C6C" w:rsidTr="547F915B" w14:paraId="4CCF7B39" w14:textId="77777777">
        <w:trPr>
          <w:cantSplit/>
          <w:jc w:val="center"/>
        </w:trPr>
        <w:tc>
          <w:tcPr>
            <w:tcW w:w="3700" w:type="dxa"/>
            <w:tcMar/>
          </w:tcPr>
          <w:p w:rsidR="00887C6C" w:rsidP="547F915B" w:rsidRDefault="00AE7CDE" w14:paraId="21E88BCE"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Requerimientos abordados en este incremento</w:t>
            </w:r>
          </w:p>
        </w:tc>
        <w:tc>
          <w:tcPr>
            <w:tcW w:w="5660" w:type="dxa"/>
            <w:tcMar/>
          </w:tcPr>
          <w:p w:rsidR="00887C6C" w:rsidP="547F915B" w:rsidRDefault="00AE7CDE" w14:paraId="44C26413"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22</w:t>
            </w:r>
          </w:p>
        </w:tc>
      </w:tr>
      <w:tr w:rsidR="00887C6C" w:rsidTr="547F915B" w14:paraId="634989D4" w14:textId="77777777">
        <w:trPr>
          <w:cantSplit/>
          <w:jc w:val="center"/>
        </w:trPr>
        <w:tc>
          <w:tcPr>
            <w:tcW w:w="3700" w:type="dxa"/>
            <w:tcMar/>
          </w:tcPr>
          <w:p w:rsidR="00887C6C" w:rsidP="547F915B" w:rsidRDefault="00AE7CDE" w14:paraId="5A29F3C4"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Porcentaje acumulado del backlog cubierto</w:t>
            </w:r>
          </w:p>
        </w:tc>
        <w:tc>
          <w:tcPr>
            <w:tcW w:w="5660" w:type="dxa"/>
            <w:tcMar/>
          </w:tcPr>
          <w:p w:rsidR="00887C6C" w:rsidP="547F915B" w:rsidRDefault="00AE7CDE" w14:paraId="03F80760"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100% (72 de 72)</w:t>
            </w:r>
          </w:p>
        </w:tc>
      </w:tr>
      <w:tr w:rsidR="00887C6C" w:rsidTr="547F915B" w14:paraId="1E39A6E4" w14:textId="77777777">
        <w:trPr>
          <w:cantSplit/>
          <w:jc w:val="center"/>
        </w:trPr>
        <w:tc>
          <w:tcPr>
            <w:tcW w:w="3700" w:type="dxa"/>
            <w:tcMar/>
          </w:tcPr>
          <w:p w:rsidR="00887C6C" w:rsidP="547F915B" w:rsidRDefault="00AE7CDE" w14:paraId="61C22E4E"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Meta metodológica exigida</w:t>
            </w:r>
          </w:p>
        </w:tc>
        <w:tc>
          <w:tcPr>
            <w:tcW w:w="5660" w:type="dxa"/>
            <w:tcMar/>
          </w:tcPr>
          <w:p w:rsidR="00887C6C" w:rsidP="547F915B" w:rsidRDefault="00AE7CDE" w14:paraId="135237C8"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100%</w:t>
            </w:r>
          </w:p>
        </w:tc>
      </w:tr>
      <w:tr w:rsidR="00887C6C" w:rsidTr="547F915B" w14:paraId="03E93E6C" w14:textId="77777777">
        <w:trPr>
          <w:cantSplit/>
          <w:jc w:val="center"/>
        </w:trPr>
        <w:tc>
          <w:tcPr>
            <w:tcW w:w="3700" w:type="dxa"/>
            <w:tcMar/>
          </w:tcPr>
          <w:p w:rsidR="00887C6C" w:rsidP="547F915B" w:rsidRDefault="00AE7CDE" w14:paraId="4EC1FE07"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Fecha límite de entrega</w:t>
            </w:r>
          </w:p>
        </w:tc>
        <w:tc>
          <w:tcPr>
            <w:tcW w:w="5660" w:type="dxa"/>
            <w:tcMar/>
          </w:tcPr>
          <w:p w:rsidR="00887C6C" w:rsidP="547F915B" w:rsidRDefault="00AE7CDE" w14:paraId="7684BC66"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Domingo 4 de octubre de 2026, 23:59 hrs</w:t>
            </w:r>
          </w:p>
        </w:tc>
      </w:tr>
      <w:tr w:rsidR="00887C6C" w:rsidTr="547F915B" w14:paraId="486F4811" w14:textId="77777777">
        <w:trPr>
          <w:cantSplit/>
          <w:jc w:val="center"/>
        </w:trPr>
        <w:tc>
          <w:tcPr>
            <w:tcW w:w="3700" w:type="dxa"/>
            <w:tcMar/>
          </w:tcPr>
          <w:p w:rsidR="00887C6C" w:rsidP="547F915B" w:rsidRDefault="00AE7CDE" w14:paraId="798F4F69"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Tecnologías empleadas</w:t>
            </w:r>
          </w:p>
        </w:tc>
        <w:tc>
          <w:tcPr>
            <w:tcW w:w="5660" w:type="dxa"/>
            <w:tcMar/>
          </w:tcPr>
          <w:p w:rsidR="00887C6C" w:rsidP="547F915B" w:rsidRDefault="00AE7CDE" w14:paraId="0B1C76D0" w14:textId="3D3A94C9">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Java 25, Java Swing con FlatLaf, MariaDB, JDBC MariaDB Connector/J, Apache POI, OpenCSV, Apache PDFBox, Tess4J y JUnit 5 detalle en el anexo A.6.1</w:t>
            </w:r>
          </w:p>
        </w:tc>
      </w:tr>
      <w:tr w:rsidR="00887C6C" w:rsidTr="547F915B" w14:paraId="5270BAE4" w14:textId="77777777">
        <w:trPr>
          <w:cantSplit/>
          <w:jc w:val="center"/>
        </w:trPr>
        <w:tc>
          <w:tcPr>
            <w:tcW w:w="3700" w:type="dxa"/>
            <w:tcMar/>
          </w:tcPr>
          <w:p w:rsidR="00887C6C" w:rsidP="547F915B" w:rsidRDefault="00AE7CDE" w14:paraId="0C8AFCA7"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Requerimientos funcionales (UR) abordados</w:t>
            </w:r>
          </w:p>
        </w:tc>
        <w:tc>
          <w:tcPr>
            <w:tcW w:w="5660" w:type="dxa"/>
            <w:tcMar/>
          </w:tcPr>
          <w:p w:rsidR="00887C6C" w:rsidP="547F915B" w:rsidRDefault="00AE7CDE" w14:paraId="748C5459" w14:textId="18579183">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UR-25, UR-29, UR-30, UR-36, UR-37, UR-46, UR-47, UR-56, UR-57, UR-58, UR-59, UR-60, UR-61, UR-64, UR-65, UR-66, UR-67, UR-68, UR-69, UR-70, UR-71 y UR-72</w:t>
            </w:r>
            <w:r w:rsidRPr="547F915B" w:rsidR="5BFFCE4B">
              <w:rPr>
                <w:rFonts w:ascii="Arial" w:hAnsi="Arial" w:eastAsia="Arial" w:cs="Arial"/>
                <w:sz w:val="20"/>
                <w:szCs w:val="20"/>
              </w:rPr>
              <w:t>,</w:t>
            </w:r>
            <w:r w:rsidRPr="547F915B" w:rsidR="61AF1559">
              <w:rPr>
                <w:rFonts w:ascii="Arial" w:hAnsi="Arial" w:eastAsia="Arial" w:cs="Arial"/>
                <w:sz w:val="20"/>
                <w:szCs w:val="20"/>
              </w:rPr>
              <w:t xml:space="preserve"> 22 UR de prioridad 3 y 4</w:t>
            </w:r>
          </w:p>
        </w:tc>
      </w:tr>
      <w:tr w:rsidR="00887C6C" w:rsidTr="547F915B" w14:paraId="3D82B66A" w14:textId="77777777">
        <w:trPr>
          <w:cantSplit/>
          <w:jc w:val="center"/>
        </w:trPr>
        <w:tc>
          <w:tcPr>
            <w:tcW w:w="3700" w:type="dxa"/>
            <w:tcMar/>
          </w:tcPr>
          <w:p w:rsidR="00887C6C" w:rsidP="547F915B" w:rsidRDefault="00AE7CDE" w14:paraId="382F2EB0"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Vistas arquitectónicas</w:t>
            </w:r>
          </w:p>
        </w:tc>
        <w:tc>
          <w:tcPr>
            <w:tcW w:w="5660" w:type="dxa"/>
            <w:tcMar/>
          </w:tcPr>
          <w:p w:rsidR="00887C6C" w:rsidP="547F915B" w:rsidRDefault="00AE7CDE" w14:paraId="135249CC" w14:textId="4F743BF1">
            <w:pPr>
              <w:spacing w:before="20" w:after="20" w:line="240" w:lineRule="auto"/>
              <w:rPr>
                <w:rFonts w:ascii="Arial" w:hAnsi="Arial" w:eastAsia="Arial" w:cs="Arial"/>
                <w:sz w:val="20"/>
                <w:szCs w:val="20"/>
              </w:rPr>
            </w:pPr>
            <w:r w:rsidRPr="547F915B" w:rsidR="61AF1559">
              <w:rPr>
                <w:rFonts w:ascii="Arial" w:hAnsi="Arial" w:eastAsia="Arial" w:cs="Arial"/>
                <w:sz w:val="20"/>
                <w:szCs w:val="20"/>
              </w:rPr>
              <w:t>Ver capítulo 4</w:t>
            </w:r>
            <w:r w:rsidRPr="547F915B" w:rsidR="0CACB09F">
              <w:rPr>
                <w:rFonts w:ascii="Arial" w:hAnsi="Arial" w:eastAsia="Arial" w:cs="Arial"/>
                <w:sz w:val="20"/>
                <w:szCs w:val="20"/>
              </w:rPr>
              <w:t>,</w:t>
            </w:r>
            <w:r w:rsidRPr="547F915B" w:rsidR="61AF1559">
              <w:rPr>
                <w:rFonts w:ascii="Arial" w:hAnsi="Arial" w:eastAsia="Arial" w:cs="Arial"/>
                <w:sz w:val="20"/>
                <w:szCs w:val="20"/>
              </w:rPr>
              <w:t xml:space="preserve"> vistas arquitectónicas 4+1 actualizadas</w:t>
            </w:r>
          </w:p>
        </w:tc>
      </w:tr>
    </w:tbl>
    <w:p w:rsidR="00887C6C" w:rsidRDefault="00AE7CDE" w14:paraId="1727B48A" w14:textId="77777777">
      <w:pPr>
        <w:spacing w:before="60" w:after="240" w:line="240" w:lineRule="auto"/>
        <w:jc w:val="center"/>
      </w:pPr>
      <w:r>
        <w:rPr>
          <w:rFonts w:ascii="Arial" w:hAnsi="Arial" w:eastAsia="Arial" w:cs="Arial"/>
          <w:i/>
          <w:iCs/>
          <w:sz w:val="18"/>
          <w:szCs w:val="18"/>
        </w:rPr>
        <w:t>Fuente: Elaborado por el equipo de proyecto en base al análisis realizado en el Documento 0.</w:t>
      </w:r>
    </w:p>
    <w:p w:rsidR="00887C6C" w:rsidRDefault="00AE7CDE" w14:paraId="703FEFAD" w14:textId="4EB20344">
      <w:pPr>
        <w:spacing w:line="360" w:lineRule="auto"/>
        <w:jc w:val="both"/>
      </w:pPr>
      <w:r w:rsidRPr="04A2E1C0">
        <w:rPr>
          <w:rFonts w:ascii="Arial" w:hAnsi="Arial" w:eastAsia="Arial" w:cs="Arial"/>
        </w:rPr>
        <w:t>Los elementos que se abordan en este incremento quedan delimitados a los 22 requerimientos funcionales listados en la Tabla 2.1, que se especifican uno a uno bajo el mismo estándar ESA de requerimientos de usuario UR utilizado en los incrementos anteriores. Con el cierre de este incremento, el proyecto alcanza el 100% de los requerimientos funcionales definidos en el Documento 0, por lo que no quedan requerimientos funcionales pendientes para el cuarto incremento.</w:t>
      </w:r>
    </w:p>
    <w:p w:rsidR="00887C6C" w:rsidRDefault="00AE7CDE" w14:paraId="018EE65B" w14:textId="77777777">
      <w:pPr>
        <w:keepNext/>
        <w:spacing w:before="240" w:after="200" w:line="276" w:lineRule="auto"/>
        <w:outlineLvl w:val="1"/>
      </w:pPr>
      <w:r>
        <w:rPr>
          <w:rFonts w:ascii="Arial" w:hAnsi="Arial" w:eastAsia="Arial" w:cs="Arial"/>
          <w:b/>
          <w:bCs/>
          <w:sz w:val="28"/>
          <w:szCs w:val="28"/>
        </w:rPr>
        <w:t>2.3 Porcentaje parcial y acumulado</w:t>
      </w:r>
    </w:p>
    <w:p w:rsidR="00887C6C" w:rsidRDefault="00AE7CDE" w14:paraId="11372D72" w14:textId="77777777">
      <w:pPr>
        <w:spacing w:line="360" w:lineRule="auto"/>
        <w:jc w:val="both"/>
      </w:pPr>
      <w:r>
        <w:rPr>
          <w:rFonts w:ascii="Arial" w:hAnsi="Arial" w:eastAsia="Arial" w:cs="Arial"/>
        </w:rPr>
        <w:t>La Tabla 2.2 resume el porcentaje parcial y acumulado de cada incremento del proyecto. La presente entrega, correspondiente al tercer incremento, aporta un avance parcial del 30,6%, con lo que el avance acumulado llega al 100% de los requerimientos funcionales.</w:t>
      </w:r>
    </w:p>
    <w:p w:rsidR="00887C6C" w:rsidRDefault="00AE7CDE" w14:paraId="226A107B" w14:textId="77777777">
      <w:pPr>
        <w:pStyle w:val="LeyendaTabla"/>
        <w:keepNext/>
        <w:spacing w:before="240"/>
      </w:pPr>
      <w:r>
        <w:t>Tabla 2.2: “Porcentajes parcial y acumulado por incremento”.</w:t>
      </w:r>
    </w:p>
    <w:tbl>
      <w:tblPr>
        <w:tblW w:w="936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80" w:type="dxa"/>
          <w:right w:w="80" w:type="dxa"/>
        </w:tblCellMar>
        <w:tblLook w:val="04A0" w:firstRow="1" w:lastRow="0" w:firstColumn="1" w:lastColumn="0" w:noHBand="0" w:noVBand="1"/>
      </w:tblPr>
      <w:tblGrid>
        <w:gridCol w:w="1950"/>
        <w:gridCol w:w="2250"/>
        <w:gridCol w:w="1000"/>
        <w:gridCol w:w="2000"/>
        <w:gridCol w:w="2160"/>
      </w:tblGrid>
      <w:tr w:rsidR="00887C6C" w:rsidTr="547F915B" w14:paraId="2CD5DBB7" w14:textId="77777777">
        <w:trPr>
          <w:cantSplit/>
          <w:tblHeader/>
          <w:jc w:val="center"/>
        </w:trPr>
        <w:tc>
          <w:tcPr>
            <w:tcW w:w="1950" w:type="dxa"/>
            <w:tcMar/>
            <w:vAlign w:val="center"/>
          </w:tcPr>
          <w:p w:rsidR="00887C6C" w:rsidP="547F915B" w:rsidRDefault="00AE7CDE" w14:paraId="0204EA9B" w14:textId="77777777">
            <w:pPr>
              <w:keepNext w:val="1"/>
              <w:spacing w:before="20" w:after="20" w:line="240" w:lineRule="auto"/>
              <w:jc w:val="center"/>
              <w:rPr>
                <w:rFonts w:ascii="Arial" w:hAnsi="Arial" w:eastAsia="Arial" w:cs="Arial"/>
                <w:b w:val="1"/>
                <w:bCs w:val="1"/>
                <w:sz w:val="20"/>
                <w:szCs w:val="20"/>
              </w:rPr>
            </w:pPr>
            <w:r w:rsidRPr="547F915B" w:rsidR="61AF1559">
              <w:rPr>
                <w:rFonts w:ascii="Arial" w:hAnsi="Arial" w:eastAsia="Arial" w:cs="Arial"/>
                <w:b w:val="1"/>
                <w:bCs w:val="1"/>
                <w:sz w:val="20"/>
                <w:szCs w:val="20"/>
              </w:rPr>
              <w:t>Incremento</w:t>
            </w:r>
          </w:p>
        </w:tc>
        <w:tc>
          <w:tcPr>
            <w:tcW w:w="2250" w:type="dxa"/>
            <w:tcMar/>
            <w:vAlign w:val="center"/>
          </w:tcPr>
          <w:p w:rsidR="00887C6C" w:rsidP="547F915B" w:rsidRDefault="00AE7CDE" w14:paraId="65D40065" w14:textId="77777777">
            <w:pPr>
              <w:keepNext w:val="1"/>
              <w:spacing w:before="20" w:after="20" w:line="240" w:lineRule="auto"/>
              <w:jc w:val="center"/>
              <w:rPr>
                <w:rFonts w:ascii="Arial" w:hAnsi="Arial" w:eastAsia="Arial" w:cs="Arial"/>
                <w:b w:val="1"/>
                <w:bCs w:val="1"/>
                <w:sz w:val="20"/>
                <w:szCs w:val="20"/>
              </w:rPr>
            </w:pPr>
            <w:r w:rsidRPr="547F915B" w:rsidR="61AF1559">
              <w:rPr>
                <w:rFonts w:ascii="Arial" w:hAnsi="Arial" w:eastAsia="Arial" w:cs="Arial"/>
                <w:b w:val="1"/>
                <w:bCs w:val="1"/>
                <w:sz w:val="20"/>
                <w:szCs w:val="20"/>
              </w:rPr>
              <w:t>Semestre</w:t>
            </w:r>
          </w:p>
        </w:tc>
        <w:tc>
          <w:tcPr>
            <w:tcW w:w="1000" w:type="dxa"/>
            <w:tcMar/>
            <w:vAlign w:val="center"/>
          </w:tcPr>
          <w:p w:rsidR="00887C6C" w:rsidP="547F915B" w:rsidRDefault="00AE7CDE" w14:paraId="56BDBC10" w14:textId="77777777">
            <w:pPr>
              <w:keepNext w:val="1"/>
              <w:spacing w:before="20" w:after="20" w:line="240" w:lineRule="auto"/>
              <w:jc w:val="center"/>
              <w:rPr>
                <w:rFonts w:ascii="Arial" w:hAnsi="Arial" w:eastAsia="Arial" w:cs="Arial"/>
                <w:b w:val="1"/>
                <w:bCs w:val="1"/>
                <w:sz w:val="20"/>
                <w:szCs w:val="20"/>
              </w:rPr>
            </w:pPr>
            <w:r w:rsidRPr="547F915B" w:rsidR="61AF1559">
              <w:rPr>
                <w:rFonts w:ascii="Arial" w:hAnsi="Arial" w:eastAsia="Arial" w:cs="Arial"/>
                <w:b w:val="1"/>
                <w:bCs w:val="1"/>
                <w:sz w:val="20"/>
                <w:szCs w:val="20"/>
              </w:rPr>
              <w:t>UR</w:t>
            </w:r>
          </w:p>
        </w:tc>
        <w:tc>
          <w:tcPr>
            <w:tcW w:w="2000" w:type="dxa"/>
            <w:tcMar/>
            <w:vAlign w:val="center"/>
          </w:tcPr>
          <w:p w:rsidR="00887C6C" w:rsidP="547F915B" w:rsidRDefault="00AE7CDE" w14:paraId="5FA22542" w14:textId="77777777">
            <w:pPr>
              <w:keepNext w:val="1"/>
              <w:spacing w:before="20" w:after="20" w:line="240" w:lineRule="auto"/>
              <w:jc w:val="center"/>
              <w:rPr>
                <w:rFonts w:ascii="Arial" w:hAnsi="Arial" w:eastAsia="Arial" w:cs="Arial"/>
                <w:b w:val="1"/>
                <w:bCs w:val="1"/>
                <w:sz w:val="20"/>
                <w:szCs w:val="20"/>
              </w:rPr>
            </w:pPr>
            <w:r w:rsidRPr="547F915B" w:rsidR="61AF1559">
              <w:rPr>
                <w:rFonts w:ascii="Arial" w:hAnsi="Arial" w:eastAsia="Arial" w:cs="Arial"/>
                <w:b w:val="1"/>
                <w:bCs w:val="1"/>
                <w:sz w:val="20"/>
                <w:szCs w:val="20"/>
              </w:rPr>
              <w:t>%Parcial</w:t>
            </w:r>
          </w:p>
        </w:tc>
        <w:tc>
          <w:tcPr>
            <w:tcW w:w="2160" w:type="dxa"/>
            <w:tcMar/>
            <w:vAlign w:val="center"/>
          </w:tcPr>
          <w:p w:rsidR="00887C6C" w:rsidP="547F915B" w:rsidRDefault="00AE7CDE" w14:paraId="69D1C586" w14:textId="77777777">
            <w:pPr>
              <w:keepNext w:val="1"/>
              <w:spacing w:before="20" w:after="20" w:line="240" w:lineRule="auto"/>
              <w:jc w:val="center"/>
              <w:rPr>
                <w:rFonts w:ascii="Arial" w:hAnsi="Arial" w:eastAsia="Arial" w:cs="Arial"/>
                <w:b w:val="1"/>
                <w:bCs w:val="1"/>
                <w:sz w:val="20"/>
                <w:szCs w:val="20"/>
              </w:rPr>
            </w:pPr>
            <w:r w:rsidRPr="547F915B" w:rsidR="61AF1559">
              <w:rPr>
                <w:rFonts w:ascii="Arial" w:hAnsi="Arial" w:eastAsia="Arial" w:cs="Arial"/>
                <w:b w:val="1"/>
                <w:bCs w:val="1"/>
                <w:sz w:val="20"/>
                <w:szCs w:val="20"/>
              </w:rPr>
              <w:t>%Acumulado</w:t>
            </w:r>
          </w:p>
        </w:tc>
      </w:tr>
      <w:tr w:rsidR="00887C6C" w:rsidTr="547F915B" w14:paraId="05717BB5" w14:textId="77777777">
        <w:trPr>
          <w:cantSplit/>
          <w:jc w:val="center"/>
        </w:trPr>
        <w:tc>
          <w:tcPr>
            <w:tcW w:w="1950" w:type="dxa"/>
            <w:tcMar/>
          </w:tcPr>
          <w:p w:rsidR="00887C6C" w:rsidP="547F915B" w:rsidRDefault="00AE7CDE" w14:paraId="7A8393A6"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Incremento 1</w:t>
            </w:r>
          </w:p>
        </w:tc>
        <w:tc>
          <w:tcPr>
            <w:tcW w:w="2250" w:type="dxa"/>
            <w:tcMar/>
          </w:tcPr>
          <w:p w:rsidR="00887C6C" w:rsidP="547F915B" w:rsidRDefault="00AE7CDE" w14:paraId="7011B255"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Primer semestre</w:t>
            </w:r>
          </w:p>
        </w:tc>
        <w:tc>
          <w:tcPr>
            <w:tcW w:w="1000" w:type="dxa"/>
            <w:tcMar/>
          </w:tcPr>
          <w:p w:rsidR="00887C6C" w:rsidP="547F915B" w:rsidRDefault="00AE7CDE" w14:paraId="1D8EB8EE" w14:textId="77777777">
            <w:pPr>
              <w:keepNext w:val="1"/>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24</w:t>
            </w:r>
          </w:p>
        </w:tc>
        <w:tc>
          <w:tcPr>
            <w:tcW w:w="2000" w:type="dxa"/>
            <w:tcMar/>
          </w:tcPr>
          <w:p w:rsidR="00887C6C" w:rsidP="547F915B" w:rsidRDefault="00AE7CDE" w14:paraId="695ACB4D" w14:textId="77777777">
            <w:pPr>
              <w:keepNext w:val="1"/>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33,33%</w:t>
            </w:r>
          </w:p>
        </w:tc>
        <w:tc>
          <w:tcPr>
            <w:tcW w:w="2160" w:type="dxa"/>
            <w:tcMar/>
          </w:tcPr>
          <w:p w:rsidR="00887C6C" w:rsidP="547F915B" w:rsidRDefault="00AE7CDE" w14:paraId="6F0CDF3E" w14:textId="77777777">
            <w:pPr>
              <w:keepNext w:val="1"/>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33,33%</w:t>
            </w:r>
          </w:p>
        </w:tc>
      </w:tr>
      <w:tr w:rsidR="00887C6C" w:rsidTr="547F915B" w14:paraId="77F9C1AB" w14:textId="77777777">
        <w:trPr>
          <w:cantSplit/>
          <w:jc w:val="center"/>
        </w:trPr>
        <w:tc>
          <w:tcPr>
            <w:tcW w:w="1950" w:type="dxa"/>
            <w:tcMar/>
          </w:tcPr>
          <w:p w:rsidR="00887C6C" w:rsidP="547F915B" w:rsidRDefault="00AE7CDE" w14:paraId="59B3BC09"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Incremento 2</w:t>
            </w:r>
          </w:p>
        </w:tc>
        <w:tc>
          <w:tcPr>
            <w:tcW w:w="2250" w:type="dxa"/>
            <w:tcMar/>
          </w:tcPr>
          <w:p w:rsidR="00887C6C" w:rsidP="547F915B" w:rsidRDefault="00AE7CDE" w14:paraId="0E485023"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Segundo semestre</w:t>
            </w:r>
          </w:p>
        </w:tc>
        <w:tc>
          <w:tcPr>
            <w:tcW w:w="1000" w:type="dxa"/>
            <w:tcMar/>
          </w:tcPr>
          <w:p w:rsidR="00887C6C" w:rsidP="547F915B" w:rsidRDefault="00AE7CDE" w14:paraId="36334656" w14:textId="77777777">
            <w:pPr>
              <w:keepNext w:val="1"/>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26</w:t>
            </w:r>
          </w:p>
        </w:tc>
        <w:tc>
          <w:tcPr>
            <w:tcW w:w="2000" w:type="dxa"/>
            <w:tcMar/>
          </w:tcPr>
          <w:p w:rsidR="00887C6C" w:rsidP="547F915B" w:rsidRDefault="00AE7CDE" w14:paraId="74A85D17" w14:textId="77777777">
            <w:pPr>
              <w:keepNext w:val="1"/>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36,1%</w:t>
            </w:r>
          </w:p>
        </w:tc>
        <w:tc>
          <w:tcPr>
            <w:tcW w:w="2160" w:type="dxa"/>
            <w:tcMar/>
          </w:tcPr>
          <w:p w:rsidR="00887C6C" w:rsidP="547F915B" w:rsidRDefault="00AE7CDE" w14:paraId="1803F46C" w14:textId="77777777">
            <w:pPr>
              <w:keepNext w:val="1"/>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69,4%</w:t>
            </w:r>
          </w:p>
        </w:tc>
      </w:tr>
      <w:tr w:rsidR="00887C6C" w:rsidTr="547F915B" w14:paraId="3E0FB4A7" w14:textId="77777777">
        <w:trPr>
          <w:cantSplit/>
          <w:jc w:val="center"/>
        </w:trPr>
        <w:tc>
          <w:tcPr>
            <w:tcW w:w="1950" w:type="dxa"/>
            <w:tcMar/>
          </w:tcPr>
          <w:p w:rsidR="00887C6C" w:rsidP="547F915B" w:rsidRDefault="00AE7CDE" w14:paraId="2E132B62"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Incremento 3</w:t>
            </w:r>
          </w:p>
        </w:tc>
        <w:tc>
          <w:tcPr>
            <w:tcW w:w="2250" w:type="dxa"/>
            <w:tcMar/>
          </w:tcPr>
          <w:p w:rsidR="00887C6C" w:rsidP="547F915B" w:rsidRDefault="00AE7CDE" w14:paraId="6D80408A"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Segundo semestre</w:t>
            </w:r>
          </w:p>
        </w:tc>
        <w:tc>
          <w:tcPr>
            <w:tcW w:w="1000" w:type="dxa"/>
            <w:tcMar/>
          </w:tcPr>
          <w:p w:rsidR="00887C6C" w:rsidP="547F915B" w:rsidRDefault="00AE7CDE" w14:paraId="07581EC8" w14:textId="77777777">
            <w:pPr>
              <w:keepNext w:val="1"/>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22</w:t>
            </w:r>
          </w:p>
        </w:tc>
        <w:tc>
          <w:tcPr>
            <w:tcW w:w="2000" w:type="dxa"/>
            <w:tcMar/>
          </w:tcPr>
          <w:p w:rsidR="00887C6C" w:rsidP="547F915B" w:rsidRDefault="00AE7CDE" w14:paraId="6ABE2C65" w14:textId="77777777">
            <w:pPr>
              <w:keepNext w:val="1"/>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30,6%</w:t>
            </w:r>
          </w:p>
        </w:tc>
        <w:tc>
          <w:tcPr>
            <w:tcW w:w="2160" w:type="dxa"/>
            <w:tcMar/>
          </w:tcPr>
          <w:p w:rsidR="00887C6C" w:rsidP="547F915B" w:rsidRDefault="00AE7CDE" w14:paraId="3F393A7F" w14:textId="77777777">
            <w:pPr>
              <w:keepNext w:val="1"/>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100%</w:t>
            </w:r>
          </w:p>
        </w:tc>
      </w:tr>
      <w:tr w:rsidR="00887C6C" w:rsidTr="547F915B" w14:paraId="386963D9" w14:textId="77777777">
        <w:trPr>
          <w:cantSplit/>
          <w:jc w:val="center"/>
        </w:trPr>
        <w:tc>
          <w:tcPr>
            <w:tcW w:w="1950" w:type="dxa"/>
            <w:tcMar/>
          </w:tcPr>
          <w:p w:rsidR="00887C6C" w:rsidP="547F915B" w:rsidRDefault="00AE7CDE" w14:paraId="46FE0C09" w14:textId="77777777">
            <w:pPr>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Total</w:t>
            </w:r>
          </w:p>
        </w:tc>
        <w:tc>
          <w:tcPr>
            <w:tcW w:w="2250" w:type="dxa"/>
            <w:tcMar/>
          </w:tcPr>
          <w:p w:rsidR="00887C6C" w:rsidP="547F915B" w:rsidRDefault="00887C6C" w14:paraId="672A6659" w14:textId="77777777">
            <w:pPr>
              <w:spacing w:before="20" w:after="20" w:line="240" w:lineRule="auto"/>
              <w:rPr>
                <w:rFonts w:ascii="Arial" w:hAnsi="Arial" w:eastAsia="Arial" w:cs="Arial"/>
                <w:sz w:val="20"/>
                <w:szCs w:val="20"/>
              </w:rPr>
            </w:pPr>
          </w:p>
        </w:tc>
        <w:tc>
          <w:tcPr>
            <w:tcW w:w="1000" w:type="dxa"/>
            <w:tcMar/>
          </w:tcPr>
          <w:p w:rsidR="00887C6C" w:rsidP="547F915B" w:rsidRDefault="00AE7CDE" w14:paraId="58B94B75" w14:textId="77777777">
            <w:pPr>
              <w:spacing w:before="20" w:after="20" w:line="240" w:lineRule="auto"/>
              <w:jc w:val="center"/>
              <w:rPr>
                <w:rFonts w:ascii="Arial" w:hAnsi="Arial" w:eastAsia="Arial" w:cs="Arial"/>
                <w:b w:val="1"/>
                <w:bCs w:val="1"/>
                <w:sz w:val="20"/>
                <w:szCs w:val="20"/>
              </w:rPr>
            </w:pPr>
            <w:r w:rsidRPr="547F915B" w:rsidR="61AF1559">
              <w:rPr>
                <w:rFonts w:ascii="Arial" w:hAnsi="Arial" w:eastAsia="Arial" w:cs="Arial"/>
                <w:b w:val="1"/>
                <w:bCs w:val="1"/>
                <w:sz w:val="20"/>
                <w:szCs w:val="20"/>
              </w:rPr>
              <w:t>72</w:t>
            </w:r>
          </w:p>
        </w:tc>
        <w:tc>
          <w:tcPr>
            <w:tcW w:w="2000" w:type="dxa"/>
            <w:tcMar/>
          </w:tcPr>
          <w:p w:rsidR="00887C6C" w:rsidP="547F915B" w:rsidRDefault="00AE7CDE" w14:paraId="0B7AE7F6" w14:textId="77777777">
            <w:pPr>
              <w:spacing w:before="20" w:after="20" w:line="240" w:lineRule="auto"/>
              <w:jc w:val="center"/>
              <w:rPr>
                <w:rFonts w:ascii="Arial" w:hAnsi="Arial" w:eastAsia="Arial" w:cs="Arial"/>
                <w:b w:val="1"/>
                <w:bCs w:val="1"/>
                <w:sz w:val="20"/>
                <w:szCs w:val="20"/>
              </w:rPr>
            </w:pPr>
            <w:r w:rsidRPr="547F915B" w:rsidR="61AF1559">
              <w:rPr>
                <w:rFonts w:ascii="Arial" w:hAnsi="Arial" w:eastAsia="Arial" w:cs="Arial"/>
                <w:b w:val="1"/>
                <w:bCs w:val="1"/>
                <w:sz w:val="20"/>
                <w:szCs w:val="20"/>
              </w:rPr>
              <w:t>100%</w:t>
            </w:r>
          </w:p>
        </w:tc>
        <w:tc>
          <w:tcPr>
            <w:tcW w:w="2160" w:type="dxa"/>
            <w:tcMar/>
          </w:tcPr>
          <w:p w:rsidR="00887C6C" w:rsidP="547F915B" w:rsidRDefault="00887C6C" w14:paraId="0A37501D" w14:textId="77777777">
            <w:pPr>
              <w:spacing w:before="20" w:after="20" w:line="240" w:lineRule="auto"/>
              <w:jc w:val="center"/>
              <w:rPr>
                <w:rFonts w:ascii="Arial" w:hAnsi="Arial" w:eastAsia="Arial" w:cs="Arial"/>
                <w:sz w:val="20"/>
                <w:szCs w:val="20"/>
              </w:rPr>
            </w:pPr>
          </w:p>
        </w:tc>
      </w:tr>
    </w:tbl>
    <w:p w:rsidR="00887C6C" w:rsidRDefault="00AE7CDE" w14:paraId="0DDFAE4C" w14:textId="77777777">
      <w:pPr>
        <w:spacing w:before="60" w:after="240" w:line="240" w:lineRule="auto"/>
        <w:jc w:val="center"/>
      </w:pPr>
      <w:r>
        <w:rPr>
          <w:rFonts w:ascii="Arial" w:hAnsi="Arial" w:eastAsia="Arial" w:cs="Arial"/>
          <w:i/>
          <w:iCs/>
          <w:sz w:val="18"/>
          <w:szCs w:val="18"/>
        </w:rPr>
        <w:t>Fuente: Elaborado por el equipo de proyecto a partir del avance registrado en cada incremento.</w:t>
      </w:r>
    </w:p>
    <w:p w:rsidR="00887C6C" w:rsidRDefault="00AE7CDE" w14:paraId="6E65E392" w14:textId="77777777">
      <w:pPr>
        <w:spacing w:line="360" w:lineRule="auto"/>
        <w:jc w:val="both"/>
      </w:pPr>
      <w:r>
        <w:rPr>
          <w:rFonts w:ascii="Arial" w:hAnsi="Arial" w:eastAsia="Arial" w:cs="Arial"/>
        </w:rPr>
        <w:t>Como antecedente, el Incremento 1 se centró en la gestión de productos, el control de acceso de usuarios y el ajuste de inventario mediante archivos, mientras que el Incremento 2 incorporó la gestión de proveedores y equivalencias, el registro y la consulta de facturas, su procesamiento y la validación de archivos de importación. El Incremento 3 se construye sobre estos módulos, reutilizando sus servicios y la estructura de datos existente.</w:t>
      </w:r>
    </w:p>
    <w:p w:rsidR="00887C6C" w:rsidRDefault="00AE7CDE" w14:paraId="242CF38D" w14:textId="77777777">
      <w:pPr>
        <w:spacing w:line="360" w:lineRule="auto"/>
        <w:jc w:val="both"/>
      </w:pPr>
      <w:r>
        <w:rPr>
          <w:rFonts w:ascii="Arial" w:hAnsi="Arial" w:eastAsia="Arial" w:cs="Arial"/>
        </w:rPr>
        <w:t>La Tabla 2.3 detalla los 22 requerimientos funcionales que se cubren en el Incremento 3, agrupados por módulo, junto con el caso de uso que materializa cada uno. Corresponden a los requerimientos que quedaban pendientes en el backlog tras el Incremento 2, y su especificación completa se presenta en la sección 2.5.</w:t>
      </w:r>
    </w:p>
    <w:p w:rsidR="00887C6C" w:rsidRDefault="00AE7CDE" w14:paraId="37781523" w14:textId="77777777">
      <w:pPr>
        <w:pStyle w:val="LeyendaTabla"/>
        <w:keepNext/>
        <w:spacing w:before="240"/>
      </w:pPr>
      <w:r>
        <w:t>Tabla 2.3: “Requerimientos funcionales a cubrir en el Incremento 3”.</w:t>
      </w:r>
    </w:p>
    <w:tbl>
      <w:tblPr>
        <w:tblW w:w="936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80" w:type="dxa"/>
          <w:right w:w="80" w:type="dxa"/>
        </w:tblCellMar>
        <w:tblLook w:val="04A0" w:firstRow="1" w:lastRow="0" w:firstColumn="1" w:lastColumn="0" w:noHBand="0" w:noVBand="1"/>
      </w:tblPr>
      <w:tblGrid>
        <w:gridCol w:w="600"/>
        <w:gridCol w:w="960"/>
        <w:gridCol w:w="3400"/>
        <w:gridCol w:w="3000"/>
        <w:gridCol w:w="1400"/>
      </w:tblGrid>
      <w:tr w:rsidR="00887C6C" w:rsidTr="547F915B" w14:paraId="6ACF6879" w14:textId="77777777">
        <w:trPr>
          <w:cantSplit/>
          <w:tblHeader/>
          <w:jc w:val="center"/>
        </w:trPr>
        <w:tc>
          <w:tcPr>
            <w:tcW w:w="600" w:type="dxa"/>
            <w:tcMar/>
            <w:vAlign w:val="center"/>
          </w:tcPr>
          <w:p w:rsidR="00887C6C" w:rsidP="547F915B" w:rsidRDefault="00AE7CDE" w14:paraId="577B9AAD" w14:textId="77777777">
            <w:pPr>
              <w:spacing w:before="20" w:after="20" w:line="240" w:lineRule="auto"/>
              <w:jc w:val="center"/>
              <w:rPr>
                <w:rFonts w:ascii="Arial" w:hAnsi="Arial" w:eastAsia="Arial" w:cs="Arial"/>
                <w:b w:val="1"/>
                <w:bCs w:val="1"/>
                <w:sz w:val="20"/>
                <w:szCs w:val="20"/>
              </w:rPr>
            </w:pPr>
            <w:r w:rsidRPr="547F915B" w:rsidR="61AF1559">
              <w:rPr>
                <w:rFonts w:ascii="Arial" w:hAnsi="Arial" w:eastAsia="Arial" w:cs="Arial"/>
                <w:b w:val="1"/>
                <w:bCs w:val="1"/>
                <w:sz w:val="20"/>
                <w:szCs w:val="20"/>
              </w:rPr>
              <w:t>N°</w:t>
            </w:r>
          </w:p>
        </w:tc>
        <w:tc>
          <w:tcPr>
            <w:tcW w:w="960" w:type="dxa"/>
            <w:tcMar/>
            <w:vAlign w:val="center"/>
          </w:tcPr>
          <w:p w:rsidR="00887C6C" w:rsidP="547F915B" w:rsidRDefault="00AE7CDE" w14:paraId="0CE2E661" w14:textId="77777777">
            <w:pPr>
              <w:spacing w:before="20" w:after="20" w:line="240" w:lineRule="auto"/>
              <w:jc w:val="center"/>
              <w:rPr>
                <w:rFonts w:ascii="Arial" w:hAnsi="Arial" w:eastAsia="Arial" w:cs="Arial"/>
                <w:b w:val="1"/>
                <w:bCs w:val="1"/>
                <w:sz w:val="20"/>
                <w:szCs w:val="20"/>
              </w:rPr>
            </w:pPr>
            <w:r w:rsidRPr="547F915B" w:rsidR="61AF1559">
              <w:rPr>
                <w:rFonts w:ascii="Arial" w:hAnsi="Arial" w:eastAsia="Arial" w:cs="Arial"/>
                <w:b w:val="1"/>
                <w:bCs w:val="1"/>
                <w:sz w:val="20"/>
                <w:szCs w:val="20"/>
              </w:rPr>
              <w:t>UR</w:t>
            </w:r>
          </w:p>
        </w:tc>
        <w:tc>
          <w:tcPr>
            <w:tcW w:w="3400" w:type="dxa"/>
            <w:tcMar/>
            <w:vAlign w:val="center"/>
          </w:tcPr>
          <w:p w:rsidR="00887C6C" w:rsidP="547F915B" w:rsidRDefault="00AE7CDE" w14:paraId="5DD62350" w14:textId="77777777">
            <w:pPr>
              <w:spacing w:before="20" w:after="20" w:line="240" w:lineRule="auto"/>
              <w:jc w:val="center"/>
              <w:rPr>
                <w:rFonts w:ascii="Arial" w:hAnsi="Arial" w:eastAsia="Arial" w:cs="Arial"/>
                <w:b w:val="1"/>
                <w:bCs w:val="1"/>
                <w:sz w:val="20"/>
                <w:szCs w:val="20"/>
              </w:rPr>
            </w:pPr>
            <w:r w:rsidRPr="547F915B" w:rsidR="61AF1559">
              <w:rPr>
                <w:rFonts w:ascii="Arial" w:hAnsi="Arial" w:eastAsia="Arial" w:cs="Arial"/>
                <w:b w:val="1"/>
                <w:bCs w:val="1"/>
                <w:sz w:val="20"/>
                <w:szCs w:val="20"/>
              </w:rPr>
              <w:t>Requerimiento</w:t>
            </w:r>
          </w:p>
        </w:tc>
        <w:tc>
          <w:tcPr>
            <w:tcW w:w="3000" w:type="dxa"/>
            <w:tcMar/>
            <w:vAlign w:val="center"/>
          </w:tcPr>
          <w:p w:rsidR="00887C6C" w:rsidP="547F915B" w:rsidRDefault="00AE7CDE" w14:paraId="7D19E584" w14:textId="77777777">
            <w:pPr>
              <w:spacing w:before="20" w:after="20" w:line="240" w:lineRule="auto"/>
              <w:jc w:val="center"/>
              <w:rPr>
                <w:rFonts w:ascii="Arial" w:hAnsi="Arial" w:eastAsia="Arial" w:cs="Arial"/>
                <w:b w:val="1"/>
                <w:bCs w:val="1"/>
                <w:sz w:val="20"/>
                <w:szCs w:val="20"/>
              </w:rPr>
            </w:pPr>
            <w:r w:rsidRPr="547F915B" w:rsidR="61AF1559">
              <w:rPr>
                <w:rFonts w:ascii="Arial" w:hAnsi="Arial" w:eastAsia="Arial" w:cs="Arial"/>
                <w:b w:val="1"/>
                <w:bCs w:val="1"/>
                <w:sz w:val="20"/>
                <w:szCs w:val="20"/>
              </w:rPr>
              <w:t>Módulo</w:t>
            </w:r>
          </w:p>
        </w:tc>
        <w:tc>
          <w:tcPr>
            <w:tcW w:w="1400" w:type="dxa"/>
            <w:tcMar/>
            <w:vAlign w:val="center"/>
          </w:tcPr>
          <w:p w:rsidR="00887C6C" w:rsidP="547F915B" w:rsidRDefault="00AE7CDE" w14:paraId="557BC3D8" w14:textId="77777777">
            <w:pPr>
              <w:spacing w:before="20" w:after="20" w:line="240" w:lineRule="auto"/>
              <w:jc w:val="center"/>
              <w:rPr>
                <w:rFonts w:ascii="Arial" w:hAnsi="Arial" w:eastAsia="Arial" w:cs="Arial"/>
                <w:b w:val="1"/>
                <w:bCs w:val="1"/>
                <w:sz w:val="20"/>
                <w:szCs w:val="20"/>
              </w:rPr>
            </w:pPr>
            <w:r w:rsidRPr="547F915B" w:rsidR="61AF1559">
              <w:rPr>
                <w:rFonts w:ascii="Arial" w:hAnsi="Arial" w:eastAsia="Arial" w:cs="Arial"/>
                <w:b w:val="1"/>
                <w:bCs w:val="1"/>
                <w:sz w:val="20"/>
                <w:szCs w:val="20"/>
              </w:rPr>
              <w:t>Caso de uso</w:t>
            </w:r>
          </w:p>
        </w:tc>
      </w:tr>
      <w:tr w:rsidR="00887C6C" w:rsidTr="547F915B" w14:paraId="2F1D90BC" w14:textId="77777777">
        <w:trPr>
          <w:cantSplit/>
          <w:jc w:val="center"/>
        </w:trPr>
        <w:tc>
          <w:tcPr>
            <w:tcW w:w="600" w:type="dxa"/>
            <w:tcMar/>
          </w:tcPr>
          <w:p w:rsidR="00887C6C" w:rsidP="547F915B" w:rsidRDefault="00AE7CDE" w14:paraId="649841BE"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1</w:t>
            </w:r>
          </w:p>
        </w:tc>
        <w:tc>
          <w:tcPr>
            <w:tcW w:w="960" w:type="dxa"/>
            <w:tcMar/>
          </w:tcPr>
          <w:p w:rsidR="00887C6C" w:rsidP="547F915B" w:rsidRDefault="00AE7CDE" w14:paraId="7E01DC8B"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UR-25</w:t>
            </w:r>
          </w:p>
        </w:tc>
        <w:tc>
          <w:tcPr>
            <w:tcW w:w="3400" w:type="dxa"/>
            <w:tcMar/>
          </w:tcPr>
          <w:p w:rsidR="00887C6C" w:rsidP="547F915B" w:rsidRDefault="00AE7CDE" w14:paraId="7ABB622C"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Exportando lista de ítems válidos</w:t>
            </w:r>
          </w:p>
        </w:tc>
        <w:tc>
          <w:tcPr>
            <w:tcW w:w="3000" w:type="dxa"/>
            <w:tcMar/>
          </w:tcPr>
          <w:p w:rsidR="00887C6C" w:rsidP="547F915B" w:rsidRDefault="00AE7CDE" w14:paraId="3C32D346"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Lectura y procesamiento de factura</w:t>
            </w:r>
          </w:p>
        </w:tc>
        <w:tc>
          <w:tcPr>
            <w:tcW w:w="1400" w:type="dxa"/>
            <w:tcMar/>
          </w:tcPr>
          <w:p w:rsidR="00887C6C" w:rsidP="547F915B" w:rsidRDefault="00AE7CDE" w14:paraId="0A003C80"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CU-62</w:t>
            </w:r>
          </w:p>
        </w:tc>
      </w:tr>
      <w:tr w:rsidR="00887C6C" w:rsidTr="547F915B" w14:paraId="453B84F2" w14:textId="77777777">
        <w:trPr>
          <w:cantSplit/>
          <w:jc w:val="center"/>
        </w:trPr>
        <w:tc>
          <w:tcPr>
            <w:tcW w:w="600" w:type="dxa"/>
            <w:tcMar/>
          </w:tcPr>
          <w:p w:rsidR="00887C6C" w:rsidP="547F915B" w:rsidRDefault="00AE7CDE" w14:paraId="18F999B5"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2</w:t>
            </w:r>
          </w:p>
        </w:tc>
        <w:tc>
          <w:tcPr>
            <w:tcW w:w="960" w:type="dxa"/>
            <w:tcMar/>
          </w:tcPr>
          <w:p w:rsidR="00887C6C" w:rsidP="547F915B" w:rsidRDefault="00AE7CDE" w14:paraId="2869BC9C"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UR-29</w:t>
            </w:r>
          </w:p>
        </w:tc>
        <w:tc>
          <w:tcPr>
            <w:tcW w:w="3400" w:type="dxa"/>
            <w:tcMar/>
          </w:tcPr>
          <w:p w:rsidR="00887C6C" w:rsidP="547F915B" w:rsidRDefault="00AE7CDE" w14:paraId="7605062C"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Exportando ítems a Excel</w:t>
            </w:r>
          </w:p>
        </w:tc>
        <w:tc>
          <w:tcPr>
            <w:tcW w:w="3000" w:type="dxa"/>
            <w:tcMar/>
          </w:tcPr>
          <w:p w:rsidR="00887C6C" w:rsidP="547F915B" w:rsidRDefault="00AE7CDE" w14:paraId="7531C5F2"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Importación y exportación de archivos</w:t>
            </w:r>
          </w:p>
        </w:tc>
        <w:tc>
          <w:tcPr>
            <w:tcW w:w="1400" w:type="dxa"/>
            <w:tcMar/>
          </w:tcPr>
          <w:p w:rsidR="00887C6C" w:rsidP="547F915B" w:rsidRDefault="00AE7CDE" w14:paraId="2542F302"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CU-63</w:t>
            </w:r>
          </w:p>
        </w:tc>
      </w:tr>
      <w:tr w:rsidR="00887C6C" w:rsidTr="547F915B" w14:paraId="02AA89BF" w14:textId="77777777">
        <w:trPr>
          <w:cantSplit/>
          <w:jc w:val="center"/>
        </w:trPr>
        <w:tc>
          <w:tcPr>
            <w:tcW w:w="600" w:type="dxa"/>
            <w:tcMar/>
          </w:tcPr>
          <w:p w:rsidR="00887C6C" w:rsidP="547F915B" w:rsidRDefault="00AE7CDE" w14:paraId="5FCD5EC4"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3</w:t>
            </w:r>
          </w:p>
        </w:tc>
        <w:tc>
          <w:tcPr>
            <w:tcW w:w="960" w:type="dxa"/>
            <w:tcMar/>
          </w:tcPr>
          <w:p w:rsidR="00887C6C" w:rsidP="547F915B" w:rsidRDefault="00AE7CDE" w14:paraId="41EBAA54"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UR-30</w:t>
            </w:r>
          </w:p>
        </w:tc>
        <w:tc>
          <w:tcPr>
            <w:tcW w:w="3400" w:type="dxa"/>
            <w:tcMar/>
          </w:tcPr>
          <w:p w:rsidR="00887C6C" w:rsidP="547F915B" w:rsidRDefault="00AE7CDE" w14:paraId="7989EF7C"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Exportando ítems a CSV</w:t>
            </w:r>
          </w:p>
        </w:tc>
        <w:tc>
          <w:tcPr>
            <w:tcW w:w="3000" w:type="dxa"/>
            <w:tcMar/>
          </w:tcPr>
          <w:p w:rsidR="00887C6C" w:rsidP="547F915B" w:rsidRDefault="00AE7CDE" w14:paraId="320501FB"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Importación y exportación de archivos</w:t>
            </w:r>
          </w:p>
        </w:tc>
        <w:tc>
          <w:tcPr>
            <w:tcW w:w="1400" w:type="dxa"/>
            <w:tcMar/>
          </w:tcPr>
          <w:p w:rsidR="00887C6C" w:rsidP="547F915B" w:rsidRDefault="00AE7CDE" w14:paraId="19853639"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CU-64</w:t>
            </w:r>
          </w:p>
        </w:tc>
      </w:tr>
      <w:tr w:rsidR="00887C6C" w:rsidTr="547F915B" w14:paraId="2F66C6D2" w14:textId="77777777">
        <w:trPr>
          <w:cantSplit/>
          <w:jc w:val="center"/>
        </w:trPr>
        <w:tc>
          <w:tcPr>
            <w:tcW w:w="600" w:type="dxa"/>
            <w:tcMar/>
          </w:tcPr>
          <w:p w:rsidR="00887C6C" w:rsidP="547F915B" w:rsidRDefault="00AE7CDE" w14:paraId="2598DEE6"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4</w:t>
            </w:r>
          </w:p>
        </w:tc>
        <w:tc>
          <w:tcPr>
            <w:tcW w:w="960" w:type="dxa"/>
            <w:tcMar/>
          </w:tcPr>
          <w:p w:rsidR="00887C6C" w:rsidP="547F915B" w:rsidRDefault="00AE7CDE" w14:paraId="62364BB6"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UR-36</w:t>
            </w:r>
          </w:p>
        </w:tc>
        <w:tc>
          <w:tcPr>
            <w:tcW w:w="3400" w:type="dxa"/>
            <w:tcMar/>
          </w:tcPr>
          <w:p w:rsidR="00887C6C" w:rsidP="547F915B" w:rsidRDefault="00AE7CDE" w14:paraId="3CB9ACEE"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Descargando plantilla de importación</w:t>
            </w:r>
          </w:p>
        </w:tc>
        <w:tc>
          <w:tcPr>
            <w:tcW w:w="3000" w:type="dxa"/>
            <w:tcMar/>
          </w:tcPr>
          <w:p w:rsidR="00887C6C" w:rsidP="547F915B" w:rsidRDefault="00AE7CDE" w14:paraId="346A142D"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Importación y exportación de archivos</w:t>
            </w:r>
          </w:p>
        </w:tc>
        <w:tc>
          <w:tcPr>
            <w:tcW w:w="1400" w:type="dxa"/>
            <w:tcMar/>
          </w:tcPr>
          <w:p w:rsidR="00887C6C" w:rsidP="547F915B" w:rsidRDefault="00AE7CDE" w14:paraId="59215BF1"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CU-65</w:t>
            </w:r>
          </w:p>
        </w:tc>
      </w:tr>
      <w:tr w:rsidR="00887C6C" w:rsidTr="547F915B" w14:paraId="7E02A612" w14:textId="77777777">
        <w:trPr>
          <w:cantSplit/>
          <w:jc w:val="center"/>
        </w:trPr>
        <w:tc>
          <w:tcPr>
            <w:tcW w:w="600" w:type="dxa"/>
            <w:tcMar/>
          </w:tcPr>
          <w:p w:rsidR="00887C6C" w:rsidP="547F915B" w:rsidRDefault="00AE7CDE" w14:paraId="78941E47"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5</w:t>
            </w:r>
          </w:p>
        </w:tc>
        <w:tc>
          <w:tcPr>
            <w:tcW w:w="960" w:type="dxa"/>
            <w:tcMar/>
          </w:tcPr>
          <w:p w:rsidR="00887C6C" w:rsidP="547F915B" w:rsidRDefault="00AE7CDE" w14:paraId="7E54F5CB"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UR-37</w:t>
            </w:r>
          </w:p>
        </w:tc>
        <w:tc>
          <w:tcPr>
            <w:tcW w:w="3400" w:type="dxa"/>
            <w:tcMar/>
          </w:tcPr>
          <w:p w:rsidR="00887C6C" w:rsidP="547F915B" w:rsidRDefault="00AE7CDE" w14:paraId="33EE1D7E"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Registrando auditoría de archivo</w:t>
            </w:r>
          </w:p>
        </w:tc>
        <w:tc>
          <w:tcPr>
            <w:tcW w:w="3000" w:type="dxa"/>
            <w:tcMar/>
          </w:tcPr>
          <w:p w:rsidR="00887C6C" w:rsidP="547F915B" w:rsidRDefault="00AE7CDE" w14:paraId="2843C541"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Importación y exportación de archivos</w:t>
            </w:r>
          </w:p>
        </w:tc>
        <w:tc>
          <w:tcPr>
            <w:tcW w:w="1400" w:type="dxa"/>
            <w:tcMar/>
          </w:tcPr>
          <w:p w:rsidR="00887C6C" w:rsidP="547F915B" w:rsidRDefault="00AE7CDE" w14:paraId="2377A168"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CU-66</w:t>
            </w:r>
          </w:p>
        </w:tc>
      </w:tr>
      <w:tr w:rsidR="00887C6C" w:rsidTr="547F915B" w14:paraId="6CD5265B" w14:textId="77777777">
        <w:trPr>
          <w:cantSplit/>
          <w:jc w:val="center"/>
        </w:trPr>
        <w:tc>
          <w:tcPr>
            <w:tcW w:w="600" w:type="dxa"/>
            <w:tcMar/>
          </w:tcPr>
          <w:p w:rsidR="00887C6C" w:rsidP="547F915B" w:rsidRDefault="00AE7CDE" w14:paraId="29B4EA11"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6</w:t>
            </w:r>
          </w:p>
        </w:tc>
        <w:tc>
          <w:tcPr>
            <w:tcW w:w="960" w:type="dxa"/>
            <w:tcMar/>
          </w:tcPr>
          <w:p w:rsidR="00887C6C" w:rsidP="547F915B" w:rsidRDefault="00AE7CDE" w14:paraId="059395A4"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UR-46</w:t>
            </w:r>
          </w:p>
        </w:tc>
        <w:tc>
          <w:tcPr>
            <w:tcW w:w="3400" w:type="dxa"/>
            <w:tcMar/>
          </w:tcPr>
          <w:p w:rsidR="00887C6C" w:rsidP="547F915B" w:rsidRDefault="00AE7CDE" w14:paraId="113FCBCC"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Revirtiendo ajuste</w:t>
            </w:r>
          </w:p>
        </w:tc>
        <w:tc>
          <w:tcPr>
            <w:tcW w:w="3000" w:type="dxa"/>
            <w:tcMar/>
          </w:tcPr>
          <w:p w:rsidR="00887C6C" w:rsidP="547F915B" w:rsidRDefault="00AE7CDE" w14:paraId="25D96D99"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Ajuste de inventario</w:t>
            </w:r>
          </w:p>
        </w:tc>
        <w:tc>
          <w:tcPr>
            <w:tcW w:w="1400" w:type="dxa"/>
            <w:tcMar/>
          </w:tcPr>
          <w:p w:rsidR="00887C6C" w:rsidP="547F915B" w:rsidRDefault="00AE7CDE" w14:paraId="3E44BB8D"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CU-67</w:t>
            </w:r>
          </w:p>
        </w:tc>
      </w:tr>
      <w:tr w:rsidR="00887C6C" w:rsidTr="547F915B" w14:paraId="4B007B25" w14:textId="77777777">
        <w:trPr>
          <w:cantSplit/>
          <w:jc w:val="center"/>
        </w:trPr>
        <w:tc>
          <w:tcPr>
            <w:tcW w:w="600" w:type="dxa"/>
            <w:tcMar/>
          </w:tcPr>
          <w:p w:rsidR="00887C6C" w:rsidP="547F915B" w:rsidRDefault="00AE7CDE" w14:paraId="75697EEC"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7</w:t>
            </w:r>
          </w:p>
        </w:tc>
        <w:tc>
          <w:tcPr>
            <w:tcW w:w="960" w:type="dxa"/>
            <w:tcMar/>
          </w:tcPr>
          <w:p w:rsidR="00887C6C" w:rsidP="547F915B" w:rsidRDefault="00AE7CDE" w14:paraId="4BDBFE3E"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UR-47</w:t>
            </w:r>
          </w:p>
        </w:tc>
        <w:tc>
          <w:tcPr>
            <w:tcW w:w="3400" w:type="dxa"/>
            <w:tcMar/>
          </w:tcPr>
          <w:p w:rsidR="00887C6C" w:rsidP="547F915B" w:rsidRDefault="00AE7CDE" w14:paraId="5C2BFC44"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Consultando historial de movimientos</w:t>
            </w:r>
          </w:p>
        </w:tc>
        <w:tc>
          <w:tcPr>
            <w:tcW w:w="3000" w:type="dxa"/>
            <w:tcMar/>
          </w:tcPr>
          <w:p w:rsidR="00887C6C" w:rsidP="547F915B" w:rsidRDefault="00AE7CDE" w14:paraId="53C74CB7"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Ajuste de inventario</w:t>
            </w:r>
          </w:p>
        </w:tc>
        <w:tc>
          <w:tcPr>
            <w:tcW w:w="1400" w:type="dxa"/>
            <w:tcMar/>
          </w:tcPr>
          <w:p w:rsidR="00887C6C" w:rsidP="547F915B" w:rsidRDefault="00AE7CDE" w14:paraId="6E7D690A"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CU-68</w:t>
            </w:r>
          </w:p>
        </w:tc>
      </w:tr>
      <w:tr w:rsidR="00887C6C" w:rsidTr="547F915B" w14:paraId="3FCC1FC8" w14:textId="77777777">
        <w:trPr>
          <w:cantSplit/>
          <w:jc w:val="center"/>
        </w:trPr>
        <w:tc>
          <w:tcPr>
            <w:tcW w:w="600" w:type="dxa"/>
            <w:tcMar/>
          </w:tcPr>
          <w:p w:rsidR="00887C6C" w:rsidP="547F915B" w:rsidRDefault="00AE7CDE" w14:paraId="44B0A208"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8</w:t>
            </w:r>
          </w:p>
        </w:tc>
        <w:tc>
          <w:tcPr>
            <w:tcW w:w="960" w:type="dxa"/>
            <w:tcMar/>
          </w:tcPr>
          <w:p w:rsidR="00887C6C" w:rsidP="547F915B" w:rsidRDefault="00AE7CDE" w14:paraId="43C7DE12"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UR-56</w:t>
            </w:r>
          </w:p>
        </w:tc>
        <w:tc>
          <w:tcPr>
            <w:tcW w:w="3400" w:type="dxa"/>
            <w:tcMar/>
          </w:tcPr>
          <w:p w:rsidR="00887C6C" w:rsidP="547F915B" w:rsidRDefault="00AE7CDE" w14:paraId="7D4B2C68"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Consultando stock e historial</w:t>
            </w:r>
          </w:p>
        </w:tc>
        <w:tc>
          <w:tcPr>
            <w:tcW w:w="3000" w:type="dxa"/>
            <w:tcMar/>
          </w:tcPr>
          <w:p w:rsidR="00887C6C" w:rsidP="547F915B" w:rsidRDefault="00AE7CDE" w14:paraId="653FE299"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Consultas, Reportes, Usuarios y Permisos</w:t>
            </w:r>
          </w:p>
        </w:tc>
        <w:tc>
          <w:tcPr>
            <w:tcW w:w="1400" w:type="dxa"/>
            <w:tcMar/>
          </w:tcPr>
          <w:p w:rsidR="00887C6C" w:rsidP="547F915B" w:rsidRDefault="00AE7CDE" w14:paraId="146A022C"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CU-69</w:t>
            </w:r>
          </w:p>
        </w:tc>
      </w:tr>
      <w:tr w:rsidR="00887C6C" w:rsidTr="547F915B" w14:paraId="406563B4" w14:textId="77777777">
        <w:trPr>
          <w:cantSplit/>
          <w:jc w:val="center"/>
        </w:trPr>
        <w:tc>
          <w:tcPr>
            <w:tcW w:w="600" w:type="dxa"/>
            <w:tcMar/>
          </w:tcPr>
          <w:p w:rsidR="00887C6C" w:rsidP="547F915B" w:rsidRDefault="00AE7CDE" w14:paraId="2B2B7304"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9</w:t>
            </w:r>
          </w:p>
        </w:tc>
        <w:tc>
          <w:tcPr>
            <w:tcW w:w="960" w:type="dxa"/>
            <w:tcMar/>
          </w:tcPr>
          <w:p w:rsidR="00887C6C" w:rsidP="547F915B" w:rsidRDefault="00AE7CDE" w14:paraId="2E13D753"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UR-57</w:t>
            </w:r>
          </w:p>
        </w:tc>
        <w:tc>
          <w:tcPr>
            <w:tcW w:w="3400" w:type="dxa"/>
            <w:tcMar/>
          </w:tcPr>
          <w:p w:rsidR="00887C6C" w:rsidP="547F915B" w:rsidRDefault="00AE7CDE" w14:paraId="6CFA8C5F"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Generando reporte de stock</w:t>
            </w:r>
          </w:p>
        </w:tc>
        <w:tc>
          <w:tcPr>
            <w:tcW w:w="3000" w:type="dxa"/>
            <w:tcMar/>
          </w:tcPr>
          <w:p w:rsidR="00887C6C" w:rsidP="547F915B" w:rsidRDefault="00AE7CDE" w14:paraId="0BAD649B"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Consultas, Reportes, Usuarios y Permisos</w:t>
            </w:r>
          </w:p>
        </w:tc>
        <w:tc>
          <w:tcPr>
            <w:tcW w:w="1400" w:type="dxa"/>
            <w:tcMar/>
          </w:tcPr>
          <w:p w:rsidR="00887C6C" w:rsidP="547F915B" w:rsidRDefault="00AE7CDE" w14:paraId="553C74EC"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CU-70</w:t>
            </w:r>
          </w:p>
        </w:tc>
      </w:tr>
      <w:tr w:rsidR="00887C6C" w:rsidTr="547F915B" w14:paraId="3CCBBACA" w14:textId="77777777">
        <w:trPr>
          <w:cantSplit/>
          <w:jc w:val="center"/>
        </w:trPr>
        <w:tc>
          <w:tcPr>
            <w:tcW w:w="600" w:type="dxa"/>
            <w:tcMar/>
          </w:tcPr>
          <w:p w:rsidR="00887C6C" w:rsidP="547F915B" w:rsidRDefault="00AE7CDE" w14:paraId="5D369756"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10</w:t>
            </w:r>
          </w:p>
        </w:tc>
        <w:tc>
          <w:tcPr>
            <w:tcW w:w="960" w:type="dxa"/>
            <w:tcMar/>
          </w:tcPr>
          <w:p w:rsidR="00887C6C" w:rsidP="547F915B" w:rsidRDefault="00AE7CDE" w14:paraId="1E56A8CF"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UR-58</w:t>
            </w:r>
          </w:p>
        </w:tc>
        <w:tc>
          <w:tcPr>
            <w:tcW w:w="3400" w:type="dxa"/>
            <w:tcMar/>
          </w:tcPr>
          <w:p w:rsidR="00887C6C" w:rsidP="547F915B" w:rsidRDefault="00AE7CDE" w14:paraId="5BCF4A06"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Reportando equivalencias faltantes</w:t>
            </w:r>
          </w:p>
        </w:tc>
        <w:tc>
          <w:tcPr>
            <w:tcW w:w="3000" w:type="dxa"/>
            <w:tcMar/>
          </w:tcPr>
          <w:p w:rsidR="00887C6C" w:rsidP="547F915B" w:rsidRDefault="00AE7CDE" w14:paraId="12BDE0AD"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Consultas, Reportes, Usuarios y Permisos</w:t>
            </w:r>
          </w:p>
        </w:tc>
        <w:tc>
          <w:tcPr>
            <w:tcW w:w="1400" w:type="dxa"/>
            <w:tcMar/>
          </w:tcPr>
          <w:p w:rsidR="00887C6C" w:rsidP="547F915B" w:rsidRDefault="00AE7CDE" w14:paraId="7138CFD7"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CU-71</w:t>
            </w:r>
          </w:p>
        </w:tc>
      </w:tr>
      <w:tr w:rsidR="00887C6C" w:rsidTr="547F915B" w14:paraId="0CE88F6D" w14:textId="77777777">
        <w:trPr>
          <w:cantSplit/>
          <w:jc w:val="center"/>
        </w:trPr>
        <w:tc>
          <w:tcPr>
            <w:tcW w:w="600" w:type="dxa"/>
            <w:tcMar/>
          </w:tcPr>
          <w:p w:rsidR="00887C6C" w:rsidP="547F915B" w:rsidRDefault="00AE7CDE" w14:paraId="4737E36C"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11</w:t>
            </w:r>
          </w:p>
        </w:tc>
        <w:tc>
          <w:tcPr>
            <w:tcW w:w="960" w:type="dxa"/>
            <w:tcMar/>
          </w:tcPr>
          <w:p w:rsidR="00887C6C" w:rsidP="547F915B" w:rsidRDefault="00AE7CDE" w14:paraId="19DAFFBA"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UR-59</w:t>
            </w:r>
          </w:p>
        </w:tc>
        <w:tc>
          <w:tcPr>
            <w:tcW w:w="3400" w:type="dxa"/>
            <w:tcMar/>
          </w:tcPr>
          <w:p w:rsidR="00887C6C" w:rsidP="547F915B" w:rsidRDefault="00AE7CDE" w14:paraId="074114FB"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Generando reporte de facturas</w:t>
            </w:r>
          </w:p>
        </w:tc>
        <w:tc>
          <w:tcPr>
            <w:tcW w:w="3000" w:type="dxa"/>
            <w:tcMar/>
          </w:tcPr>
          <w:p w:rsidR="00887C6C" w:rsidP="547F915B" w:rsidRDefault="00AE7CDE" w14:paraId="3C9E1ACD"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Consultas, Reportes, Usuarios y Permisos</w:t>
            </w:r>
          </w:p>
        </w:tc>
        <w:tc>
          <w:tcPr>
            <w:tcW w:w="1400" w:type="dxa"/>
            <w:tcMar/>
          </w:tcPr>
          <w:p w:rsidR="00887C6C" w:rsidP="547F915B" w:rsidRDefault="00AE7CDE" w14:paraId="5F66C825"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CU-72</w:t>
            </w:r>
          </w:p>
        </w:tc>
      </w:tr>
      <w:tr w:rsidR="00887C6C" w:rsidTr="547F915B" w14:paraId="6557153F" w14:textId="77777777">
        <w:trPr>
          <w:cantSplit/>
          <w:jc w:val="center"/>
        </w:trPr>
        <w:tc>
          <w:tcPr>
            <w:tcW w:w="600" w:type="dxa"/>
            <w:tcMar/>
          </w:tcPr>
          <w:p w:rsidR="00887C6C" w:rsidP="547F915B" w:rsidRDefault="00AE7CDE" w14:paraId="4B73E586"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12</w:t>
            </w:r>
          </w:p>
        </w:tc>
        <w:tc>
          <w:tcPr>
            <w:tcW w:w="960" w:type="dxa"/>
            <w:tcMar/>
          </w:tcPr>
          <w:p w:rsidR="00887C6C" w:rsidP="547F915B" w:rsidRDefault="00AE7CDE" w14:paraId="7B0302A6"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UR-60</w:t>
            </w:r>
          </w:p>
        </w:tc>
        <w:tc>
          <w:tcPr>
            <w:tcW w:w="3400" w:type="dxa"/>
            <w:tcMar/>
          </w:tcPr>
          <w:p w:rsidR="00887C6C" w:rsidP="547F915B" w:rsidRDefault="00AE7CDE" w14:paraId="7EF759C1"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Generando reporte de movimientos</w:t>
            </w:r>
          </w:p>
        </w:tc>
        <w:tc>
          <w:tcPr>
            <w:tcW w:w="3000" w:type="dxa"/>
            <w:tcMar/>
          </w:tcPr>
          <w:p w:rsidR="00887C6C" w:rsidP="547F915B" w:rsidRDefault="00AE7CDE" w14:paraId="2BF2EA4F"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Consultas, Reportes, Usuarios y Permisos</w:t>
            </w:r>
          </w:p>
        </w:tc>
        <w:tc>
          <w:tcPr>
            <w:tcW w:w="1400" w:type="dxa"/>
            <w:tcMar/>
          </w:tcPr>
          <w:p w:rsidR="00887C6C" w:rsidP="547F915B" w:rsidRDefault="00AE7CDE" w14:paraId="3E41DA7A"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CU-73</w:t>
            </w:r>
          </w:p>
        </w:tc>
      </w:tr>
      <w:tr w:rsidR="00887C6C" w:rsidTr="547F915B" w14:paraId="298F0CF0" w14:textId="77777777">
        <w:trPr>
          <w:cantSplit/>
          <w:jc w:val="center"/>
        </w:trPr>
        <w:tc>
          <w:tcPr>
            <w:tcW w:w="600" w:type="dxa"/>
            <w:tcMar/>
          </w:tcPr>
          <w:p w:rsidR="00887C6C" w:rsidP="547F915B" w:rsidRDefault="00AE7CDE" w14:paraId="39F18D26"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13</w:t>
            </w:r>
          </w:p>
        </w:tc>
        <w:tc>
          <w:tcPr>
            <w:tcW w:w="960" w:type="dxa"/>
            <w:tcMar/>
          </w:tcPr>
          <w:p w:rsidR="00887C6C" w:rsidP="547F915B" w:rsidRDefault="00AE7CDE" w14:paraId="23A3888F"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UR-61</w:t>
            </w:r>
          </w:p>
        </w:tc>
        <w:tc>
          <w:tcPr>
            <w:tcW w:w="3400" w:type="dxa"/>
            <w:tcMar/>
          </w:tcPr>
          <w:p w:rsidR="00887C6C" w:rsidP="547F915B" w:rsidRDefault="00AE7CDE" w14:paraId="2B3CA36E"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Exportando reportes a Excel</w:t>
            </w:r>
          </w:p>
        </w:tc>
        <w:tc>
          <w:tcPr>
            <w:tcW w:w="3000" w:type="dxa"/>
            <w:tcMar/>
          </w:tcPr>
          <w:p w:rsidR="00887C6C" w:rsidP="547F915B" w:rsidRDefault="00AE7CDE" w14:paraId="334142E8"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Consultas, Reportes, Usuarios y Permisos</w:t>
            </w:r>
          </w:p>
        </w:tc>
        <w:tc>
          <w:tcPr>
            <w:tcW w:w="1400" w:type="dxa"/>
            <w:tcMar/>
          </w:tcPr>
          <w:p w:rsidR="00887C6C" w:rsidP="547F915B" w:rsidRDefault="00AE7CDE" w14:paraId="0F0DD1F3"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CU-74</w:t>
            </w:r>
          </w:p>
        </w:tc>
      </w:tr>
      <w:tr w:rsidR="00887C6C" w:rsidTr="547F915B" w14:paraId="517C1585" w14:textId="77777777">
        <w:trPr>
          <w:cantSplit/>
          <w:jc w:val="center"/>
        </w:trPr>
        <w:tc>
          <w:tcPr>
            <w:tcW w:w="600" w:type="dxa"/>
            <w:tcMar/>
          </w:tcPr>
          <w:p w:rsidR="00887C6C" w:rsidP="547F915B" w:rsidRDefault="00AE7CDE" w14:paraId="4E1E336A"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14</w:t>
            </w:r>
          </w:p>
        </w:tc>
        <w:tc>
          <w:tcPr>
            <w:tcW w:w="960" w:type="dxa"/>
            <w:tcMar/>
          </w:tcPr>
          <w:p w:rsidR="00887C6C" w:rsidP="547F915B" w:rsidRDefault="00AE7CDE" w14:paraId="24E5DE24"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UR-64</w:t>
            </w:r>
          </w:p>
        </w:tc>
        <w:tc>
          <w:tcPr>
            <w:tcW w:w="3400" w:type="dxa"/>
            <w:tcMar/>
          </w:tcPr>
          <w:p w:rsidR="00887C6C" w:rsidP="547F915B" w:rsidRDefault="00AE7CDE" w14:paraId="391BDF7B"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Iniciando venta</w:t>
            </w:r>
          </w:p>
        </w:tc>
        <w:tc>
          <w:tcPr>
            <w:tcW w:w="3000" w:type="dxa"/>
            <w:tcMar/>
          </w:tcPr>
          <w:p w:rsidR="00887C6C" w:rsidP="547F915B" w:rsidRDefault="00AE7CDE" w14:paraId="59BEBE61"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Gestión de venta</w:t>
            </w:r>
          </w:p>
        </w:tc>
        <w:tc>
          <w:tcPr>
            <w:tcW w:w="1400" w:type="dxa"/>
            <w:tcMar/>
          </w:tcPr>
          <w:p w:rsidR="00887C6C" w:rsidP="547F915B" w:rsidRDefault="00AE7CDE" w14:paraId="24AFE9D7"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CU-75</w:t>
            </w:r>
          </w:p>
        </w:tc>
      </w:tr>
      <w:tr w:rsidR="00887C6C" w:rsidTr="547F915B" w14:paraId="699445B7" w14:textId="77777777">
        <w:trPr>
          <w:cantSplit/>
          <w:jc w:val="center"/>
        </w:trPr>
        <w:tc>
          <w:tcPr>
            <w:tcW w:w="600" w:type="dxa"/>
            <w:tcMar/>
          </w:tcPr>
          <w:p w:rsidR="00887C6C" w:rsidP="547F915B" w:rsidRDefault="00AE7CDE" w14:paraId="33CFEC6B"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15</w:t>
            </w:r>
          </w:p>
        </w:tc>
        <w:tc>
          <w:tcPr>
            <w:tcW w:w="960" w:type="dxa"/>
            <w:tcMar/>
          </w:tcPr>
          <w:p w:rsidR="00887C6C" w:rsidP="547F915B" w:rsidRDefault="00AE7CDE" w14:paraId="7BD05AC9"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UR-65</w:t>
            </w:r>
          </w:p>
        </w:tc>
        <w:tc>
          <w:tcPr>
            <w:tcW w:w="3400" w:type="dxa"/>
            <w:tcMar/>
          </w:tcPr>
          <w:p w:rsidR="00887C6C" w:rsidP="547F915B" w:rsidRDefault="00AE7CDE" w14:paraId="0F98614D"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Agregando productos a la venta</w:t>
            </w:r>
          </w:p>
        </w:tc>
        <w:tc>
          <w:tcPr>
            <w:tcW w:w="3000" w:type="dxa"/>
            <w:tcMar/>
          </w:tcPr>
          <w:p w:rsidR="00887C6C" w:rsidP="547F915B" w:rsidRDefault="00AE7CDE" w14:paraId="549522D8"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Gestión de venta</w:t>
            </w:r>
          </w:p>
        </w:tc>
        <w:tc>
          <w:tcPr>
            <w:tcW w:w="1400" w:type="dxa"/>
            <w:tcMar/>
          </w:tcPr>
          <w:p w:rsidR="00887C6C" w:rsidP="547F915B" w:rsidRDefault="00AE7CDE" w14:paraId="2D555ED5"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CU-76</w:t>
            </w:r>
          </w:p>
        </w:tc>
      </w:tr>
      <w:tr w:rsidR="00887C6C" w:rsidTr="547F915B" w14:paraId="6D64A0B3" w14:textId="77777777">
        <w:trPr>
          <w:cantSplit/>
          <w:jc w:val="center"/>
        </w:trPr>
        <w:tc>
          <w:tcPr>
            <w:tcW w:w="600" w:type="dxa"/>
            <w:tcMar/>
          </w:tcPr>
          <w:p w:rsidR="00887C6C" w:rsidP="547F915B" w:rsidRDefault="00AE7CDE" w14:paraId="0EB5E791"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16</w:t>
            </w:r>
          </w:p>
        </w:tc>
        <w:tc>
          <w:tcPr>
            <w:tcW w:w="960" w:type="dxa"/>
            <w:tcMar/>
          </w:tcPr>
          <w:p w:rsidR="00887C6C" w:rsidP="547F915B" w:rsidRDefault="00AE7CDE" w14:paraId="5A75B0E7"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UR-66</w:t>
            </w:r>
          </w:p>
        </w:tc>
        <w:tc>
          <w:tcPr>
            <w:tcW w:w="3400" w:type="dxa"/>
            <w:tcMar/>
          </w:tcPr>
          <w:p w:rsidR="00887C6C" w:rsidP="547F915B" w:rsidRDefault="00AE7CDE" w14:paraId="2C35043B"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Validando stock disponible</w:t>
            </w:r>
          </w:p>
        </w:tc>
        <w:tc>
          <w:tcPr>
            <w:tcW w:w="3000" w:type="dxa"/>
            <w:tcMar/>
          </w:tcPr>
          <w:p w:rsidR="00887C6C" w:rsidP="547F915B" w:rsidRDefault="00AE7CDE" w14:paraId="53EE353D"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Gestión de venta</w:t>
            </w:r>
          </w:p>
        </w:tc>
        <w:tc>
          <w:tcPr>
            <w:tcW w:w="1400" w:type="dxa"/>
            <w:tcMar/>
          </w:tcPr>
          <w:p w:rsidR="00887C6C" w:rsidP="547F915B" w:rsidRDefault="00AE7CDE" w14:paraId="7CFA84AA"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CU-77</w:t>
            </w:r>
          </w:p>
        </w:tc>
      </w:tr>
      <w:tr w:rsidR="00887C6C" w:rsidTr="547F915B" w14:paraId="556ADEAF" w14:textId="77777777">
        <w:trPr>
          <w:cantSplit/>
          <w:jc w:val="center"/>
        </w:trPr>
        <w:tc>
          <w:tcPr>
            <w:tcW w:w="600" w:type="dxa"/>
            <w:tcMar/>
          </w:tcPr>
          <w:p w:rsidR="00887C6C" w:rsidP="547F915B" w:rsidRDefault="00AE7CDE" w14:paraId="111B77A1"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17</w:t>
            </w:r>
          </w:p>
        </w:tc>
        <w:tc>
          <w:tcPr>
            <w:tcW w:w="960" w:type="dxa"/>
            <w:tcMar/>
          </w:tcPr>
          <w:p w:rsidR="00887C6C" w:rsidP="547F915B" w:rsidRDefault="00AE7CDE" w14:paraId="7FF15FE5"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UR-67</w:t>
            </w:r>
          </w:p>
        </w:tc>
        <w:tc>
          <w:tcPr>
            <w:tcW w:w="3400" w:type="dxa"/>
            <w:tcMar/>
          </w:tcPr>
          <w:p w:rsidR="00887C6C" w:rsidP="547F915B" w:rsidRDefault="00AE7CDE" w14:paraId="0C5BB015"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Calculando total de venta</w:t>
            </w:r>
          </w:p>
        </w:tc>
        <w:tc>
          <w:tcPr>
            <w:tcW w:w="3000" w:type="dxa"/>
            <w:tcMar/>
          </w:tcPr>
          <w:p w:rsidR="00887C6C" w:rsidP="547F915B" w:rsidRDefault="00AE7CDE" w14:paraId="61DFD5D9"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Gestión de venta</w:t>
            </w:r>
          </w:p>
        </w:tc>
        <w:tc>
          <w:tcPr>
            <w:tcW w:w="1400" w:type="dxa"/>
            <w:tcMar/>
          </w:tcPr>
          <w:p w:rsidR="00887C6C" w:rsidP="547F915B" w:rsidRDefault="00AE7CDE" w14:paraId="408043B9"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CU-78</w:t>
            </w:r>
          </w:p>
        </w:tc>
      </w:tr>
      <w:tr w:rsidR="00887C6C" w:rsidTr="547F915B" w14:paraId="27181041" w14:textId="77777777">
        <w:trPr>
          <w:cantSplit/>
          <w:jc w:val="center"/>
        </w:trPr>
        <w:tc>
          <w:tcPr>
            <w:tcW w:w="600" w:type="dxa"/>
            <w:tcMar/>
          </w:tcPr>
          <w:p w:rsidR="00887C6C" w:rsidP="547F915B" w:rsidRDefault="00AE7CDE" w14:paraId="526D80A2"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18</w:t>
            </w:r>
          </w:p>
        </w:tc>
        <w:tc>
          <w:tcPr>
            <w:tcW w:w="960" w:type="dxa"/>
            <w:tcMar/>
          </w:tcPr>
          <w:p w:rsidR="00887C6C" w:rsidP="547F915B" w:rsidRDefault="00AE7CDE" w14:paraId="2DB3760E"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UR-68</w:t>
            </w:r>
          </w:p>
        </w:tc>
        <w:tc>
          <w:tcPr>
            <w:tcW w:w="3400" w:type="dxa"/>
            <w:tcMar/>
          </w:tcPr>
          <w:p w:rsidR="00887C6C" w:rsidP="547F915B" w:rsidRDefault="00AE7CDE" w14:paraId="6CD499BF"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Registrando pago de venta</w:t>
            </w:r>
          </w:p>
        </w:tc>
        <w:tc>
          <w:tcPr>
            <w:tcW w:w="3000" w:type="dxa"/>
            <w:tcMar/>
          </w:tcPr>
          <w:p w:rsidR="00887C6C" w:rsidP="547F915B" w:rsidRDefault="00AE7CDE" w14:paraId="5115D684"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Gestión de venta</w:t>
            </w:r>
          </w:p>
        </w:tc>
        <w:tc>
          <w:tcPr>
            <w:tcW w:w="1400" w:type="dxa"/>
            <w:tcMar/>
          </w:tcPr>
          <w:p w:rsidR="00887C6C" w:rsidP="547F915B" w:rsidRDefault="00AE7CDE" w14:paraId="53841529"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CU-79</w:t>
            </w:r>
          </w:p>
        </w:tc>
      </w:tr>
      <w:tr w:rsidR="00887C6C" w:rsidTr="547F915B" w14:paraId="0BDB3BF7" w14:textId="77777777">
        <w:trPr>
          <w:cantSplit/>
          <w:jc w:val="center"/>
        </w:trPr>
        <w:tc>
          <w:tcPr>
            <w:tcW w:w="600" w:type="dxa"/>
            <w:tcMar/>
          </w:tcPr>
          <w:p w:rsidR="00887C6C" w:rsidP="547F915B" w:rsidRDefault="00AE7CDE" w14:paraId="2847A633"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19</w:t>
            </w:r>
          </w:p>
        </w:tc>
        <w:tc>
          <w:tcPr>
            <w:tcW w:w="960" w:type="dxa"/>
            <w:tcMar/>
          </w:tcPr>
          <w:p w:rsidR="00887C6C" w:rsidP="547F915B" w:rsidRDefault="00AE7CDE" w14:paraId="2FF1D268"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UR-69</w:t>
            </w:r>
          </w:p>
        </w:tc>
        <w:tc>
          <w:tcPr>
            <w:tcW w:w="3400" w:type="dxa"/>
            <w:tcMar/>
          </w:tcPr>
          <w:p w:rsidR="00887C6C" w:rsidP="547F915B" w:rsidRDefault="00AE7CDE" w14:paraId="48B7FE53"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Confirmando venta</w:t>
            </w:r>
          </w:p>
        </w:tc>
        <w:tc>
          <w:tcPr>
            <w:tcW w:w="3000" w:type="dxa"/>
            <w:tcMar/>
          </w:tcPr>
          <w:p w:rsidR="00887C6C" w:rsidP="547F915B" w:rsidRDefault="00AE7CDE" w14:paraId="2704AB70"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Gestión de venta</w:t>
            </w:r>
          </w:p>
        </w:tc>
        <w:tc>
          <w:tcPr>
            <w:tcW w:w="1400" w:type="dxa"/>
            <w:tcMar/>
          </w:tcPr>
          <w:p w:rsidR="00887C6C" w:rsidP="547F915B" w:rsidRDefault="00AE7CDE" w14:paraId="2117BDB8"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CU-80</w:t>
            </w:r>
          </w:p>
        </w:tc>
      </w:tr>
      <w:tr w:rsidR="00887C6C" w:rsidTr="547F915B" w14:paraId="17AEF03B" w14:textId="77777777">
        <w:trPr>
          <w:cantSplit/>
          <w:jc w:val="center"/>
        </w:trPr>
        <w:tc>
          <w:tcPr>
            <w:tcW w:w="600" w:type="dxa"/>
            <w:tcMar/>
          </w:tcPr>
          <w:p w:rsidR="00887C6C" w:rsidP="547F915B" w:rsidRDefault="00AE7CDE" w14:paraId="5007C906"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20</w:t>
            </w:r>
          </w:p>
        </w:tc>
        <w:tc>
          <w:tcPr>
            <w:tcW w:w="960" w:type="dxa"/>
            <w:tcMar/>
          </w:tcPr>
          <w:p w:rsidR="00887C6C" w:rsidP="547F915B" w:rsidRDefault="00AE7CDE" w14:paraId="51833E02"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UR-70</w:t>
            </w:r>
          </w:p>
        </w:tc>
        <w:tc>
          <w:tcPr>
            <w:tcW w:w="3400" w:type="dxa"/>
            <w:tcMar/>
          </w:tcPr>
          <w:p w:rsidR="00887C6C" w:rsidP="547F915B" w:rsidRDefault="00AE7CDE" w14:paraId="59FD5998"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Actualizando stock por venta</w:t>
            </w:r>
          </w:p>
        </w:tc>
        <w:tc>
          <w:tcPr>
            <w:tcW w:w="3000" w:type="dxa"/>
            <w:tcMar/>
          </w:tcPr>
          <w:p w:rsidR="00887C6C" w:rsidP="547F915B" w:rsidRDefault="00AE7CDE" w14:paraId="0EA0D8C3"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Gestión de venta</w:t>
            </w:r>
          </w:p>
        </w:tc>
        <w:tc>
          <w:tcPr>
            <w:tcW w:w="1400" w:type="dxa"/>
            <w:tcMar/>
          </w:tcPr>
          <w:p w:rsidR="00887C6C" w:rsidP="547F915B" w:rsidRDefault="00AE7CDE" w14:paraId="55059328"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CU-81</w:t>
            </w:r>
          </w:p>
        </w:tc>
      </w:tr>
      <w:tr w:rsidR="00887C6C" w:rsidTr="547F915B" w14:paraId="7699C109" w14:textId="77777777">
        <w:trPr>
          <w:cantSplit/>
          <w:jc w:val="center"/>
        </w:trPr>
        <w:tc>
          <w:tcPr>
            <w:tcW w:w="600" w:type="dxa"/>
            <w:tcMar/>
          </w:tcPr>
          <w:p w:rsidR="00887C6C" w:rsidP="547F915B" w:rsidRDefault="00AE7CDE" w14:paraId="7B568215"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21</w:t>
            </w:r>
          </w:p>
        </w:tc>
        <w:tc>
          <w:tcPr>
            <w:tcW w:w="960" w:type="dxa"/>
            <w:tcMar/>
          </w:tcPr>
          <w:p w:rsidR="00887C6C" w:rsidP="547F915B" w:rsidRDefault="00AE7CDE" w14:paraId="3E3C0744"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UR-71</w:t>
            </w:r>
          </w:p>
        </w:tc>
        <w:tc>
          <w:tcPr>
            <w:tcW w:w="3400" w:type="dxa"/>
            <w:tcMar/>
          </w:tcPr>
          <w:p w:rsidR="00887C6C" w:rsidP="547F915B" w:rsidRDefault="00AE7CDE" w14:paraId="07ED310A"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Registrando movimiento de venta</w:t>
            </w:r>
          </w:p>
        </w:tc>
        <w:tc>
          <w:tcPr>
            <w:tcW w:w="3000" w:type="dxa"/>
            <w:tcMar/>
          </w:tcPr>
          <w:p w:rsidR="00887C6C" w:rsidP="547F915B" w:rsidRDefault="00AE7CDE" w14:paraId="51489C34"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Gestión de venta</w:t>
            </w:r>
          </w:p>
        </w:tc>
        <w:tc>
          <w:tcPr>
            <w:tcW w:w="1400" w:type="dxa"/>
            <w:tcMar/>
          </w:tcPr>
          <w:p w:rsidR="00887C6C" w:rsidP="547F915B" w:rsidRDefault="00AE7CDE" w14:paraId="38B210E1"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CU-82</w:t>
            </w:r>
          </w:p>
        </w:tc>
      </w:tr>
      <w:tr w:rsidR="00887C6C" w:rsidTr="547F915B" w14:paraId="5FBF6482" w14:textId="77777777">
        <w:trPr>
          <w:cantSplit/>
          <w:jc w:val="center"/>
        </w:trPr>
        <w:tc>
          <w:tcPr>
            <w:tcW w:w="600" w:type="dxa"/>
            <w:tcMar/>
          </w:tcPr>
          <w:p w:rsidR="00887C6C" w:rsidP="547F915B" w:rsidRDefault="00AE7CDE" w14:paraId="43538BBD"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22</w:t>
            </w:r>
          </w:p>
        </w:tc>
        <w:tc>
          <w:tcPr>
            <w:tcW w:w="960" w:type="dxa"/>
            <w:tcMar/>
          </w:tcPr>
          <w:p w:rsidR="00887C6C" w:rsidP="547F915B" w:rsidRDefault="00AE7CDE" w14:paraId="78172E30"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UR-72</w:t>
            </w:r>
          </w:p>
        </w:tc>
        <w:tc>
          <w:tcPr>
            <w:tcW w:w="3400" w:type="dxa"/>
            <w:tcMar/>
          </w:tcPr>
          <w:p w:rsidR="00887C6C" w:rsidP="547F915B" w:rsidRDefault="00AE7CDE" w14:paraId="0A3EB9D0"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Emitiendo comprobante de venta</w:t>
            </w:r>
          </w:p>
        </w:tc>
        <w:tc>
          <w:tcPr>
            <w:tcW w:w="3000" w:type="dxa"/>
            <w:tcMar/>
          </w:tcPr>
          <w:p w:rsidR="00887C6C" w:rsidP="547F915B" w:rsidRDefault="00AE7CDE" w14:paraId="5024614F"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Gestión de venta</w:t>
            </w:r>
          </w:p>
        </w:tc>
        <w:tc>
          <w:tcPr>
            <w:tcW w:w="1400" w:type="dxa"/>
            <w:tcMar/>
          </w:tcPr>
          <w:p w:rsidR="00887C6C" w:rsidP="547F915B" w:rsidRDefault="00AE7CDE" w14:paraId="1B424BEB"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CU-83</w:t>
            </w:r>
          </w:p>
        </w:tc>
      </w:tr>
    </w:tbl>
    <w:p w:rsidR="00887C6C" w:rsidRDefault="00AE7CDE" w14:paraId="017234A9" w14:textId="77777777">
      <w:pPr>
        <w:spacing w:before="60" w:after="240" w:line="240" w:lineRule="auto"/>
        <w:jc w:val="center"/>
      </w:pPr>
      <w:r>
        <w:rPr>
          <w:rFonts w:ascii="Arial" w:hAnsi="Arial" w:eastAsia="Arial" w:cs="Arial"/>
          <w:i/>
          <w:iCs/>
          <w:sz w:val="18"/>
          <w:szCs w:val="18"/>
        </w:rPr>
        <w:t>Fuente: Elaborado por el equipo de proyecto a partir del backlog priorizado del Documento 0.</w:t>
      </w:r>
    </w:p>
    <w:p w:rsidR="00887C6C" w:rsidRDefault="00AE7CDE" w14:paraId="06F2FBCD" w14:textId="77777777">
      <w:pPr>
        <w:keepNext/>
        <w:spacing w:before="240" w:after="200" w:line="276" w:lineRule="auto"/>
        <w:outlineLvl w:val="1"/>
      </w:pPr>
      <w:r>
        <w:rPr>
          <w:rFonts w:ascii="Arial" w:hAnsi="Arial" w:eastAsia="Arial" w:cs="Arial"/>
          <w:b/>
          <w:bCs/>
          <w:sz w:val="28"/>
          <w:szCs w:val="28"/>
        </w:rPr>
        <w:t>2.4 Casos de uso</w:t>
      </w:r>
    </w:p>
    <w:p w:rsidR="00887C6C" w:rsidRDefault="00AE7CDE" w14:paraId="72B48A2C" w14:textId="37F20905">
      <w:pPr>
        <w:spacing w:line="360" w:lineRule="auto"/>
        <w:jc w:val="both"/>
      </w:pPr>
      <w:r>
        <w:rPr>
          <w:rFonts w:ascii="Arial" w:hAnsi="Arial" w:eastAsia="Arial" w:cs="Arial"/>
        </w:rPr>
        <w:t>Los 22 requerimientos funcionales del incremento se materializan en 22 casos de uso, uno por requerimiento, numerados de forma correlativa desde el CU-62, a continuación del último caso de uso del Incremento 2</w:t>
      </w:r>
      <w:r w:rsidR="00B96AC8">
        <w:rPr>
          <w:rFonts w:ascii="Arial" w:hAnsi="Arial" w:eastAsia="Arial" w:cs="Arial"/>
        </w:rPr>
        <w:t xml:space="preserve">, el </w:t>
      </w:r>
      <w:r>
        <w:rPr>
          <w:rFonts w:ascii="Arial" w:hAnsi="Arial" w:eastAsia="Arial" w:cs="Arial"/>
        </w:rPr>
        <w:t>CU-61. Esta correspondencia uno a uno entre requerimiento y caso de uso se mantiene desde los incrementos anteriores y permite seguir cada funcionalidad desde su especificación</w:t>
      </w:r>
      <w:r w:rsidR="00B96AC8">
        <w:rPr>
          <w:rFonts w:ascii="Arial" w:hAnsi="Arial" w:eastAsia="Arial" w:cs="Arial"/>
        </w:rPr>
        <w:t xml:space="preserve">, mostrada en la </w:t>
      </w:r>
      <w:r>
        <w:rPr>
          <w:rFonts w:ascii="Arial" w:hAnsi="Arial" w:eastAsia="Arial" w:cs="Arial"/>
        </w:rPr>
        <w:t>sección 2.5 hasta su diagrama</w:t>
      </w:r>
      <w:r w:rsidR="00B96AC8">
        <w:rPr>
          <w:rFonts w:ascii="Arial" w:hAnsi="Arial" w:eastAsia="Arial" w:cs="Arial"/>
        </w:rPr>
        <w:t xml:space="preserve">, en la </w:t>
      </w:r>
      <w:r>
        <w:rPr>
          <w:rFonts w:ascii="Arial" w:hAnsi="Arial" w:eastAsia="Arial" w:cs="Arial"/>
        </w:rPr>
        <w:t xml:space="preserve">sección 2.6, su descripción extendida </w:t>
      </w:r>
      <w:r w:rsidR="00B96AC8">
        <w:rPr>
          <w:rFonts w:ascii="Arial" w:hAnsi="Arial" w:eastAsia="Arial" w:cs="Arial"/>
        </w:rPr>
        <w:t xml:space="preserve">en la </w:t>
      </w:r>
      <w:r>
        <w:rPr>
          <w:rFonts w:ascii="Arial" w:hAnsi="Arial" w:eastAsia="Arial" w:cs="Arial"/>
        </w:rPr>
        <w:t xml:space="preserve">sección 2.7 y la matriz de trazabilidad </w:t>
      </w:r>
      <w:r w:rsidR="00B96AC8">
        <w:rPr>
          <w:rFonts w:ascii="Arial" w:hAnsi="Arial" w:eastAsia="Arial" w:cs="Arial"/>
        </w:rPr>
        <w:t xml:space="preserve">en la </w:t>
      </w:r>
      <w:r>
        <w:rPr>
          <w:rFonts w:ascii="Arial" w:hAnsi="Arial" w:eastAsia="Arial" w:cs="Arial"/>
        </w:rPr>
        <w:t>sección 2.9.</w:t>
      </w:r>
    </w:p>
    <w:p w:rsidR="00887C6C" w:rsidRDefault="00AE7CDE" w14:paraId="01A44439" w14:textId="77777777">
      <w:pPr>
        <w:spacing w:line="360" w:lineRule="auto"/>
        <w:jc w:val="both"/>
      </w:pPr>
      <w:r>
        <w:rPr>
          <w:rFonts w:ascii="Arial" w:hAnsi="Arial" w:eastAsia="Arial" w:cs="Arial"/>
        </w:rPr>
        <w:t>Los casos de uso se nombran en gerundio, siguiendo la convención de los incrementos anteriores, de modo que cada nombre describe la acción que el actor o el sistema se encuentra realizando, por ejemplo «Revirtiendo ajuste» o «Confirmando venta». En ellos participan los tres actores definidos para el sistema, que corresponden a los perfiles de usuario de la aplicación:</w:t>
      </w:r>
    </w:p>
    <w:p w:rsidR="00887C6C" w:rsidRDefault="00AE7CDE" w14:paraId="5774C7A0" w14:textId="77777777">
      <w:pPr>
        <w:pStyle w:val="ListParagraph"/>
        <w:numPr>
          <w:ilvl w:val="0"/>
          <w:numId w:val="5"/>
        </w:numPr>
        <w:spacing w:after="100" w:line="360" w:lineRule="auto"/>
        <w:jc w:val="both"/>
      </w:pPr>
      <w:r>
        <w:rPr>
          <w:rFonts w:ascii="Arial" w:hAnsi="Arial" w:eastAsia="Arial" w:cs="Arial"/>
          <w:b/>
          <w:bCs/>
        </w:rPr>
        <w:t xml:space="preserve">Administrador: </w:t>
      </w:r>
      <w:r>
        <w:rPr>
          <w:rFonts w:ascii="Arial" w:hAnsi="Arial" w:eastAsia="Arial" w:cs="Arial"/>
        </w:rPr>
        <w:t>accede a los módulos de productos, proveedores, facturas, inventario, usuarios y reportes, y es el único perfil que puede gestionar usuarios y revertir un ajuste de inventario.</w:t>
      </w:r>
    </w:p>
    <w:p w:rsidR="00887C6C" w:rsidRDefault="00AE7CDE" w14:paraId="3378B31F" w14:textId="77777777">
      <w:pPr>
        <w:pStyle w:val="ListParagraph"/>
        <w:numPr>
          <w:ilvl w:val="0"/>
          <w:numId w:val="5"/>
        </w:numPr>
        <w:spacing w:after="100" w:line="360" w:lineRule="auto"/>
        <w:jc w:val="both"/>
      </w:pPr>
      <w:r>
        <w:rPr>
          <w:rFonts w:ascii="Arial" w:hAnsi="Arial" w:eastAsia="Arial" w:cs="Arial"/>
          <w:b/>
          <w:bCs/>
        </w:rPr>
        <w:t xml:space="preserve">Bodeguero: </w:t>
      </w:r>
      <w:r>
        <w:rPr>
          <w:rFonts w:ascii="Arial" w:hAnsi="Arial" w:eastAsia="Arial" w:cs="Arial"/>
        </w:rPr>
        <w:t>trabaja con productos, proveedores, facturas, inventario y reportes, incluida la importación y exportación de archivos; no tiene acceso a la gestión de usuarios.</w:t>
      </w:r>
    </w:p>
    <w:p w:rsidR="00887C6C" w:rsidRDefault="00AE7CDE" w14:paraId="38D9AD48" w14:textId="77777777">
      <w:pPr>
        <w:pStyle w:val="ListParagraph"/>
        <w:numPr>
          <w:ilvl w:val="0"/>
          <w:numId w:val="5"/>
        </w:numPr>
        <w:spacing w:after="100" w:line="360" w:lineRule="auto"/>
        <w:jc w:val="both"/>
      </w:pPr>
      <w:r>
        <w:rPr>
          <w:rFonts w:ascii="Arial" w:hAnsi="Arial" w:eastAsia="Arial" w:cs="Arial"/>
          <w:b/>
          <w:bCs/>
        </w:rPr>
        <w:t xml:space="preserve">Cajero: </w:t>
      </w:r>
      <w:r>
        <w:rPr>
          <w:rFonts w:ascii="Arial" w:hAnsi="Arial" w:eastAsia="Arial" w:cs="Arial"/>
        </w:rPr>
        <w:t>registra las ventas del minimarket y consulta el inventario y los reportes.</w:t>
      </w:r>
    </w:p>
    <w:p w:rsidR="00887C6C" w:rsidRDefault="00AE7CDE" w14:paraId="3B25B726" w14:textId="77777777">
      <w:pPr>
        <w:spacing w:line="360" w:lineRule="auto"/>
        <w:jc w:val="both"/>
      </w:pPr>
      <w:r>
        <w:rPr>
          <w:rFonts w:ascii="Arial" w:hAnsi="Arial" w:eastAsia="Arial" w:cs="Arial"/>
        </w:rPr>
        <w:t>Cuando un caso de uso está disponible para más de un perfil se utiliza el término usuario autorizado, que corresponde a cualquiera de los perfiles con acceso al módulo respectivo; según la definición de menús por rol, los módulos de inventario y reportes están disponibles para el Administrador, el Bodeguero y el Cajero. De acuerdo con su propósito, los 22 casos de uso del incremento se agrupan en cinco bloques funcionales:</w:t>
      </w:r>
    </w:p>
    <w:p w:rsidR="00887C6C" w:rsidRDefault="00AE7CDE" w14:paraId="11BF5A8D" w14:textId="65DD9F8F">
      <w:pPr>
        <w:pStyle w:val="ListParagraph"/>
        <w:numPr>
          <w:ilvl w:val="0"/>
          <w:numId w:val="5"/>
        </w:numPr>
        <w:spacing w:after="100" w:line="360" w:lineRule="auto"/>
        <w:jc w:val="both"/>
      </w:pPr>
      <w:r>
        <w:rPr>
          <w:rFonts w:ascii="Arial" w:hAnsi="Arial" w:eastAsia="Arial" w:cs="Arial"/>
          <w:b/>
          <w:bCs/>
        </w:rPr>
        <w:t>Lectura y procesamiento de factura</w:t>
      </w:r>
      <w:r w:rsidR="00780A7B">
        <w:rPr>
          <w:rFonts w:ascii="Arial" w:hAnsi="Arial" w:eastAsia="Arial" w:cs="Arial"/>
          <w:b/>
          <w:bCs/>
        </w:rPr>
        <w:t xml:space="preserve">, </w:t>
      </w:r>
      <w:r>
        <w:rPr>
          <w:rFonts w:ascii="Arial" w:hAnsi="Arial" w:eastAsia="Arial" w:cs="Arial"/>
          <w:b/>
          <w:bCs/>
        </w:rPr>
        <w:t>CU-62</w:t>
      </w:r>
      <w:r w:rsidR="009253EB">
        <w:rPr>
          <w:rFonts w:ascii="Arial" w:hAnsi="Arial" w:eastAsia="Arial" w:cs="Arial"/>
          <w:b/>
          <w:bCs/>
        </w:rPr>
        <w:t>:</w:t>
      </w:r>
      <w:r>
        <w:rPr>
          <w:rFonts w:ascii="Arial" w:hAnsi="Arial" w:eastAsia="Arial" w:cs="Arial"/>
          <w:b/>
          <w:bCs/>
        </w:rPr>
        <w:t xml:space="preserve"> </w:t>
      </w:r>
      <w:r>
        <w:rPr>
          <w:rFonts w:ascii="Arial" w:hAnsi="Arial" w:eastAsia="Arial" w:cs="Arial"/>
        </w:rPr>
        <w:t>al finalizar el procesamiento de una factura, el sistema genera la lista de ítems válidos, con las columnas SKU y cantidad, que luego puede exportarse. Con este caso de uso se cierra el módulo de lectura y procesamiento de facturas iniciado en el Incremento 2.</w:t>
      </w:r>
    </w:p>
    <w:p w:rsidR="00887C6C" w:rsidRDefault="00AE7CDE" w14:paraId="20F9A466" w14:textId="66566B79">
      <w:pPr>
        <w:pStyle w:val="ListParagraph"/>
        <w:numPr>
          <w:ilvl w:val="0"/>
          <w:numId w:val="5"/>
        </w:numPr>
        <w:spacing w:after="100" w:line="360" w:lineRule="auto"/>
        <w:jc w:val="both"/>
      </w:pPr>
      <w:r>
        <w:rPr>
          <w:rFonts w:ascii="Arial" w:hAnsi="Arial" w:eastAsia="Arial" w:cs="Arial"/>
          <w:b/>
          <w:bCs/>
        </w:rPr>
        <w:t>Importación y exportación de archivos</w:t>
      </w:r>
      <w:r w:rsidR="00780A7B">
        <w:rPr>
          <w:rFonts w:ascii="Arial" w:hAnsi="Arial" w:eastAsia="Arial" w:cs="Arial"/>
          <w:b/>
          <w:bCs/>
        </w:rPr>
        <w:t xml:space="preserve">, </w:t>
      </w:r>
      <w:r>
        <w:rPr>
          <w:rFonts w:ascii="Arial" w:hAnsi="Arial" w:eastAsia="Arial" w:cs="Arial"/>
          <w:b/>
          <w:bCs/>
        </w:rPr>
        <w:t>CU-63 a CU-66</w:t>
      </w:r>
      <w:r w:rsidR="009253EB">
        <w:rPr>
          <w:rFonts w:ascii="Arial" w:hAnsi="Arial" w:eastAsia="Arial" w:cs="Arial"/>
          <w:b/>
          <w:bCs/>
        </w:rPr>
        <w:t>:</w:t>
      </w:r>
      <w:r>
        <w:rPr>
          <w:rFonts w:ascii="Arial" w:hAnsi="Arial" w:eastAsia="Arial" w:cs="Arial"/>
          <w:b/>
          <w:bCs/>
        </w:rPr>
        <w:t xml:space="preserve"> </w:t>
      </w:r>
      <w:r>
        <w:rPr>
          <w:rFonts w:ascii="Arial" w:hAnsi="Arial" w:eastAsia="Arial" w:cs="Arial"/>
        </w:rPr>
        <w:t>exportación de la lista de ítems válidos a Excel y a CSV, descarga de la plantilla de importación y registro de auditoría. Este último no lo inicia directamente el usuario, sino que se incluye en toda operación de importación o exportación de archivos, dejando constancia de la fecha, la hora, el usuario y el archivo procesado.</w:t>
      </w:r>
    </w:p>
    <w:p w:rsidR="00887C6C" w:rsidRDefault="00AE7CDE" w14:paraId="66DA465F" w14:textId="62DDEFCA">
      <w:pPr>
        <w:pStyle w:val="ListParagraph"/>
        <w:numPr>
          <w:ilvl w:val="0"/>
          <w:numId w:val="5"/>
        </w:numPr>
        <w:spacing w:after="100" w:line="360" w:lineRule="auto"/>
        <w:jc w:val="both"/>
      </w:pPr>
      <w:r>
        <w:rPr>
          <w:rFonts w:ascii="Arial" w:hAnsi="Arial" w:eastAsia="Arial" w:cs="Arial"/>
          <w:b/>
          <w:bCs/>
        </w:rPr>
        <w:t>Ajuste de inventario</w:t>
      </w:r>
      <w:r w:rsidR="00780A7B">
        <w:rPr>
          <w:rFonts w:ascii="Arial" w:hAnsi="Arial" w:eastAsia="Arial" w:cs="Arial"/>
          <w:b/>
          <w:bCs/>
        </w:rPr>
        <w:t xml:space="preserve">, </w:t>
      </w:r>
      <w:r>
        <w:rPr>
          <w:rFonts w:ascii="Arial" w:hAnsi="Arial" w:eastAsia="Arial" w:cs="Arial"/>
          <w:b/>
          <w:bCs/>
        </w:rPr>
        <w:t>CU-67 y CU-68</w:t>
      </w:r>
      <w:r w:rsidR="009253EB">
        <w:rPr>
          <w:rFonts w:ascii="Arial" w:hAnsi="Arial" w:eastAsia="Arial" w:cs="Arial"/>
          <w:b/>
          <w:bCs/>
        </w:rPr>
        <w:t>:</w:t>
      </w:r>
      <w:r>
        <w:rPr>
          <w:rFonts w:ascii="Arial" w:hAnsi="Arial" w:eastAsia="Arial" w:cs="Arial"/>
          <w:b/>
          <w:bCs/>
        </w:rPr>
        <w:t xml:space="preserve"> </w:t>
      </w:r>
      <w:r>
        <w:rPr>
          <w:rFonts w:ascii="Arial" w:hAnsi="Arial" w:eastAsia="Arial" w:cs="Arial"/>
        </w:rPr>
        <w:t>reversión de ajustes confirmados, reservada al Administrador, y consulta filtrada del historial de movimientos, que permite revisar cada cambio de stock junto con su usuario responsable.</w:t>
      </w:r>
    </w:p>
    <w:p w:rsidR="00887C6C" w:rsidRDefault="00AE7CDE" w14:paraId="08561182" w14:textId="42D3A348">
      <w:pPr>
        <w:pStyle w:val="ListParagraph"/>
        <w:numPr>
          <w:ilvl w:val="0"/>
          <w:numId w:val="5"/>
        </w:numPr>
        <w:spacing w:after="100" w:line="360" w:lineRule="auto"/>
        <w:jc w:val="both"/>
      </w:pPr>
      <w:r>
        <w:rPr>
          <w:rFonts w:ascii="Arial" w:hAnsi="Arial" w:eastAsia="Arial" w:cs="Arial"/>
          <w:b/>
          <w:bCs/>
        </w:rPr>
        <w:t>Consultas y reportes</w:t>
      </w:r>
      <w:r w:rsidR="00780A7B">
        <w:rPr>
          <w:rFonts w:ascii="Arial" w:hAnsi="Arial" w:eastAsia="Arial" w:cs="Arial"/>
          <w:b/>
          <w:bCs/>
        </w:rPr>
        <w:t xml:space="preserve">, </w:t>
      </w:r>
      <w:r>
        <w:rPr>
          <w:rFonts w:ascii="Arial" w:hAnsi="Arial" w:eastAsia="Arial" w:cs="Arial"/>
          <w:b/>
          <w:bCs/>
        </w:rPr>
        <w:t>CU-69 a CU-74</w:t>
      </w:r>
      <w:r w:rsidR="009253EB">
        <w:rPr>
          <w:rFonts w:ascii="Arial" w:hAnsi="Arial" w:eastAsia="Arial" w:cs="Arial"/>
          <w:b/>
          <w:bCs/>
        </w:rPr>
        <w:t>:</w:t>
      </w:r>
      <w:r>
        <w:rPr>
          <w:rFonts w:ascii="Arial" w:hAnsi="Arial" w:eastAsia="Arial" w:cs="Arial"/>
          <w:b/>
          <w:bCs/>
        </w:rPr>
        <w:t xml:space="preserve"> </w:t>
      </w:r>
      <w:r>
        <w:rPr>
          <w:rFonts w:ascii="Arial" w:hAnsi="Arial" w:eastAsia="Arial" w:cs="Arial"/>
        </w:rPr>
        <w:t>consulta del stock y del historial reciente de un producto, los cuatro reportes de gestión</w:t>
      </w:r>
      <w:r w:rsidR="00B96AC8">
        <w:rPr>
          <w:rFonts w:ascii="Arial" w:hAnsi="Arial" w:eastAsia="Arial" w:cs="Arial"/>
        </w:rPr>
        <w:t xml:space="preserve">, como </w:t>
      </w:r>
      <w:r>
        <w:rPr>
          <w:rFonts w:ascii="Arial" w:hAnsi="Arial" w:eastAsia="Arial" w:cs="Arial"/>
        </w:rPr>
        <w:t>stock actual, equivalencias faltantes, facturas y movimientos</w:t>
      </w:r>
      <w:r w:rsidR="00B96AC8">
        <w:rPr>
          <w:rFonts w:ascii="Arial" w:hAnsi="Arial" w:eastAsia="Arial" w:cs="Arial"/>
        </w:rPr>
        <w:t>,</w:t>
      </w:r>
      <w:r>
        <w:rPr>
          <w:rFonts w:ascii="Arial" w:hAnsi="Arial" w:eastAsia="Arial" w:cs="Arial"/>
        </w:rPr>
        <w:t xml:space="preserve"> y su exportación a Excel, que depende de un reporte generado previamente.</w:t>
      </w:r>
    </w:p>
    <w:p w:rsidR="00887C6C" w:rsidRDefault="00AE7CDE" w14:paraId="50BDE802" w14:textId="3846D72D">
      <w:pPr>
        <w:pStyle w:val="ListParagraph"/>
        <w:numPr>
          <w:ilvl w:val="0"/>
          <w:numId w:val="5"/>
        </w:numPr>
        <w:spacing w:after="100" w:line="360" w:lineRule="auto"/>
        <w:jc w:val="both"/>
      </w:pPr>
      <w:r>
        <w:rPr>
          <w:rFonts w:ascii="Arial" w:hAnsi="Arial" w:eastAsia="Arial" w:cs="Arial"/>
          <w:b/>
          <w:bCs/>
        </w:rPr>
        <w:t>Gestión de venta</w:t>
      </w:r>
      <w:r w:rsidR="00780A7B">
        <w:rPr>
          <w:rFonts w:ascii="Arial" w:hAnsi="Arial" w:eastAsia="Arial" w:cs="Arial"/>
          <w:b/>
          <w:bCs/>
        </w:rPr>
        <w:t xml:space="preserve">, </w:t>
      </w:r>
      <w:r>
        <w:rPr>
          <w:rFonts w:ascii="Arial" w:hAnsi="Arial" w:eastAsia="Arial" w:cs="Arial"/>
          <w:b/>
          <w:bCs/>
        </w:rPr>
        <w:t>CU-75 a CU-83</w:t>
      </w:r>
      <w:r w:rsidR="009253EB">
        <w:rPr>
          <w:rFonts w:ascii="Arial" w:hAnsi="Arial" w:eastAsia="Arial" w:cs="Arial"/>
          <w:b/>
          <w:bCs/>
        </w:rPr>
        <w:t>:</w:t>
      </w:r>
      <w:r>
        <w:rPr>
          <w:rFonts w:ascii="Arial" w:hAnsi="Arial" w:eastAsia="Arial" w:cs="Arial"/>
          <w:b/>
          <w:bCs/>
        </w:rPr>
        <w:t xml:space="preserve"> </w:t>
      </w:r>
      <w:r>
        <w:rPr>
          <w:rFonts w:ascii="Arial" w:hAnsi="Arial" w:eastAsia="Arial" w:cs="Arial"/>
        </w:rPr>
        <w:t>flujo completo de una venta en el punto de venta del Cajero, desde su inicio hasta la emisión del comprobante; la confirmación</w:t>
      </w:r>
      <w:r w:rsidR="00780A7B">
        <w:rPr>
          <w:rFonts w:ascii="Arial" w:hAnsi="Arial" w:eastAsia="Arial" w:cs="Arial"/>
        </w:rPr>
        <w:t xml:space="preserve">, </w:t>
      </w:r>
      <w:r>
        <w:rPr>
          <w:rFonts w:ascii="Arial" w:hAnsi="Arial" w:eastAsia="Arial" w:cs="Arial"/>
        </w:rPr>
        <w:t>CU-80</w:t>
      </w:r>
      <w:r w:rsidR="00780A7B">
        <w:rPr>
          <w:rFonts w:ascii="Arial" w:hAnsi="Arial" w:eastAsia="Arial" w:cs="Arial"/>
        </w:rPr>
        <w:t>,</w:t>
      </w:r>
      <w:r>
        <w:rPr>
          <w:rFonts w:ascii="Arial" w:hAnsi="Arial" w:eastAsia="Arial" w:cs="Arial"/>
        </w:rPr>
        <w:t xml:space="preserve"> da paso a la actualización de stock, al registro de movimientos y a la emisión del comprobante</w:t>
      </w:r>
      <w:r w:rsidR="00780A7B">
        <w:rPr>
          <w:rFonts w:ascii="Arial" w:hAnsi="Arial" w:eastAsia="Arial" w:cs="Arial"/>
        </w:rPr>
        <w:t xml:space="preserve">, </w:t>
      </w:r>
      <w:r>
        <w:rPr>
          <w:rFonts w:ascii="Arial" w:hAnsi="Arial" w:eastAsia="Arial" w:cs="Arial"/>
        </w:rPr>
        <w:t>CU-81 a CU-83</w:t>
      </w:r>
      <w:r w:rsidR="009253EB">
        <w:rPr>
          <w:rFonts w:ascii="Arial" w:hAnsi="Arial" w:eastAsia="Arial" w:cs="Arial"/>
        </w:rPr>
        <w:t>.</w:t>
      </w:r>
    </w:p>
    <w:p w:rsidR="00887C6C" w:rsidRDefault="00AE7CDE" w14:paraId="7BCD25A1" w14:textId="77777777">
      <w:pPr>
        <w:spacing w:line="360" w:lineRule="auto"/>
        <w:jc w:val="both"/>
      </w:pPr>
      <w:r>
        <w:rPr>
          <w:rFonts w:ascii="Arial" w:hAnsi="Arial" w:eastAsia="Arial" w:cs="Arial"/>
        </w:rPr>
        <w:t>La Tabla 2.4 presenta el listado completo de los casos de uso del incremento, con sus actores, el requerimiento funcional que les da origen y la descripción de lo que el sistema debe hacer en cada caso.</w:t>
      </w:r>
    </w:p>
    <w:p w:rsidR="00887C6C" w:rsidRDefault="00AE7CDE" w14:paraId="750E7D40" w14:textId="77777777">
      <w:pPr>
        <w:pStyle w:val="LeyendaTabla"/>
        <w:keepNext/>
        <w:spacing w:before="240"/>
      </w:pPr>
      <w:r>
        <w:t>Tabla 2.4: “Casos de uso incluidos en el Incremento 3”.</w:t>
      </w:r>
    </w:p>
    <w:tbl>
      <w:tblPr>
        <w:tblW w:w="936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80" w:type="dxa"/>
          <w:right w:w="80" w:type="dxa"/>
        </w:tblCellMar>
        <w:tblLook w:val="04A0" w:firstRow="1" w:lastRow="0" w:firstColumn="1" w:lastColumn="0" w:noHBand="0" w:noVBand="1"/>
      </w:tblPr>
      <w:tblGrid>
        <w:gridCol w:w="800"/>
        <w:gridCol w:w="1900"/>
        <w:gridCol w:w="1500"/>
        <w:gridCol w:w="760"/>
        <w:gridCol w:w="4400"/>
      </w:tblGrid>
      <w:tr w:rsidR="00887C6C" w:rsidTr="547F915B" w14:paraId="1F410F59" w14:textId="77777777">
        <w:trPr>
          <w:cantSplit/>
          <w:tblHeader/>
          <w:jc w:val="center"/>
        </w:trPr>
        <w:tc>
          <w:tcPr>
            <w:tcW w:w="800" w:type="dxa"/>
            <w:tcMar/>
            <w:vAlign w:val="center"/>
          </w:tcPr>
          <w:p w:rsidR="00887C6C" w:rsidP="547F915B" w:rsidRDefault="00AE7CDE" w14:paraId="62B1405F" w14:textId="77777777">
            <w:pPr>
              <w:spacing w:before="20" w:after="20" w:line="240" w:lineRule="auto"/>
              <w:jc w:val="center"/>
              <w:rPr>
                <w:rFonts w:ascii="Arial" w:hAnsi="Arial" w:eastAsia="Arial" w:cs="Arial"/>
                <w:b w:val="1"/>
                <w:bCs w:val="1"/>
                <w:sz w:val="20"/>
                <w:szCs w:val="20"/>
              </w:rPr>
            </w:pPr>
            <w:r w:rsidRPr="547F915B" w:rsidR="61AF1559">
              <w:rPr>
                <w:rFonts w:ascii="Arial" w:hAnsi="Arial" w:eastAsia="Arial" w:cs="Arial"/>
                <w:b w:val="1"/>
                <w:bCs w:val="1"/>
                <w:sz w:val="20"/>
                <w:szCs w:val="20"/>
              </w:rPr>
              <w:t>CU</w:t>
            </w:r>
          </w:p>
        </w:tc>
        <w:tc>
          <w:tcPr>
            <w:tcW w:w="1900" w:type="dxa"/>
            <w:tcMar/>
            <w:vAlign w:val="center"/>
          </w:tcPr>
          <w:p w:rsidR="00887C6C" w:rsidP="547F915B" w:rsidRDefault="00AE7CDE" w14:paraId="67D95E88" w14:textId="77777777">
            <w:pPr>
              <w:spacing w:before="20" w:after="20" w:line="240" w:lineRule="auto"/>
              <w:jc w:val="center"/>
              <w:rPr>
                <w:rFonts w:ascii="Arial" w:hAnsi="Arial" w:eastAsia="Arial" w:cs="Arial"/>
                <w:b w:val="1"/>
                <w:bCs w:val="1"/>
                <w:sz w:val="20"/>
                <w:szCs w:val="20"/>
              </w:rPr>
            </w:pPr>
            <w:r w:rsidRPr="547F915B" w:rsidR="61AF1559">
              <w:rPr>
                <w:rFonts w:ascii="Arial" w:hAnsi="Arial" w:eastAsia="Arial" w:cs="Arial"/>
                <w:b w:val="1"/>
                <w:bCs w:val="1"/>
                <w:sz w:val="20"/>
                <w:szCs w:val="20"/>
              </w:rPr>
              <w:t>Nombre</w:t>
            </w:r>
          </w:p>
        </w:tc>
        <w:tc>
          <w:tcPr>
            <w:tcW w:w="1500" w:type="dxa"/>
            <w:tcMar/>
            <w:vAlign w:val="center"/>
          </w:tcPr>
          <w:p w:rsidR="00887C6C" w:rsidP="547F915B" w:rsidRDefault="00AE7CDE" w14:paraId="2F8E5A37" w14:textId="77777777">
            <w:pPr>
              <w:spacing w:before="20" w:after="20" w:line="240" w:lineRule="auto"/>
              <w:jc w:val="center"/>
              <w:rPr>
                <w:rFonts w:ascii="Arial" w:hAnsi="Arial" w:eastAsia="Arial" w:cs="Arial"/>
                <w:b w:val="1"/>
                <w:bCs w:val="1"/>
                <w:sz w:val="20"/>
                <w:szCs w:val="20"/>
              </w:rPr>
            </w:pPr>
            <w:r w:rsidRPr="547F915B" w:rsidR="61AF1559">
              <w:rPr>
                <w:rFonts w:ascii="Arial" w:hAnsi="Arial" w:eastAsia="Arial" w:cs="Arial"/>
                <w:b w:val="1"/>
                <w:bCs w:val="1"/>
                <w:sz w:val="20"/>
                <w:szCs w:val="20"/>
              </w:rPr>
              <w:t>Actor(es)</w:t>
            </w:r>
          </w:p>
        </w:tc>
        <w:tc>
          <w:tcPr>
            <w:tcW w:w="760" w:type="dxa"/>
            <w:tcMar/>
            <w:vAlign w:val="center"/>
          </w:tcPr>
          <w:p w:rsidR="00887C6C" w:rsidP="547F915B" w:rsidRDefault="00AE7CDE" w14:paraId="7C30056E" w14:textId="77777777">
            <w:pPr>
              <w:spacing w:before="20" w:after="20" w:line="240" w:lineRule="auto"/>
              <w:jc w:val="center"/>
              <w:rPr>
                <w:rFonts w:ascii="Arial" w:hAnsi="Arial" w:eastAsia="Arial" w:cs="Arial"/>
                <w:b w:val="1"/>
                <w:bCs w:val="1"/>
                <w:sz w:val="20"/>
                <w:szCs w:val="20"/>
              </w:rPr>
            </w:pPr>
            <w:r w:rsidRPr="547F915B" w:rsidR="61AF1559">
              <w:rPr>
                <w:rFonts w:ascii="Arial" w:hAnsi="Arial" w:eastAsia="Arial" w:cs="Arial"/>
                <w:b w:val="1"/>
                <w:bCs w:val="1"/>
                <w:sz w:val="20"/>
                <w:szCs w:val="20"/>
              </w:rPr>
              <w:t>UR</w:t>
            </w:r>
          </w:p>
        </w:tc>
        <w:tc>
          <w:tcPr>
            <w:tcW w:w="4400" w:type="dxa"/>
            <w:tcMar/>
            <w:vAlign w:val="center"/>
          </w:tcPr>
          <w:p w:rsidR="00887C6C" w:rsidP="547F915B" w:rsidRDefault="00AE7CDE" w14:paraId="7CF7CAE3" w14:textId="77777777">
            <w:pPr>
              <w:spacing w:before="20" w:after="20" w:line="240" w:lineRule="auto"/>
              <w:jc w:val="center"/>
              <w:rPr>
                <w:rFonts w:ascii="Arial" w:hAnsi="Arial" w:eastAsia="Arial" w:cs="Arial"/>
                <w:b w:val="1"/>
                <w:bCs w:val="1"/>
                <w:sz w:val="20"/>
                <w:szCs w:val="20"/>
              </w:rPr>
            </w:pPr>
            <w:r w:rsidRPr="547F915B" w:rsidR="61AF1559">
              <w:rPr>
                <w:rFonts w:ascii="Arial" w:hAnsi="Arial" w:eastAsia="Arial" w:cs="Arial"/>
                <w:b w:val="1"/>
                <w:bCs w:val="1"/>
                <w:sz w:val="20"/>
                <w:szCs w:val="20"/>
              </w:rPr>
              <w:t>Descripción</w:t>
            </w:r>
          </w:p>
        </w:tc>
      </w:tr>
      <w:tr w:rsidR="00887C6C" w:rsidTr="547F915B" w14:paraId="7EF11CE9" w14:textId="77777777">
        <w:trPr>
          <w:cantSplit/>
          <w:jc w:val="center"/>
        </w:trPr>
        <w:tc>
          <w:tcPr>
            <w:tcW w:w="800" w:type="dxa"/>
            <w:tcMar/>
          </w:tcPr>
          <w:p w:rsidR="00887C6C" w:rsidP="547F915B" w:rsidRDefault="00AE7CDE" w14:paraId="170069E7"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CU-62</w:t>
            </w:r>
          </w:p>
        </w:tc>
        <w:tc>
          <w:tcPr>
            <w:tcW w:w="1900" w:type="dxa"/>
            <w:tcMar/>
          </w:tcPr>
          <w:p w:rsidR="00887C6C" w:rsidP="547F915B" w:rsidRDefault="00AE7CDE" w14:paraId="1FC497ED"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Exportando lista de ítems válidos</w:t>
            </w:r>
          </w:p>
        </w:tc>
        <w:tc>
          <w:tcPr>
            <w:tcW w:w="1500" w:type="dxa"/>
            <w:tcMar/>
          </w:tcPr>
          <w:p w:rsidR="00887C6C" w:rsidP="547F915B" w:rsidRDefault="00AE7CDE" w14:paraId="29CB7A07"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Administrador, Bodeguero</w:t>
            </w:r>
          </w:p>
        </w:tc>
        <w:tc>
          <w:tcPr>
            <w:tcW w:w="760" w:type="dxa"/>
            <w:tcMar/>
          </w:tcPr>
          <w:p w:rsidR="00887C6C" w:rsidP="547F915B" w:rsidRDefault="00AE7CDE" w14:paraId="0A22230A"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UR-25</w:t>
            </w:r>
          </w:p>
        </w:tc>
        <w:tc>
          <w:tcPr>
            <w:tcW w:w="4400" w:type="dxa"/>
            <w:tcMar/>
          </w:tcPr>
          <w:p w:rsidR="00887C6C" w:rsidP="547F915B" w:rsidRDefault="00AE7CDE" w14:paraId="2EEA19C6"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El sistema debe generar, al finalizar el procesamiento de una factura, una lista de ítems válidos con SKU y cantidad, exportable en formato Excel y CSV.</w:t>
            </w:r>
          </w:p>
        </w:tc>
      </w:tr>
      <w:tr w:rsidR="00887C6C" w:rsidTr="547F915B" w14:paraId="6C371DEB" w14:textId="77777777">
        <w:trPr>
          <w:cantSplit/>
          <w:jc w:val="center"/>
        </w:trPr>
        <w:tc>
          <w:tcPr>
            <w:tcW w:w="800" w:type="dxa"/>
            <w:tcMar/>
          </w:tcPr>
          <w:p w:rsidR="00887C6C" w:rsidP="547F915B" w:rsidRDefault="00AE7CDE" w14:paraId="3581267C"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CU-63</w:t>
            </w:r>
          </w:p>
        </w:tc>
        <w:tc>
          <w:tcPr>
            <w:tcW w:w="1900" w:type="dxa"/>
            <w:tcMar/>
          </w:tcPr>
          <w:p w:rsidR="00887C6C" w:rsidP="547F915B" w:rsidRDefault="00AE7CDE" w14:paraId="5B98B3A9"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Exportando ítems a Excel</w:t>
            </w:r>
          </w:p>
        </w:tc>
        <w:tc>
          <w:tcPr>
            <w:tcW w:w="1500" w:type="dxa"/>
            <w:tcMar/>
          </w:tcPr>
          <w:p w:rsidR="00887C6C" w:rsidP="547F915B" w:rsidRDefault="00AE7CDE" w14:paraId="4BA4FBB7"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Administrador, Bodeguero</w:t>
            </w:r>
          </w:p>
        </w:tc>
        <w:tc>
          <w:tcPr>
            <w:tcW w:w="760" w:type="dxa"/>
            <w:tcMar/>
          </w:tcPr>
          <w:p w:rsidR="00887C6C" w:rsidP="547F915B" w:rsidRDefault="00AE7CDE" w14:paraId="46E62196"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UR-29</w:t>
            </w:r>
          </w:p>
        </w:tc>
        <w:tc>
          <w:tcPr>
            <w:tcW w:w="4400" w:type="dxa"/>
            <w:tcMar/>
          </w:tcPr>
          <w:p w:rsidR="00887C6C" w:rsidP="547F915B" w:rsidRDefault="00AE7CDE" w14:paraId="493DE6BF"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El sistema debe exportar la lista de ítems válidos de una factura en formato Excel con las columnas SKU y cantidad.</w:t>
            </w:r>
          </w:p>
        </w:tc>
      </w:tr>
      <w:tr w:rsidR="00887C6C" w:rsidTr="547F915B" w14:paraId="3B3F15D0" w14:textId="77777777">
        <w:trPr>
          <w:cantSplit/>
          <w:jc w:val="center"/>
        </w:trPr>
        <w:tc>
          <w:tcPr>
            <w:tcW w:w="800" w:type="dxa"/>
            <w:tcMar/>
          </w:tcPr>
          <w:p w:rsidR="00887C6C" w:rsidP="547F915B" w:rsidRDefault="00AE7CDE" w14:paraId="3D0A568E"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CU-64</w:t>
            </w:r>
          </w:p>
        </w:tc>
        <w:tc>
          <w:tcPr>
            <w:tcW w:w="1900" w:type="dxa"/>
            <w:tcMar/>
          </w:tcPr>
          <w:p w:rsidR="00887C6C" w:rsidP="547F915B" w:rsidRDefault="00AE7CDE" w14:paraId="2A16212F"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Exportando ítems a CSV</w:t>
            </w:r>
          </w:p>
        </w:tc>
        <w:tc>
          <w:tcPr>
            <w:tcW w:w="1500" w:type="dxa"/>
            <w:tcMar/>
          </w:tcPr>
          <w:p w:rsidR="00887C6C" w:rsidP="547F915B" w:rsidRDefault="00AE7CDE" w14:paraId="29F94A5E"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Administrador, Bodeguero</w:t>
            </w:r>
          </w:p>
        </w:tc>
        <w:tc>
          <w:tcPr>
            <w:tcW w:w="760" w:type="dxa"/>
            <w:tcMar/>
          </w:tcPr>
          <w:p w:rsidR="00887C6C" w:rsidP="547F915B" w:rsidRDefault="00AE7CDE" w14:paraId="6D7C3EBB"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UR-30</w:t>
            </w:r>
          </w:p>
        </w:tc>
        <w:tc>
          <w:tcPr>
            <w:tcW w:w="4400" w:type="dxa"/>
            <w:tcMar/>
          </w:tcPr>
          <w:p w:rsidR="00887C6C" w:rsidP="547F915B" w:rsidRDefault="00AE7CDE" w14:paraId="0FE7F92E"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El sistema debe exportar la lista de ítems válidos de una factura en formato CSV con las columnas SKU y cantidad separadas por coma.</w:t>
            </w:r>
          </w:p>
        </w:tc>
      </w:tr>
      <w:tr w:rsidR="00887C6C" w:rsidTr="547F915B" w14:paraId="0E0F0B77" w14:textId="77777777">
        <w:trPr>
          <w:cantSplit/>
          <w:jc w:val="center"/>
        </w:trPr>
        <w:tc>
          <w:tcPr>
            <w:tcW w:w="800" w:type="dxa"/>
            <w:tcMar/>
          </w:tcPr>
          <w:p w:rsidR="00887C6C" w:rsidP="547F915B" w:rsidRDefault="00AE7CDE" w14:paraId="12DF6FE4"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CU-65</w:t>
            </w:r>
          </w:p>
        </w:tc>
        <w:tc>
          <w:tcPr>
            <w:tcW w:w="1900" w:type="dxa"/>
            <w:tcMar/>
          </w:tcPr>
          <w:p w:rsidR="00887C6C" w:rsidP="547F915B" w:rsidRDefault="00AE7CDE" w14:paraId="5F290818"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Descargando plantilla de importación</w:t>
            </w:r>
          </w:p>
        </w:tc>
        <w:tc>
          <w:tcPr>
            <w:tcW w:w="1500" w:type="dxa"/>
            <w:tcMar/>
          </w:tcPr>
          <w:p w:rsidR="00887C6C" w:rsidP="547F915B" w:rsidRDefault="00AE7CDE" w14:paraId="6978CE9D"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Administrador, Bodeguero</w:t>
            </w:r>
          </w:p>
        </w:tc>
        <w:tc>
          <w:tcPr>
            <w:tcW w:w="760" w:type="dxa"/>
            <w:tcMar/>
          </w:tcPr>
          <w:p w:rsidR="00887C6C" w:rsidP="547F915B" w:rsidRDefault="00AE7CDE" w14:paraId="4CAEA388"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UR-36</w:t>
            </w:r>
          </w:p>
        </w:tc>
        <w:tc>
          <w:tcPr>
            <w:tcW w:w="4400" w:type="dxa"/>
            <w:tcMar/>
          </w:tcPr>
          <w:p w:rsidR="00887C6C" w:rsidP="547F915B" w:rsidRDefault="00AE7CDE" w14:paraId="11FD96BB"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El sistema debe permitir descargar una plantilla de importación en formato Excel y CSV con las columnas SKU y cantidad preformateadas.</w:t>
            </w:r>
          </w:p>
        </w:tc>
      </w:tr>
      <w:tr w:rsidR="00887C6C" w:rsidTr="547F915B" w14:paraId="4573EC26" w14:textId="77777777">
        <w:trPr>
          <w:cantSplit/>
          <w:jc w:val="center"/>
        </w:trPr>
        <w:tc>
          <w:tcPr>
            <w:tcW w:w="800" w:type="dxa"/>
            <w:tcMar/>
          </w:tcPr>
          <w:p w:rsidR="00887C6C" w:rsidP="547F915B" w:rsidRDefault="00AE7CDE" w14:paraId="6FB5A75A"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CU-66</w:t>
            </w:r>
          </w:p>
        </w:tc>
        <w:tc>
          <w:tcPr>
            <w:tcW w:w="1900" w:type="dxa"/>
            <w:tcMar/>
          </w:tcPr>
          <w:p w:rsidR="00887C6C" w:rsidP="547F915B" w:rsidRDefault="00AE7CDE" w14:paraId="76B039B6"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Registrando auditoría de archivo</w:t>
            </w:r>
          </w:p>
        </w:tc>
        <w:tc>
          <w:tcPr>
            <w:tcW w:w="1500" w:type="dxa"/>
            <w:tcMar/>
          </w:tcPr>
          <w:p w:rsidR="00887C6C" w:rsidP="547F915B" w:rsidRDefault="00AE7CDE" w14:paraId="5E090219"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Usuario que importa o exporta un archivo</w:t>
            </w:r>
          </w:p>
        </w:tc>
        <w:tc>
          <w:tcPr>
            <w:tcW w:w="760" w:type="dxa"/>
            <w:tcMar/>
          </w:tcPr>
          <w:p w:rsidR="00887C6C" w:rsidP="547F915B" w:rsidRDefault="00AE7CDE" w14:paraId="31AB1E2A"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UR-37</w:t>
            </w:r>
          </w:p>
        </w:tc>
        <w:tc>
          <w:tcPr>
            <w:tcW w:w="4400" w:type="dxa"/>
            <w:tcMar/>
          </w:tcPr>
          <w:p w:rsidR="00887C6C" w:rsidP="547F915B" w:rsidRDefault="00AE7CDE" w14:paraId="4CC47735"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El sistema debe registrar, por cada importación o exportación: fecha, hora, identificador del usuario y nombre del archivo procesado.</w:t>
            </w:r>
          </w:p>
        </w:tc>
      </w:tr>
      <w:tr w:rsidR="00887C6C" w:rsidTr="547F915B" w14:paraId="7B4A1F5B" w14:textId="77777777">
        <w:trPr>
          <w:cantSplit/>
          <w:jc w:val="center"/>
        </w:trPr>
        <w:tc>
          <w:tcPr>
            <w:tcW w:w="800" w:type="dxa"/>
            <w:tcMar/>
          </w:tcPr>
          <w:p w:rsidR="00887C6C" w:rsidP="547F915B" w:rsidRDefault="00AE7CDE" w14:paraId="62735F3C"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CU-67</w:t>
            </w:r>
          </w:p>
        </w:tc>
        <w:tc>
          <w:tcPr>
            <w:tcW w:w="1900" w:type="dxa"/>
            <w:tcMar/>
          </w:tcPr>
          <w:p w:rsidR="00887C6C" w:rsidP="547F915B" w:rsidRDefault="00AE7CDE" w14:paraId="5AB7966E"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Revirtiendo ajuste</w:t>
            </w:r>
          </w:p>
        </w:tc>
        <w:tc>
          <w:tcPr>
            <w:tcW w:w="1500" w:type="dxa"/>
            <w:tcMar/>
          </w:tcPr>
          <w:p w:rsidR="00887C6C" w:rsidP="547F915B" w:rsidRDefault="00AE7CDE" w14:paraId="1EEF2EED"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Administrador</w:t>
            </w:r>
          </w:p>
        </w:tc>
        <w:tc>
          <w:tcPr>
            <w:tcW w:w="760" w:type="dxa"/>
            <w:tcMar/>
          </w:tcPr>
          <w:p w:rsidR="00887C6C" w:rsidP="547F915B" w:rsidRDefault="00AE7CDE" w14:paraId="4421B8BE"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UR-46</w:t>
            </w:r>
          </w:p>
        </w:tc>
        <w:tc>
          <w:tcPr>
            <w:tcW w:w="4400" w:type="dxa"/>
            <w:tcMar/>
          </w:tcPr>
          <w:p w:rsidR="00887C6C" w:rsidP="547F915B" w:rsidRDefault="00AE7CDE" w14:paraId="30523782"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El sistema debe permitir revertir un ajuste confirmado, restaurando el stock al valor previo; esta acción es exclusiva de usuarios con perfil Administrador y debe quedar registrada en el historial.</w:t>
            </w:r>
          </w:p>
        </w:tc>
      </w:tr>
      <w:tr w:rsidR="00887C6C" w:rsidTr="547F915B" w14:paraId="49011E0A" w14:textId="77777777">
        <w:trPr>
          <w:cantSplit/>
          <w:jc w:val="center"/>
        </w:trPr>
        <w:tc>
          <w:tcPr>
            <w:tcW w:w="800" w:type="dxa"/>
            <w:tcMar/>
          </w:tcPr>
          <w:p w:rsidR="00887C6C" w:rsidP="547F915B" w:rsidRDefault="00AE7CDE" w14:paraId="1839C8F2"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CU-68</w:t>
            </w:r>
          </w:p>
        </w:tc>
        <w:tc>
          <w:tcPr>
            <w:tcW w:w="1900" w:type="dxa"/>
            <w:tcMar/>
          </w:tcPr>
          <w:p w:rsidR="00887C6C" w:rsidP="547F915B" w:rsidRDefault="00AE7CDE" w14:paraId="3BC057DF"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Consultando historial de movimientos</w:t>
            </w:r>
          </w:p>
        </w:tc>
        <w:tc>
          <w:tcPr>
            <w:tcW w:w="1500" w:type="dxa"/>
            <w:tcMar/>
          </w:tcPr>
          <w:p w:rsidR="00887C6C" w:rsidP="547F915B" w:rsidRDefault="00AE7CDE" w14:paraId="771A4813"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Usuario autorizado</w:t>
            </w:r>
          </w:p>
        </w:tc>
        <w:tc>
          <w:tcPr>
            <w:tcW w:w="760" w:type="dxa"/>
            <w:tcMar/>
          </w:tcPr>
          <w:p w:rsidR="00887C6C" w:rsidP="547F915B" w:rsidRDefault="00AE7CDE" w14:paraId="689E77D3"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UR-47</w:t>
            </w:r>
          </w:p>
        </w:tc>
        <w:tc>
          <w:tcPr>
            <w:tcW w:w="4400" w:type="dxa"/>
            <w:tcMar/>
          </w:tcPr>
          <w:p w:rsidR="00887C6C" w:rsidP="547F915B" w:rsidRDefault="00AE7CDE" w14:paraId="3156EA68"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El sistema debe mantener un historial de movimientos de inventario consultable con: tipo de movimiento, fecha, hora, usuario, SKU, stock anterior y stock resultante.</w:t>
            </w:r>
          </w:p>
        </w:tc>
      </w:tr>
      <w:tr w:rsidR="00887C6C" w:rsidTr="547F915B" w14:paraId="059F23D2" w14:textId="77777777">
        <w:trPr>
          <w:cantSplit/>
          <w:jc w:val="center"/>
        </w:trPr>
        <w:tc>
          <w:tcPr>
            <w:tcW w:w="800" w:type="dxa"/>
            <w:tcMar/>
          </w:tcPr>
          <w:p w:rsidR="00887C6C" w:rsidP="547F915B" w:rsidRDefault="00AE7CDE" w14:paraId="19B1595E"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CU-69</w:t>
            </w:r>
          </w:p>
        </w:tc>
        <w:tc>
          <w:tcPr>
            <w:tcW w:w="1900" w:type="dxa"/>
            <w:tcMar/>
          </w:tcPr>
          <w:p w:rsidR="00887C6C" w:rsidP="547F915B" w:rsidRDefault="00AE7CDE" w14:paraId="3E644D5B"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Consultando stock e historial</w:t>
            </w:r>
          </w:p>
        </w:tc>
        <w:tc>
          <w:tcPr>
            <w:tcW w:w="1500" w:type="dxa"/>
            <w:tcMar/>
          </w:tcPr>
          <w:p w:rsidR="00887C6C" w:rsidP="547F915B" w:rsidRDefault="00AE7CDE" w14:paraId="01F9CEA1"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Usuario autorizado</w:t>
            </w:r>
          </w:p>
        </w:tc>
        <w:tc>
          <w:tcPr>
            <w:tcW w:w="760" w:type="dxa"/>
            <w:tcMar/>
          </w:tcPr>
          <w:p w:rsidR="00887C6C" w:rsidP="547F915B" w:rsidRDefault="00AE7CDE" w14:paraId="326FA7F6"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UR-56</w:t>
            </w:r>
          </w:p>
        </w:tc>
        <w:tc>
          <w:tcPr>
            <w:tcW w:w="4400" w:type="dxa"/>
            <w:tcMar/>
          </w:tcPr>
          <w:p w:rsidR="00887C6C" w:rsidP="547F915B" w:rsidRDefault="00AE7CDE" w14:paraId="3E7033E8"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El sistema debe mostrar el stock actual de un producto, expresado en su unidad de medida, junto con el historial de sus últimos 10 movimientos al seleccionarlo desde el módulo de inventario.</w:t>
            </w:r>
          </w:p>
        </w:tc>
      </w:tr>
      <w:tr w:rsidR="00887C6C" w:rsidTr="547F915B" w14:paraId="401562EA" w14:textId="77777777">
        <w:trPr>
          <w:cantSplit/>
          <w:jc w:val="center"/>
        </w:trPr>
        <w:tc>
          <w:tcPr>
            <w:tcW w:w="800" w:type="dxa"/>
            <w:tcMar/>
          </w:tcPr>
          <w:p w:rsidR="00887C6C" w:rsidP="547F915B" w:rsidRDefault="00AE7CDE" w14:paraId="1F346E3F"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CU-70</w:t>
            </w:r>
          </w:p>
        </w:tc>
        <w:tc>
          <w:tcPr>
            <w:tcW w:w="1900" w:type="dxa"/>
            <w:tcMar/>
          </w:tcPr>
          <w:p w:rsidR="00887C6C" w:rsidP="547F915B" w:rsidRDefault="00AE7CDE" w14:paraId="6A44A088"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Generando reporte de stock</w:t>
            </w:r>
          </w:p>
        </w:tc>
        <w:tc>
          <w:tcPr>
            <w:tcW w:w="1500" w:type="dxa"/>
            <w:tcMar/>
          </w:tcPr>
          <w:p w:rsidR="00887C6C" w:rsidP="547F915B" w:rsidRDefault="00AE7CDE" w14:paraId="56DEEF64"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Usuario autorizado</w:t>
            </w:r>
          </w:p>
        </w:tc>
        <w:tc>
          <w:tcPr>
            <w:tcW w:w="760" w:type="dxa"/>
            <w:tcMar/>
          </w:tcPr>
          <w:p w:rsidR="00887C6C" w:rsidP="547F915B" w:rsidRDefault="00AE7CDE" w14:paraId="42825C83"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UR-57</w:t>
            </w:r>
          </w:p>
        </w:tc>
        <w:tc>
          <w:tcPr>
            <w:tcW w:w="4400" w:type="dxa"/>
            <w:tcMar/>
          </w:tcPr>
          <w:p w:rsidR="00887C6C" w:rsidP="547F915B" w:rsidRDefault="00AE7CDE" w14:paraId="23E71B83"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El sistema debe generar un reporte de stock actual con todos los productos activos, exportable en formato Excel.</w:t>
            </w:r>
          </w:p>
        </w:tc>
      </w:tr>
      <w:tr w:rsidR="00887C6C" w:rsidTr="547F915B" w14:paraId="728BEF21" w14:textId="77777777">
        <w:trPr>
          <w:cantSplit/>
          <w:jc w:val="center"/>
        </w:trPr>
        <w:tc>
          <w:tcPr>
            <w:tcW w:w="800" w:type="dxa"/>
            <w:tcMar/>
          </w:tcPr>
          <w:p w:rsidR="00887C6C" w:rsidP="547F915B" w:rsidRDefault="00AE7CDE" w14:paraId="303443E8"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CU-71</w:t>
            </w:r>
          </w:p>
        </w:tc>
        <w:tc>
          <w:tcPr>
            <w:tcW w:w="1900" w:type="dxa"/>
            <w:tcMar/>
          </w:tcPr>
          <w:p w:rsidR="00887C6C" w:rsidP="547F915B" w:rsidRDefault="00AE7CDE" w14:paraId="0650F835"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Reportando equivalencias faltantes</w:t>
            </w:r>
          </w:p>
        </w:tc>
        <w:tc>
          <w:tcPr>
            <w:tcW w:w="1500" w:type="dxa"/>
            <w:tcMar/>
          </w:tcPr>
          <w:p w:rsidR="00887C6C" w:rsidP="547F915B" w:rsidRDefault="00AE7CDE" w14:paraId="307BEFCD"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Usuario autorizado</w:t>
            </w:r>
          </w:p>
        </w:tc>
        <w:tc>
          <w:tcPr>
            <w:tcW w:w="760" w:type="dxa"/>
            <w:tcMar/>
          </w:tcPr>
          <w:p w:rsidR="00887C6C" w:rsidP="547F915B" w:rsidRDefault="00AE7CDE" w14:paraId="6FCF24E7"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UR-58</w:t>
            </w:r>
          </w:p>
        </w:tc>
        <w:tc>
          <w:tcPr>
            <w:tcW w:w="4400" w:type="dxa"/>
            <w:tcMar/>
          </w:tcPr>
          <w:p w:rsidR="00887C6C" w:rsidP="547F915B" w:rsidRDefault="00AE7CDE" w14:paraId="3A335D73"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El sistema debe generar un reporte de productos con al menos un código interno de proveedor sin equivalencia SKU, mostrando: nombre del proveedor, código interno y nombre del producto.</w:t>
            </w:r>
          </w:p>
        </w:tc>
      </w:tr>
      <w:tr w:rsidR="00887C6C" w:rsidTr="547F915B" w14:paraId="48C696C9" w14:textId="77777777">
        <w:trPr>
          <w:cantSplit/>
          <w:jc w:val="center"/>
        </w:trPr>
        <w:tc>
          <w:tcPr>
            <w:tcW w:w="800" w:type="dxa"/>
            <w:tcMar/>
          </w:tcPr>
          <w:p w:rsidR="00887C6C" w:rsidP="547F915B" w:rsidRDefault="00AE7CDE" w14:paraId="55898E75"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CU-72</w:t>
            </w:r>
          </w:p>
        </w:tc>
        <w:tc>
          <w:tcPr>
            <w:tcW w:w="1900" w:type="dxa"/>
            <w:tcMar/>
          </w:tcPr>
          <w:p w:rsidR="00887C6C" w:rsidP="547F915B" w:rsidRDefault="00AE7CDE" w14:paraId="3D6CE163"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Generando reporte de facturas</w:t>
            </w:r>
          </w:p>
        </w:tc>
        <w:tc>
          <w:tcPr>
            <w:tcW w:w="1500" w:type="dxa"/>
            <w:tcMar/>
          </w:tcPr>
          <w:p w:rsidR="00887C6C" w:rsidP="547F915B" w:rsidRDefault="00AE7CDE" w14:paraId="729177E6"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Usuario autorizado</w:t>
            </w:r>
          </w:p>
        </w:tc>
        <w:tc>
          <w:tcPr>
            <w:tcW w:w="760" w:type="dxa"/>
            <w:tcMar/>
          </w:tcPr>
          <w:p w:rsidR="00887C6C" w:rsidP="547F915B" w:rsidRDefault="00AE7CDE" w14:paraId="220C4520"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UR-59</w:t>
            </w:r>
          </w:p>
        </w:tc>
        <w:tc>
          <w:tcPr>
            <w:tcW w:w="4400" w:type="dxa"/>
            <w:tcMar/>
          </w:tcPr>
          <w:p w:rsidR="00887C6C" w:rsidP="547F915B" w:rsidRDefault="00AE7CDE" w14:paraId="33AE34F1"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El sistema debe generar un reporte de facturas filtrable por estado y rango de fechas, mostrando: número, proveedor, fecha, estado y cantidad de ítems observados por cada factura.</w:t>
            </w:r>
          </w:p>
        </w:tc>
      </w:tr>
      <w:tr w:rsidR="00887C6C" w:rsidTr="547F915B" w14:paraId="4C9D5CBF" w14:textId="77777777">
        <w:trPr>
          <w:cantSplit/>
          <w:jc w:val="center"/>
        </w:trPr>
        <w:tc>
          <w:tcPr>
            <w:tcW w:w="800" w:type="dxa"/>
            <w:tcMar/>
          </w:tcPr>
          <w:p w:rsidR="00887C6C" w:rsidP="547F915B" w:rsidRDefault="00AE7CDE" w14:paraId="0C3460C6"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CU-73</w:t>
            </w:r>
          </w:p>
        </w:tc>
        <w:tc>
          <w:tcPr>
            <w:tcW w:w="1900" w:type="dxa"/>
            <w:tcMar/>
          </w:tcPr>
          <w:p w:rsidR="00887C6C" w:rsidP="547F915B" w:rsidRDefault="00AE7CDE" w14:paraId="0FB2E798"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Generando reporte de movimientos</w:t>
            </w:r>
          </w:p>
        </w:tc>
        <w:tc>
          <w:tcPr>
            <w:tcW w:w="1500" w:type="dxa"/>
            <w:tcMar/>
          </w:tcPr>
          <w:p w:rsidR="00887C6C" w:rsidP="547F915B" w:rsidRDefault="00AE7CDE" w14:paraId="2D290068"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Usuario autorizado</w:t>
            </w:r>
          </w:p>
        </w:tc>
        <w:tc>
          <w:tcPr>
            <w:tcW w:w="760" w:type="dxa"/>
            <w:tcMar/>
          </w:tcPr>
          <w:p w:rsidR="00887C6C" w:rsidP="547F915B" w:rsidRDefault="00AE7CDE" w14:paraId="3190D504"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UR-60</w:t>
            </w:r>
          </w:p>
        </w:tc>
        <w:tc>
          <w:tcPr>
            <w:tcW w:w="4400" w:type="dxa"/>
            <w:tcMar/>
          </w:tcPr>
          <w:p w:rsidR="00887C6C" w:rsidP="547F915B" w:rsidRDefault="00AE7CDE" w14:paraId="5E777574"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El sistema debe generar un reporte de movimientos de inventario filtrable por rango de fechas, mostrando: fecha, hora, tipo de movimiento, SKU, nombre del producto, cantidad aplicada y usuario responsable.</w:t>
            </w:r>
          </w:p>
        </w:tc>
      </w:tr>
      <w:tr w:rsidR="00887C6C" w:rsidTr="547F915B" w14:paraId="19FAEAC2" w14:textId="77777777">
        <w:trPr>
          <w:cantSplit/>
          <w:jc w:val="center"/>
        </w:trPr>
        <w:tc>
          <w:tcPr>
            <w:tcW w:w="800" w:type="dxa"/>
            <w:tcMar/>
          </w:tcPr>
          <w:p w:rsidR="00887C6C" w:rsidP="547F915B" w:rsidRDefault="00AE7CDE" w14:paraId="1EC14F71"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CU-74</w:t>
            </w:r>
          </w:p>
        </w:tc>
        <w:tc>
          <w:tcPr>
            <w:tcW w:w="1900" w:type="dxa"/>
            <w:tcMar/>
          </w:tcPr>
          <w:p w:rsidR="00887C6C" w:rsidP="547F915B" w:rsidRDefault="00AE7CDE" w14:paraId="48FCDCDE"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Exportando reportes a Excel</w:t>
            </w:r>
          </w:p>
        </w:tc>
        <w:tc>
          <w:tcPr>
            <w:tcW w:w="1500" w:type="dxa"/>
            <w:tcMar/>
          </w:tcPr>
          <w:p w:rsidR="00887C6C" w:rsidP="547F915B" w:rsidRDefault="00AE7CDE" w14:paraId="624341E4"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Usuario autorizado</w:t>
            </w:r>
          </w:p>
        </w:tc>
        <w:tc>
          <w:tcPr>
            <w:tcW w:w="760" w:type="dxa"/>
            <w:tcMar/>
          </w:tcPr>
          <w:p w:rsidR="00887C6C" w:rsidP="547F915B" w:rsidRDefault="00AE7CDE" w14:paraId="3969F786"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UR-61</w:t>
            </w:r>
          </w:p>
        </w:tc>
        <w:tc>
          <w:tcPr>
            <w:tcW w:w="4400" w:type="dxa"/>
            <w:tcMar/>
          </w:tcPr>
          <w:p w:rsidR="00887C6C" w:rsidP="547F915B" w:rsidRDefault="00AE7CDE" w14:paraId="2318E4EB"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El sistema debe permitir exportar en formato Excel los reportes generados en UR-57, UR-58, UR-59 y UR-60.</w:t>
            </w:r>
          </w:p>
        </w:tc>
      </w:tr>
      <w:tr w:rsidR="00887C6C" w:rsidTr="547F915B" w14:paraId="7164D895" w14:textId="77777777">
        <w:trPr>
          <w:cantSplit/>
          <w:jc w:val="center"/>
        </w:trPr>
        <w:tc>
          <w:tcPr>
            <w:tcW w:w="800" w:type="dxa"/>
            <w:tcMar/>
          </w:tcPr>
          <w:p w:rsidR="00887C6C" w:rsidP="547F915B" w:rsidRDefault="00AE7CDE" w14:paraId="0BB33C65"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CU-75</w:t>
            </w:r>
          </w:p>
        </w:tc>
        <w:tc>
          <w:tcPr>
            <w:tcW w:w="1900" w:type="dxa"/>
            <w:tcMar/>
          </w:tcPr>
          <w:p w:rsidR="00887C6C" w:rsidP="547F915B" w:rsidRDefault="00AE7CDE" w14:paraId="6F4DCE7C"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Iniciando venta</w:t>
            </w:r>
          </w:p>
        </w:tc>
        <w:tc>
          <w:tcPr>
            <w:tcW w:w="1500" w:type="dxa"/>
            <w:tcMar/>
          </w:tcPr>
          <w:p w:rsidR="00887C6C" w:rsidP="547F915B" w:rsidRDefault="00AE7CDE" w14:paraId="6C626824"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Cajero</w:t>
            </w:r>
          </w:p>
        </w:tc>
        <w:tc>
          <w:tcPr>
            <w:tcW w:w="760" w:type="dxa"/>
            <w:tcMar/>
          </w:tcPr>
          <w:p w:rsidR="00887C6C" w:rsidP="547F915B" w:rsidRDefault="00AE7CDE" w14:paraId="2F1DFB1E"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UR-64</w:t>
            </w:r>
          </w:p>
        </w:tc>
        <w:tc>
          <w:tcPr>
            <w:tcW w:w="4400" w:type="dxa"/>
            <w:tcMar/>
          </w:tcPr>
          <w:p w:rsidR="00887C6C" w:rsidP="547F915B" w:rsidRDefault="00AE7CDE" w14:paraId="468776A3"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El sistema debe permitir a un usuario con perfil Cajero iniciar una nueva venta, registrando automáticamente la fecha, hora y el identificador del usuario responsable de la operación.</w:t>
            </w:r>
          </w:p>
        </w:tc>
      </w:tr>
      <w:tr w:rsidR="00887C6C" w:rsidTr="547F915B" w14:paraId="38EDE2C2" w14:textId="77777777">
        <w:trPr>
          <w:cantSplit/>
          <w:jc w:val="center"/>
        </w:trPr>
        <w:tc>
          <w:tcPr>
            <w:tcW w:w="800" w:type="dxa"/>
            <w:tcMar/>
          </w:tcPr>
          <w:p w:rsidR="00887C6C" w:rsidP="547F915B" w:rsidRDefault="00AE7CDE" w14:paraId="155988D2"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CU-76</w:t>
            </w:r>
          </w:p>
        </w:tc>
        <w:tc>
          <w:tcPr>
            <w:tcW w:w="1900" w:type="dxa"/>
            <w:tcMar/>
          </w:tcPr>
          <w:p w:rsidR="00887C6C" w:rsidP="547F915B" w:rsidRDefault="00AE7CDE" w14:paraId="0DEEB937"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Agregando productos a la venta</w:t>
            </w:r>
          </w:p>
        </w:tc>
        <w:tc>
          <w:tcPr>
            <w:tcW w:w="1500" w:type="dxa"/>
            <w:tcMar/>
          </w:tcPr>
          <w:p w:rsidR="00887C6C" w:rsidP="547F915B" w:rsidRDefault="00AE7CDE" w14:paraId="031B5C10"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Cajero</w:t>
            </w:r>
          </w:p>
        </w:tc>
        <w:tc>
          <w:tcPr>
            <w:tcW w:w="760" w:type="dxa"/>
            <w:tcMar/>
          </w:tcPr>
          <w:p w:rsidR="00887C6C" w:rsidP="547F915B" w:rsidRDefault="00AE7CDE" w14:paraId="2E3DE39F"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UR-65</w:t>
            </w:r>
          </w:p>
        </w:tc>
        <w:tc>
          <w:tcPr>
            <w:tcW w:w="4400" w:type="dxa"/>
            <w:tcMar/>
          </w:tcPr>
          <w:p w:rsidR="00887C6C" w:rsidP="547F915B" w:rsidRDefault="00AE7CDE" w14:paraId="0169138F"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El sistema debe permitir al usuario con perfil Cajero agregar productos a una venta mediante la lectura del código de barras, ingreso del SKU o selección desde la búsqueda de productos, indicando la cantidad solicitada de cada producto.</w:t>
            </w:r>
          </w:p>
        </w:tc>
      </w:tr>
      <w:tr w:rsidR="00887C6C" w:rsidTr="547F915B" w14:paraId="4FC05744" w14:textId="77777777">
        <w:trPr>
          <w:cantSplit/>
          <w:jc w:val="center"/>
        </w:trPr>
        <w:tc>
          <w:tcPr>
            <w:tcW w:w="800" w:type="dxa"/>
            <w:tcMar/>
          </w:tcPr>
          <w:p w:rsidR="00887C6C" w:rsidP="547F915B" w:rsidRDefault="00AE7CDE" w14:paraId="3EF21D80"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CU-77</w:t>
            </w:r>
          </w:p>
        </w:tc>
        <w:tc>
          <w:tcPr>
            <w:tcW w:w="1900" w:type="dxa"/>
            <w:tcMar/>
          </w:tcPr>
          <w:p w:rsidR="00887C6C" w:rsidP="547F915B" w:rsidRDefault="00AE7CDE" w14:paraId="396EF75C"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Validando stock disponible</w:t>
            </w:r>
          </w:p>
        </w:tc>
        <w:tc>
          <w:tcPr>
            <w:tcW w:w="1500" w:type="dxa"/>
            <w:tcMar/>
          </w:tcPr>
          <w:p w:rsidR="00887C6C" w:rsidP="547F915B" w:rsidRDefault="00AE7CDE" w14:paraId="0BE27B5B"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Cajero</w:t>
            </w:r>
          </w:p>
        </w:tc>
        <w:tc>
          <w:tcPr>
            <w:tcW w:w="760" w:type="dxa"/>
            <w:tcMar/>
          </w:tcPr>
          <w:p w:rsidR="00887C6C" w:rsidP="547F915B" w:rsidRDefault="00AE7CDE" w14:paraId="5A58234A"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UR-66</w:t>
            </w:r>
          </w:p>
        </w:tc>
        <w:tc>
          <w:tcPr>
            <w:tcW w:w="4400" w:type="dxa"/>
            <w:tcMar/>
          </w:tcPr>
          <w:p w:rsidR="00887C6C" w:rsidP="547F915B" w:rsidRDefault="00AE7CDE" w14:paraId="6D76447E"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El sistema debe verificar, antes de incorporar o confirmar un producto en una venta, que este se encuentre activo y disponga de stock suficiente para la cantidad solicitada. Si el stock es insuficiente, el sistema debe impedir la operación y mostrar el stock disponible.</w:t>
            </w:r>
          </w:p>
        </w:tc>
      </w:tr>
      <w:tr w:rsidR="00887C6C" w:rsidTr="547F915B" w14:paraId="5813767B" w14:textId="77777777">
        <w:trPr>
          <w:cantSplit/>
          <w:jc w:val="center"/>
        </w:trPr>
        <w:tc>
          <w:tcPr>
            <w:tcW w:w="800" w:type="dxa"/>
            <w:tcMar/>
          </w:tcPr>
          <w:p w:rsidR="00887C6C" w:rsidP="547F915B" w:rsidRDefault="00AE7CDE" w14:paraId="0E7D597D"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CU-78</w:t>
            </w:r>
          </w:p>
        </w:tc>
        <w:tc>
          <w:tcPr>
            <w:tcW w:w="1900" w:type="dxa"/>
            <w:tcMar/>
          </w:tcPr>
          <w:p w:rsidR="00887C6C" w:rsidP="547F915B" w:rsidRDefault="00AE7CDE" w14:paraId="5B7B9C9F"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Calculando total de venta</w:t>
            </w:r>
          </w:p>
        </w:tc>
        <w:tc>
          <w:tcPr>
            <w:tcW w:w="1500" w:type="dxa"/>
            <w:tcMar/>
          </w:tcPr>
          <w:p w:rsidR="00887C6C" w:rsidP="547F915B" w:rsidRDefault="00AE7CDE" w14:paraId="1F177F5A"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Cajero</w:t>
            </w:r>
          </w:p>
        </w:tc>
        <w:tc>
          <w:tcPr>
            <w:tcW w:w="760" w:type="dxa"/>
            <w:tcMar/>
          </w:tcPr>
          <w:p w:rsidR="00887C6C" w:rsidP="547F915B" w:rsidRDefault="00AE7CDE" w14:paraId="542E68CA"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UR-67</w:t>
            </w:r>
          </w:p>
        </w:tc>
        <w:tc>
          <w:tcPr>
            <w:tcW w:w="4400" w:type="dxa"/>
            <w:tcMar/>
          </w:tcPr>
          <w:p w:rsidR="00887C6C" w:rsidP="547F915B" w:rsidRDefault="00AE7CDE" w14:paraId="5ABABDB1"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El sistema debe calcular automáticamente el subtotal de cada ítem y el total general de la venta considerando la cantidad y el precio unitario vigente de cada producto incorporado.</w:t>
            </w:r>
          </w:p>
        </w:tc>
      </w:tr>
      <w:tr w:rsidR="00887C6C" w:rsidTr="547F915B" w14:paraId="6B220004" w14:textId="77777777">
        <w:trPr>
          <w:cantSplit/>
          <w:jc w:val="center"/>
        </w:trPr>
        <w:tc>
          <w:tcPr>
            <w:tcW w:w="800" w:type="dxa"/>
            <w:tcMar/>
          </w:tcPr>
          <w:p w:rsidR="00887C6C" w:rsidP="547F915B" w:rsidRDefault="00AE7CDE" w14:paraId="1B0B21F9"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CU-79</w:t>
            </w:r>
          </w:p>
        </w:tc>
        <w:tc>
          <w:tcPr>
            <w:tcW w:w="1900" w:type="dxa"/>
            <w:tcMar/>
          </w:tcPr>
          <w:p w:rsidR="00887C6C" w:rsidP="547F915B" w:rsidRDefault="00AE7CDE" w14:paraId="5F656EEC"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Registrando pago de venta</w:t>
            </w:r>
          </w:p>
        </w:tc>
        <w:tc>
          <w:tcPr>
            <w:tcW w:w="1500" w:type="dxa"/>
            <w:tcMar/>
          </w:tcPr>
          <w:p w:rsidR="00887C6C" w:rsidP="547F915B" w:rsidRDefault="00AE7CDE" w14:paraId="2E7134C3"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Cajero</w:t>
            </w:r>
          </w:p>
        </w:tc>
        <w:tc>
          <w:tcPr>
            <w:tcW w:w="760" w:type="dxa"/>
            <w:tcMar/>
          </w:tcPr>
          <w:p w:rsidR="00887C6C" w:rsidP="547F915B" w:rsidRDefault="00AE7CDE" w14:paraId="401DABC8"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UR-68</w:t>
            </w:r>
          </w:p>
        </w:tc>
        <w:tc>
          <w:tcPr>
            <w:tcW w:w="4400" w:type="dxa"/>
            <w:tcMar/>
          </w:tcPr>
          <w:p w:rsidR="00887C6C" w:rsidP="547F915B" w:rsidRDefault="00AE7CDE" w14:paraId="321C3EB4"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El sistema debe permitir al usuario con perfil Cajero registrar el pago de una venta indicando el medio de pago utilizado y el monto recibido. Para pagos en efectivo, el sistema debe calcular y mostrar automáticamente el vuelto correspondiente.</w:t>
            </w:r>
          </w:p>
        </w:tc>
      </w:tr>
      <w:tr w:rsidR="00887C6C" w:rsidTr="547F915B" w14:paraId="42F48B4B" w14:textId="77777777">
        <w:trPr>
          <w:cantSplit/>
          <w:jc w:val="center"/>
        </w:trPr>
        <w:tc>
          <w:tcPr>
            <w:tcW w:w="800" w:type="dxa"/>
            <w:tcMar/>
          </w:tcPr>
          <w:p w:rsidR="00887C6C" w:rsidP="547F915B" w:rsidRDefault="00AE7CDE" w14:paraId="63A01939"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CU-80</w:t>
            </w:r>
          </w:p>
        </w:tc>
        <w:tc>
          <w:tcPr>
            <w:tcW w:w="1900" w:type="dxa"/>
            <w:tcMar/>
          </w:tcPr>
          <w:p w:rsidR="00887C6C" w:rsidP="547F915B" w:rsidRDefault="00AE7CDE" w14:paraId="1CE41B83"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Confirmando venta</w:t>
            </w:r>
          </w:p>
        </w:tc>
        <w:tc>
          <w:tcPr>
            <w:tcW w:w="1500" w:type="dxa"/>
            <w:tcMar/>
          </w:tcPr>
          <w:p w:rsidR="00887C6C" w:rsidP="547F915B" w:rsidRDefault="00AE7CDE" w14:paraId="5B4A1B30"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Cajero</w:t>
            </w:r>
          </w:p>
        </w:tc>
        <w:tc>
          <w:tcPr>
            <w:tcW w:w="760" w:type="dxa"/>
            <w:tcMar/>
          </w:tcPr>
          <w:p w:rsidR="00887C6C" w:rsidP="547F915B" w:rsidRDefault="00AE7CDE" w14:paraId="5AE42D17"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UR-69</w:t>
            </w:r>
          </w:p>
        </w:tc>
        <w:tc>
          <w:tcPr>
            <w:tcW w:w="4400" w:type="dxa"/>
            <w:tcMar/>
          </w:tcPr>
          <w:p w:rsidR="00887C6C" w:rsidP="547F915B" w:rsidRDefault="00AE7CDE" w14:paraId="6931BE19"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El sistema debe requerir la confirmación explícita del usuario con perfil Cajero antes de finalizar una venta. Una venta solo podrá confirmarse si contiene al menos un producto válido, dispone de stock suficiente y posee un pago válido registrado.</w:t>
            </w:r>
          </w:p>
        </w:tc>
      </w:tr>
      <w:tr w:rsidR="00887C6C" w:rsidTr="547F915B" w14:paraId="7A9E8357" w14:textId="77777777">
        <w:trPr>
          <w:cantSplit/>
          <w:jc w:val="center"/>
        </w:trPr>
        <w:tc>
          <w:tcPr>
            <w:tcW w:w="800" w:type="dxa"/>
            <w:tcMar/>
          </w:tcPr>
          <w:p w:rsidR="00887C6C" w:rsidP="547F915B" w:rsidRDefault="00AE7CDE" w14:paraId="7ACEEF5E"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CU-81</w:t>
            </w:r>
          </w:p>
        </w:tc>
        <w:tc>
          <w:tcPr>
            <w:tcW w:w="1900" w:type="dxa"/>
            <w:tcMar/>
          </w:tcPr>
          <w:p w:rsidR="00887C6C" w:rsidP="547F915B" w:rsidRDefault="00AE7CDE" w14:paraId="66487FE0"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Actualizando stock por venta</w:t>
            </w:r>
          </w:p>
        </w:tc>
        <w:tc>
          <w:tcPr>
            <w:tcW w:w="1500" w:type="dxa"/>
            <w:tcMar/>
          </w:tcPr>
          <w:p w:rsidR="00887C6C" w:rsidP="547F915B" w:rsidRDefault="00AE7CDE" w14:paraId="020BAAE9"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Cajero</w:t>
            </w:r>
          </w:p>
        </w:tc>
        <w:tc>
          <w:tcPr>
            <w:tcW w:w="760" w:type="dxa"/>
            <w:tcMar/>
          </w:tcPr>
          <w:p w:rsidR="00887C6C" w:rsidP="547F915B" w:rsidRDefault="00AE7CDE" w14:paraId="6E9065DA"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UR-70</w:t>
            </w:r>
          </w:p>
        </w:tc>
        <w:tc>
          <w:tcPr>
            <w:tcW w:w="4400" w:type="dxa"/>
            <w:tcMar/>
          </w:tcPr>
          <w:p w:rsidR="00887C6C" w:rsidP="547F915B" w:rsidRDefault="00AE7CDE" w14:paraId="52CC81D1"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El sistema debe descontar automáticamente del stock actual de cada producto la cantidad vendida inmediatamente después de confirmar exitosamente la venta.</w:t>
            </w:r>
          </w:p>
        </w:tc>
      </w:tr>
      <w:tr w:rsidR="00887C6C" w:rsidTr="547F915B" w14:paraId="1D7DE578" w14:textId="77777777">
        <w:trPr>
          <w:cantSplit/>
          <w:jc w:val="center"/>
        </w:trPr>
        <w:tc>
          <w:tcPr>
            <w:tcW w:w="800" w:type="dxa"/>
            <w:tcMar/>
          </w:tcPr>
          <w:p w:rsidR="00887C6C" w:rsidP="547F915B" w:rsidRDefault="00AE7CDE" w14:paraId="729F16B5"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CU-82</w:t>
            </w:r>
          </w:p>
        </w:tc>
        <w:tc>
          <w:tcPr>
            <w:tcW w:w="1900" w:type="dxa"/>
            <w:tcMar/>
          </w:tcPr>
          <w:p w:rsidR="00887C6C" w:rsidP="547F915B" w:rsidRDefault="00AE7CDE" w14:paraId="4C71630D"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Registrando movimiento de venta</w:t>
            </w:r>
          </w:p>
        </w:tc>
        <w:tc>
          <w:tcPr>
            <w:tcW w:w="1500" w:type="dxa"/>
            <w:tcMar/>
          </w:tcPr>
          <w:p w:rsidR="00887C6C" w:rsidP="547F915B" w:rsidRDefault="00AE7CDE" w14:paraId="32276EDE"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Cajero</w:t>
            </w:r>
          </w:p>
        </w:tc>
        <w:tc>
          <w:tcPr>
            <w:tcW w:w="760" w:type="dxa"/>
            <w:tcMar/>
          </w:tcPr>
          <w:p w:rsidR="00887C6C" w:rsidP="547F915B" w:rsidRDefault="00AE7CDE" w14:paraId="017013A8"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UR-71</w:t>
            </w:r>
          </w:p>
        </w:tc>
        <w:tc>
          <w:tcPr>
            <w:tcW w:w="4400" w:type="dxa"/>
            <w:tcMar/>
          </w:tcPr>
          <w:p w:rsidR="00887C6C" w:rsidP="547F915B" w:rsidRDefault="00AE7CDE" w14:paraId="17387DEB"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El sistema debe registrar en el historial de movimientos de inventario, por cada producto incluido en una venta confirmada, un movimiento de tipo “Venta” que contenga: identificador de la venta, fecha, hora, usuario responsable, SKU, cantidad vendida, stock anterior y stock resultante.</w:t>
            </w:r>
          </w:p>
        </w:tc>
      </w:tr>
      <w:tr w:rsidR="00887C6C" w:rsidTr="547F915B" w14:paraId="1B30976B" w14:textId="77777777">
        <w:trPr>
          <w:cantSplit/>
          <w:jc w:val="center"/>
        </w:trPr>
        <w:tc>
          <w:tcPr>
            <w:tcW w:w="800" w:type="dxa"/>
            <w:tcMar/>
          </w:tcPr>
          <w:p w:rsidR="00887C6C" w:rsidP="547F915B" w:rsidRDefault="00AE7CDE" w14:paraId="5249960F"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CU-83</w:t>
            </w:r>
          </w:p>
        </w:tc>
        <w:tc>
          <w:tcPr>
            <w:tcW w:w="1900" w:type="dxa"/>
            <w:tcMar/>
          </w:tcPr>
          <w:p w:rsidR="00887C6C" w:rsidP="547F915B" w:rsidRDefault="00AE7CDE" w14:paraId="5769F44C"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Emitiendo comprobante de venta</w:t>
            </w:r>
          </w:p>
        </w:tc>
        <w:tc>
          <w:tcPr>
            <w:tcW w:w="1500" w:type="dxa"/>
            <w:tcMar/>
          </w:tcPr>
          <w:p w:rsidR="00887C6C" w:rsidP="547F915B" w:rsidRDefault="00AE7CDE" w14:paraId="6487112D"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Cajero</w:t>
            </w:r>
          </w:p>
        </w:tc>
        <w:tc>
          <w:tcPr>
            <w:tcW w:w="760" w:type="dxa"/>
            <w:tcMar/>
          </w:tcPr>
          <w:p w:rsidR="00887C6C" w:rsidP="547F915B" w:rsidRDefault="00AE7CDE" w14:paraId="10FCE9C5"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UR-72</w:t>
            </w:r>
          </w:p>
        </w:tc>
        <w:tc>
          <w:tcPr>
            <w:tcW w:w="4400" w:type="dxa"/>
            <w:tcMar/>
          </w:tcPr>
          <w:p w:rsidR="00887C6C" w:rsidP="547F915B" w:rsidRDefault="00AE7CDE" w14:paraId="3278D0F0"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El sistema debe generar, al finalizar una venta confirmada, un comprobante que contenga como mínimo: identificador de la venta, fecha y hora, usuario responsable, detalle de productos, cantidades, precio unitario, subtotal por ítem, total de la venta y medio de pago utilizado.</w:t>
            </w:r>
          </w:p>
        </w:tc>
      </w:tr>
    </w:tbl>
    <w:p w:rsidR="00887C6C" w:rsidRDefault="00AE7CDE" w14:paraId="362A7CD7" w14:textId="77777777">
      <w:pPr>
        <w:spacing w:before="60" w:after="240" w:line="240" w:lineRule="auto"/>
        <w:jc w:val="center"/>
      </w:pPr>
      <w:r>
        <w:rPr>
          <w:rFonts w:ascii="Arial" w:hAnsi="Arial" w:eastAsia="Arial" w:cs="Arial"/>
          <w:i/>
          <w:iCs/>
          <w:sz w:val="18"/>
          <w:szCs w:val="18"/>
        </w:rPr>
        <w:t>Fuente: Elaborado por el equipo de proyecto a partir del backlog priorizado del Documento 0.</w:t>
      </w:r>
    </w:p>
    <w:p w:rsidR="00887C6C" w:rsidRDefault="00AE7CDE" w14:paraId="25A7F0C4" w14:textId="54F75B37">
      <w:pPr>
        <w:spacing w:line="360" w:lineRule="auto"/>
        <w:jc w:val="both"/>
      </w:pPr>
      <w:r>
        <w:rPr>
          <w:rFonts w:ascii="Arial" w:hAnsi="Arial" w:eastAsia="Arial" w:cs="Arial"/>
        </w:rPr>
        <w:t>Entre los casos de uso existen relaciones que condicionan su orden de ejecución. La lista de ítems válidos</w:t>
      </w:r>
      <w:r w:rsidR="00780A7B">
        <w:rPr>
          <w:rFonts w:ascii="Arial" w:hAnsi="Arial" w:eastAsia="Arial" w:cs="Arial"/>
        </w:rPr>
        <w:t xml:space="preserve">, </w:t>
      </w:r>
      <w:r>
        <w:rPr>
          <w:rFonts w:ascii="Arial" w:hAnsi="Arial" w:eastAsia="Arial" w:cs="Arial"/>
        </w:rPr>
        <w:t>CU-62</w:t>
      </w:r>
      <w:r w:rsidR="00780A7B">
        <w:rPr>
          <w:rFonts w:ascii="Arial" w:hAnsi="Arial" w:eastAsia="Arial" w:cs="Arial"/>
        </w:rPr>
        <w:t>,</w:t>
      </w:r>
      <w:r>
        <w:rPr>
          <w:rFonts w:ascii="Arial" w:hAnsi="Arial" w:eastAsia="Arial" w:cs="Arial"/>
        </w:rPr>
        <w:t xml:space="preserve"> es precondición de las exportaciones a Excel y a CSV</w:t>
      </w:r>
      <w:r w:rsidR="00780A7B">
        <w:rPr>
          <w:rFonts w:ascii="Arial" w:hAnsi="Arial" w:eastAsia="Arial" w:cs="Arial"/>
        </w:rPr>
        <w:t xml:space="preserve">, </w:t>
      </w:r>
      <w:r>
        <w:rPr>
          <w:rFonts w:ascii="Arial" w:hAnsi="Arial" w:eastAsia="Arial" w:cs="Arial"/>
        </w:rPr>
        <w:t>CU-63 y CU-64</w:t>
      </w:r>
      <w:r w:rsidR="009253EB">
        <w:rPr>
          <w:rFonts w:ascii="Arial" w:hAnsi="Arial" w:eastAsia="Arial" w:cs="Arial"/>
        </w:rPr>
        <w:t>;</w:t>
      </w:r>
      <w:r>
        <w:rPr>
          <w:rFonts w:ascii="Arial" w:hAnsi="Arial" w:eastAsia="Arial" w:cs="Arial"/>
        </w:rPr>
        <w:t xml:space="preserve"> el registro de auditoría</w:t>
      </w:r>
      <w:r w:rsidR="00780A7B">
        <w:rPr>
          <w:rFonts w:ascii="Arial" w:hAnsi="Arial" w:eastAsia="Arial" w:cs="Arial"/>
        </w:rPr>
        <w:t xml:space="preserve">, </w:t>
      </w:r>
      <w:r>
        <w:rPr>
          <w:rFonts w:ascii="Arial" w:hAnsi="Arial" w:eastAsia="Arial" w:cs="Arial"/>
        </w:rPr>
        <w:t>CU-66 se incluye en toda importación, exportación o descarga de plantilla; la exportación de reportes</w:t>
      </w:r>
      <w:r w:rsidR="00780A7B">
        <w:rPr>
          <w:rFonts w:ascii="Arial" w:hAnsi="Arial" w:eastAsia="Arial" w:cs="Arial"/>
        </w:rPr>
        <w:t xml:space="preserve">, </w:t>
      </w:r>
      <w:r>
        <w:rPr>
          <w:rFonts w:ascii="Arial" w:hAnsi="Arial" w:eastAsia="Arial" w:cs="Arial"/>
        </w:rPr>
        <w:t>CU-74 requiere un reporte generado previamente por los CU-70 a CU-73; y en el módulo de venta los casos de uso se encadenan en el orden en que ocurre la operación: iniciar la venta</w:t>
      </w:r>
      <w:r w:rsidR="00780A7B">
        <w:rPr>
          <w:rFonts w:ascii="Arial" w:hAnsi="Arial" w:eastAsia="Arial" w:cs="Arial"/>
        </w:rPr>
        <w:t xml:space="preserve">, </w:t>
      </w:r>
      <w:r>
        <w:rPr>
          <w:rFonts w:ascii="Arial" w:hAnsi="Arial" w:eastAsia="Arial" w:cs="Arial"/>
        </w:rPr>
        <w:t>CU-75</w:t>
      </w:r>
      <w:r w:rsidR="009253EB">
        <w:rPr>
          <w:rFonts w:ascii="Arial" w:hAnsi="Arial" w:eastAsia="Arial" w:cs="Arial"/>
        </w:rPr>
        <w:t>,</w:t>
      </w:r>
      <w:r>
        <w:rPr>
          <w:rFonts w:ascii="Arial" w:hAnsi="Arial" w:eastAsia="Arial" w:cs="Arial"/>
        </w:rPr>
        <w:t xml:space="preserve"> agregar productos</w:t>
      </w:r>
      <w:r w:rsidR="00780A7B">
        <w:rPr>
          <w:rFonts w:ascii="Arial" w:hAnsi="Arial" w:eastAsia="Arial" w:cs="Arial"/>
        </w:rPr>
        <w:t xml:space="preserve">, </w:t>
      </w:r>
      <w:r>
        <w:rPr>
          <w:rFonts w:ascii="Arial" w:hAnsi="Arial" w:eastAsia="Arial" w:cs="Arial"/>
        </w:rPr>
        <w:t>CU-76 validando el stock</w:t>
      </w:r>
      <w:r w:rsidR="00780A7B">
        <w:rPr>
          <w:rFonts w:ascii="Arial" w:hAnsi="Arial" w:eastAsia="Arial" w:cs="Arial"/>
        </w:rPr>
        <w:t xml:space="preserve">, </w:t>
      </w:r>
      <w:r>
        <w:rPr>
          <w:rFonts w:ascii="Arial" w:hAnsi="Arial" w:eastAsia="Arial" w:cs="Arial"/>
        </w:rPr>
        <w:t>CU-77</w:t>
      </w:r>
      <w:r w:rsidR="009253EB">
        <w:rPr>
          <w:rFonts w:ascii="Arial" w:hAnsi="Arial" w:eastAsia="Arial" w:cs="Arial"/>
        </w:rPr>
        <w:t>,</w:t>
      </w:r>
      <w:r>
        <w:rPr>
          <w:rFonts w:ascii="Arial" w:hAnsi="Arial" w:eastAsia="Arial" w:cs="Arial"/>
        </w:rPr>
        <w:t xml:space="preserve"> calcular el total</w:t>
      </w:r>
      <w:r w:rsidR="00780A7B">
        <w:rPr>
          <w:rFonts w:ascii="Arial" w:hAnsi="Arial" w:eastAsia="Arial" w:cs="Arial"/>
        </w:rPr>
        <w:t xml:space="preserve">, </w:t>
      </w:r>
      <w:r>
        <w:rPr>
          <w:rFonts w:ascii="Arial" w:hAnsi="Arial" w:eastAsia="Arial" w:cs="Arial"/>
        </w:rPr>
        <w:t>CU-78</w:t>
      </w:r>
      <w:r w:rsidR="009253EB">
        <w:rPr>
          <w:rFonts w:ascii="Arial" w:hAnsi="Arial" w:eastAsia="Arial" w:cs="Arial"/>
        </w:rPr>
        <w:t>,</w:t>
      </w:r>
      <w:r>
        <w:rPr>
          <w:rFonts w:ascii="Arial" w:hAnsi="Arial" w:eastAsia="Arial" w:cs="Arial"/>
        </w:rPr>
        <w:t xml:space="preserve"> registrar el pago</w:t>
      </w:r>
      <w:r w:rsidR="00780A7B">
        <w:rPr>
          <w:rFonts w:ascii="Arial" w:hAnsi="Arial" w:eastAsia="Arial" w:cs="Arial"/>
        </w:rPr>
        <w:t xml:space="preserve">, </w:t>
      </w:r>
      <w:r>
        <w:rPr>
          <w:rFonts w:ascii="Arial" w:hAnsi="Arial" w:eastAsia="Arial" w:cs="Arial"/>
        </w:rPr>
        <w:t>CU-79 y confirmar la venta</w:t>
      </w:r>
      <w:r w:rsidR="00780A7B">
        <w:rPr>
          <w:rFonts w:ascii="Arial" w:hAnsi="Arial" w:eastAsia="Arial" w:cs="Arial"/>
        </w:rPr>
        <w:t xml:space="preserve">, </w:t>
      </w:r>
      <w:r>
        <w:rPr>
          <w:rFonts w:ascii="Arial" w:hAnsi="Arial" w:eastAsia="Arial" w:cs="Arial"/>
        </w:rPr>
        <w:t>CU-80</w:t>
      </w:r>
      <w:r w:rsidR="009253EB">
        <w:rPr>
          <w:rFonts w:ascii="Arial" w:hAnsi="Arial" w:eastAsia="Arial" w:cs="Arial"/>
        </w:rPr>
        <w:t>,</w:t>
      </w:r>
      <w:r>
        <w:rPr>
          <w:rFonts w:ascii="Arial" w:hAnsi="Arial" w:eastAsia="Arial" w:cs="Arial"/>
        </w:rPr>
        <w:t xml:space="preserve"> tras lo cual el sistema actualiza el stock</w:t>
      </w:r>
      <w:r w:rsidR="00780A7B">
        <w:rPr>
          <w:rFonts w:ascii="Arial" w:hAnsi="Arial" w:eastAsia="Arial" w:cs="Arial"/>
        </w:rPr>
        <w:t xml:space="preserve">, </w:t>
      </w:r>
      <w:r>
        <w:rPr>
          <w:rFonts w:ascii="Arial" w:hAnsi="Arial" w:eastAsia="Arial" w:cs="Arial"/>
        </w:rPr>
        <w:t>CU-81</w:t>
      </w:r>
      <w:r w:rsidR="009253EB">
        <w:rPr>
          <w:rFonts w:ascii="Arial" w:hAnsi="Arial" w:eastAsia="Arial" w:cs="Arial"/>
        </w:rPr>
        <w:t>,</w:t>
      </w:r>
      <w:r>
        <w:rPr>
          <w:rFonts w:ascii="Arial" w:hAnsi="Arial" w:eastAsia="Arial" w:cs="Arial"/>
        </w:rPr>
        <w:t xml:space="preserve"> registra los movimientos</w:t>
      </w:r>
      <w:r w:rsidR="00780A7B">
        <w:rPr>
          <w:rFonts w:ascii="Arial" w:hAnsi="Arial" w:eastAsia="Arial" w:cs="Arial"/>
        </w:rPr>
        <w:t xml:space="preserve">, </w:t>
      </w:r>
      <w:r>
        <w:rPr>
          <w:rFonts w:ascii="Arial" w:hAnsi="Arial" w:eastAsia="Arial" w:cs="Arial"/>
        </w:rPr>
        <w:t>CU-82 y emite el comprobante</w:t>
      </w:r>
      <w:r w:rsidR="00780A7B">
        <w:rPr>
          <w:rFonts w:ascii="Arial" w:hAnsi="Arial" w:eastAsia="Arial" w:cs="Arial"/>
        </w:rPr>
        <w:t xml:space="preserve">, </w:t>
      </w:r>
      <w:r>
        <w:rPr>
          <w:rFonts w:ascii="Arial" w:hAnsi="Arial" w:eastAsia="Arial" w:cs="Arial"/>
        </w:rPr>
        <w:t>CU-83</w:t>
      </w:r>
      <w:r w:rsidR="009253EB">
        <w:rPr>
          <w:rFonts w:ascii="Arial" w:hAnsi="Arial" w:eastAsia="Arial" w:cs="Arial"/>
        </w:rPr>
        <w:t>.</w:t>
      </w:r>
      <w:r>
        <w:rPr>
          <w:rFonts w:ascii="Arial" w:hAnsi="Arial" w:eastAsia="Arial" w:cs="Arial"/>
        </w:rPr>
        <w:t xml:space="preserve"> Estas dependencias se detallan en las precondiciones de la sección 2.5 y en los flujos de la sección 2.7.</w:t>
      </w:r>
    </w:p>
    <w:p w:rsidR="00887C6C" w:rsidRDefault="00AE7CDE" w14:paraId="360758E3" w14:textId="110F9909">
      <w:pPr>
        <w:keepNext/>
        <w:spacing w:before="240" w:after="200" w:line="276" w:lineRule="auto"/>
        <w:outlineLvl w:val="1"/>
      </w:pPr>
      <w:r>
        <w:rPr>
          <w:rFonts w:ascii="Arial" w:hAnsi="Arial" w:eastAsia="Arial" w:cs="Arial"/>
          <w:b/>
          <w:bCs/>
          <w:sz w:val="28"/>
          <w:szCs w:val="28"/>
        </w:rPr>
        <w:t xml:space="preserve">2.5 Especificación detallada de requerimientos funcionales </w:t>
      </w:r>
      <w:r w:rsidR="00780A7B">
        <w:rPr>
          <w:rFonts w:ascii="Arial" w:hAnsi="Arial" w:eastAsia="Arial" w:cs="Arial"/>
          <w:b/>
          <w:bCs/>
          <w:sz w:val="28"/>
          <w:szCs w:val="28"/>
        </w:rPr>
        <w:t xml:space="preserve">en </w:t>
      </w:r>
      <w:r>
        <w:rPr>
          <w:rFonts w:ascii="Arial" w:hAnsi="Arial" w:eastAsia="Arial" w:cs="Arial"/>
          <w:b/>
          <w:bCs/>
          <w:sz w:val="28"/>
          <w:szCs w:val="28"/>
        </w:rPr>
        <w:t>estándar UR–ESA</w:t>
      </w:r>
      <w:r w:rsidR="00780A7B">
        <w:rPr>
          <w:rFonts w:ascii="Arial" w:hAnsi="Arial" w:eastAsia="Arial" w:cs="Arial"/>
          <w:b/>
          <w:bCs/>
          <w:sz w:val="28"/>
          <w:szCs w:val="28"/>
        </w:rPr>
        <w:t>.</w:t>
      </w:r>
    </w:p>
    <w:p w:rsidR="00887C6C" w:rsidRDefault="00AE7CDE" w14:paraId="5858482D" w14:textId="20BF11BD">
      <w:pPr>
        <w:spacing w:line="360" w:lineRule="auto"/>
        <w:jc w:val="both"/>
      </w:pPr>
      <w:r>
        <w:rPr>
          <w:rFonts w:ascii="Arial" w:hAnsi="Arial" w:eastAsia="Arial" w:cs="Arial"/>
        </w:rPr>
        <w:t>Esta sección presenta la especificación detallada de los 22 requerimientos funcionales abordados en el Incremento 3, siguiendo el estándar ESA de requerimientos de usuario utilizado en los incrementos anteriores. Para cada requerimiento se identifica el módulo, el caso de uso que lo materializa, la descripción funcional, la precondición, la postcondición y las reglas de negocio asociadas.</w:t>
      </w:r>
    </w:p>
    <w:p w:rsidR="00887C6C" w:rsidRDefault="00AE7CDE" w14:paraId="2F67E03E" w14:textId="5348FBB3">
      <w:pPr>
        <w:spacing w:line="360" w:lineRule="auto"/>
        <w:jc w:val="both"/>
      </w:pPr>
      <w:r>
        <w:rPr>
          <w:rFonts w:ascii="Arial" w:hAnsi="Arial" w:eastAsia="Arial" w:cs="Arial"/>
        </w:rPr>
        <w:t>Cada ficha constituye la referencia para el resto de los artefactos del incremento: la precondición y la postcondición delimitan el inicio y el resultado del caso de uso extendido</w:t>
      </w:r>
      <w:r w:rsidR="00780A7B">
        <w:rPr>
          <w:rFonts w:ascii="Arial" w:hAnsi="Arial" w:eastAsia="Arial" w:cs="Arial"/>
        </w:rPr>
        <w:t xml:space="preserve">, en la </w:t>
      </w:r>
      <w:r>
        <w:rPr>
          <w:rFonts w:ascii="Arial" w:hAnsi="Arial" w:eastAsia="Arial" w:cs="Arial"/>
        </w:rPr>
        <w:t>sección 2.7</w:t>
      </w:r>
      <w:r w:rsidR="009253EB">
        <w:rPr>
          <w:rFonts w:ascii="Arial" w:hAnsi="Arial" w:eastAsia="Arial" w:cs="Arial"/>
        </w:rPr>
        <w:t>,</w:t>
      </w:r>
      <w:r>
        <w:rPr>
          <w:rFonts w:ascii="Arial" w:hAnsi="Arial" w:eastAsia="Arial" w:cs="Arial"/>
        </w:rPr>
        <w:t xml:space="preserve"> las reglas de negocio dan origen a los flujos alternativos y a los escenarios de prueba</w:t>
      </w:r>
      <w:r w:rsidR="00780A7B">
        <w:rPr>
          <w:rFonts w:ascii="Arial" w:hAnsi="Arial" w:eastAsia="Arial" w:cs="Arial"/>
        </w:rPr>
        <w:t xml:space="preserve">, visto en el </w:t>
      </w:r>
      <w:r>
        <w:rPr>
          <w:rFonts w:ascii="Arial" w:hAnsi="Arial" w:eastAsia="Arial" w:cs="Arial"/>
        </w:rPr>
        <w:t>anexo A.3</w:t>
      </w:r>
      <w:r w:rsidR="009253EB">
        <w:rPr>
          <w:rFonts w:ascii="Arial" w:hAnsi="Arial" w:eastAsia="Arial" w:cs="Arial"/>
        </w:rPr>
        <w:t>,</w:t>
      </w:r>
      <w:r>
        <w:rPr>
          <w:rFonts w:ascii="Arial" w:hAnsi="Arial" w:eastAsia="Arial" w:cs="Arial"/>
        </w:rPr>
        <w:t xml:space="preserve"> y el identificador del caso de uso permite ubicar sus diagramas en las secciones 2.6, 2.8 y 4.3 a través de la matriz de trazabilidad</w:t>
      </w:r>
      <w:r w:rsidR="00780A7B">
        <w:rPr>
          <w:rFonts w:ascii="Arial" w:hAnsi="Arial" w:eastAsia="Arial" w:cs="Arial"/>
        </w:rPr>
        <w:t xml:space="preserve">, en la </w:t>
      </w:r>
      <w:r>
        <w:rPr>
          <w:rFonts w:ascii="Arial" w:hAnsi="Arial" w:eastAsia="Arial" w:cs="Arial"/>
        </w:rPr>
        <w:t>sección 2.9</w:t>
      </w:r>
      <w:r w:rsidR="009253EB">
        <w:rPr>
          <w:rFonts w:ascii="Arial" w:hAnsi="Arial" w:eastAsia="Arial" w:cs="Arial"/>
        </w:rPr>
        <w:t>.</w:t>
      </w:r>
    </w:p>
    <w:p w:rsidR="00887C6C" w:rsidRDefault="00AE7CDE" w14:paraId="76249E21" w14:textId="77777777">
      <w:pPr>
        <w:pStyle w:val="LeyendaTabla"/>
        <w:keepNext/>
        <w:spacing w:before="240"/>
      </w:pPr>
      <w:r>
        <w:t>Tabla 2.5: “Especificación UR-25 – Exportando lista de ítems válidos”.</w:t>
      </w:r>
    </w:p>
    <w:tbl>
      <w:tblPr>
        <w:tblW w:w="936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80" w:type="dxa"/>
          <w:right w:w="80" w:type="dxa"/>
        </w:tblCellMar>
        <w:tblLook w:val="04A0" w:firstRow="1" w:lastRow="0" w:firstColumn="1" w:lastColumn="0" w:noHBand="0" w:noVBand="1"/>
      </w:tblPr>
      <w:tblGrid>
        <w:gridCol w:w="2300"/>
        <w:gridCol w:w="7060"/>
      </w:tblGrid>
      <w:tr w:rsidR="00887C6C" w:rsidTr="547F915B" w14:paraId="333154DF" w14:textId="77777777">
        <w:trPr>
          <w:cantSplit/>
          <w:jc w:val="center"/>
        </w:trPr>
        <w:tc>
          <w:tcPr>
            <w:tcW w:w="2300" w:type="dxa"/>
            <w:tcMar/>
          </w:tcPr>
          <w:p w:rsidR="00887C6C" w:rsidP="547F915B" w:rsidRDefault="00AE7CDE" w14:paraId="1D4EC7F2"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Identificador</w:t>
            </w:r>
          </w:p>
        </w:tc>
        <w:tc>
          <w:tcPr>
            <w:tcW w:w="7060" w:type="dxa"/>
            <w:tcMar/>
          </w:tcPr>
          <w:p w:rsidR="00887C6C" w:rsidP="547F915B" w:rsidRDefault="00AE7CDE" w14:paraId="3D07CEF1"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UR-25</w:t>
            </w:r>
          </w:p>
        </w:tc>
      </w:tr>
      <w:tr w:rsidR="00887C6C" w:rsidTr="547F915B" w14:paraId="180AAD9B" w14:textId="77777777">
        <w:trPr>
          <w:cantSplit/>
          <w:jc w:val="center"/>
        </w:trPr>
        <w:tc>
          <w:tcPr>
            <w:tcW w:w="2300" w:type="dxa"/>
            <w:tcMar/>
          </w:tcPr>
          <w:p w:rsidR="00887C6C" w:rsidP="547F915B" w:rsidRDefault="00AE7CDE" w14:paraId="68F5E72F"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Nombre</w:t>
            </w:r>
          </w:p>
        </w:tc>
        <w:tc>
          <w:tcPr>
            <w:tcW w:w="7060" w:type="dxa"/>
            <w:tcMar/>
          </w:tcPr>
          <w:p w:rsidR="00887C6C" w:rsidP="547F915B" w:rsidRDefault="00AE7CDE" w14:paraId="3071D5AF"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Exportando lista de ítems válidos</w:t>
            </w:r>
          </w:p>
        </w:tc>
      </w:tr>
      <w:tr w:rsidR="00887C6C" w:rsidTr="547F915B" w14:paraId="6107ACC4" w14:textId="77777777">
        <w:trPr>
          <w:cantSplit/>
          <w:jc w:val="center"/>
        </w:trPr>
        <w:tc>
          <w:tcPr>
            <w:tcW w:w="2300" w:type="dxa"/>
            <w:tcMar/>
          </w:tcPr>
          <w:p w:rsidR="00887C6C" w:rsidP="547F915B" w:rsidRDefault="00AE7CDE" w14:paraId="1763CA6C"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Módulo</w:t>
            </w:r>
          </w:p>
        </w:tc>
        <w:tc>
          <w:tcPr>
            <w:tcW w:w="7060" w:type="dxa"/>
            <w:tcMar/>
          </w:tcPr>
          <w:p w:rsidR="00887C6C" w:rsidP="547F915B" w:rsidRDefault="00AE7CDE" w14:paraId="20B1CD6D"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Lectura y procesamiento de factura</w:t>
            </w:r>
          </w:p>
        </w:tc>
      </w:tr>
      <w:tr w:rsidR="00887C6C" w:rsidTr="547F915B" w14:paraId="17FA2B21" w14:textId="77777777">
        <w:trPr>
          <w:cantSplit/>
          <w:jc w:val="center"/>
        </w:trPr>
        <w:tc>
          <w:tcPr>
            <w:tcW w:w="2300" w:type="dxa"/>
            <w:tcMar/>
          </w:tcPr>
          <w:p w:rsidR="00887C6C" w:rsidP="547F915B" w:rsidRDefault="00AE7CDE" w14:paraId="57803838"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Caso de uso</w:t>
            </w:r>
          </w:p>
        </w:tc>
        <w:tc>
          <w:tcPr>
            <w:tcW w:w="7060" w:type="dxa"/>
            <w:tcMar/>
          </w:tcPr>
          <w:p w:rsidR="00887C6C" w:rsidP="547F915B" w:rsidRDefault="00AE7CDE" w14:paraId="128E6609"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CU-62</w:t>
            </w:r>
          </w:p>
        </w:tc>
      </w:tr>
      <w:tr w:rsidR="00887C6C" w:rsidTr="547F915B" w14:paraId="05633342" w14:textId="77777777">
        <w:trPr>
          <w:cantSplit/>
          <w:jc w:val="center"/>
        </w:trPr>
        <w:tc>
          <w:tcPr>
            <w:tcW w:w="2300" w:type="dxa"/>
            <w:tcMar/>
          </w:tcPr>
          <w:p w:rsidR="00887C6C" w:rsidP="547F915B" w:rsidRDefault="00AE7CDE" w14:paraId="6BBD90DA"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Descripción</w:t>
            </w:r>
          </w:p>
        </w:tc>
        <w:tc>
          <w:tcPr>
            <w:tcW w:w="7060" w:type="dxa"/>
            <w:tcMar/>
          </w:tcPr>
          <w:p w:rsidR="00887C6C" w:rsidP="547F915B" w:rsidRDefault="00AE7CDE" w14:paraId="379F6A72"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El sistema debe generar, al finalizar el procesamiento de una factura, una lista de ítems válidos con SKU y cantidad, exportable en formato Excel y CSV.</w:t>
            </w:r>
          </w:p>
        </w:tc>
      </w:tr>
      <w:tr w:rsidR="00887C6C" w:rsidTr="547F915B" w14:paraId="415C556E" w14:textId="77777777">
        <w:trPr>
          <w:cantSplit/>
          <w:jc w:val="center"/>
        </w:trPr>
        <w:tc>
          <w:tcPr>
            <w:tcW w:w="2300" w:type="dxa"/>
            <w:tcMar/>
          </w:tcPr>
          <w:p w:rsidR="00887C6C" w:rsidP="547F915B" w:rsidRDefault="00AE7CDE" w14:paraId="6FD1BA97"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Precondición</w:t>
            </w:r>
          </w:p>
        </w:tc>
        <w:tc>
          <w:tcPr>
            <w:tcW w:w="7060" w:type="dxa"/>
            <w:tcMar/>
          </w:tcPr>
          <w:p w:rsidR="00887C6C" w:rsidP="547F915B" w:rsidRDefault="00AE7CDE" w14:paraId="048A3320"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El procesamiento de la factura finalizó y existe al menos un ítem en estado Válido.</w:t>
            </w:r>
          </w:p>
        </w:tc>
      </w:tr>
      <w:tr w:rsidR="00887C6C" w:rsidTr="547F915B" w14:paraId="49532210" w14:textId="77777777">
        <w:trPr>
          <w:cantSplit/>
          <w:jc w:val="center"/>
        </w:trPr>
        <w:tc>
          <w:tcPr>
            <w:tcW w:w="2300" w:type="dxa"/>
            <w:tcMar/>
          </w:tcPr>
          <w:p w:rsidR="00887C6C" w:rsidP="547F915B" w:rsidRDefault="00AE7CDE" w14:paraId="3052215E"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Postcondición</w:t>
            </w:r>
          </w:p>
        </w:tc>
        <w:tc>
          <w:tcPr>
            <w:tcW w:w="7060" w:type="dxa"/>
            <w:tcMar/>
          </w:tcPr>
          <w:p w:rsidR="00887C6C" w:rsidP="547F915B" w:rsidRDefault="00AE7CDE" w14:paraId="669C27F8"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La lista de ítems válidos queda disponible en pantalla y lista para exportar en ambos formatos.</w:t>
            </w:r>
          </w:p>
        </w:tc>
      </w:tr>
      <w:tr w:rsidR="00887C6C" w:rsidTr="547F915B" w14:paraId="0D5B99BD" w14:textId="77777777">
        <w:trPr>
          <w:cantSplit/>
          <w:jc w:val="center"/>
        </w:trPr>
        <w:tc>
          <w:tcPr>
            <w:tcW w:w="2300" w:type="dxa"/>
            <w:tcMar/>
          </w:tcPr>
          <w:p w:rsidR="00887C6C" w:rsidP="547F915B" w:rsidRDefault="00AE7CDE" w14:paraId="34F471B0" w14:textId="77777777">
            <w:pPr>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Reglas de negocio</w:t>
            </w:r>
          </w:p>
        </w:tc>
        <w:tc>
          <w:tcPr>
            <w:tcW w:w="7060" w:type="dxa"/>
            <w:tcMar/>
          </w:tcPr>
          <w:p w:rsidR="00887C6C" w:rsidP="547F915B" w:rsidRDefault="00AE7CDE" w14:paraId="0E54A9F8"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 Solo los ítems en estado Válido se incluyen en la lista.</w:t>
            </w:r>
          </w:p>
          <w:p w:rsidR="00887C6C" w:rsidP="547F915B" w:rsidRDefault="00AE7CDE" w14:paraId="2510B665"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 La lista contiene únicamente las columnas SKU y cantidad.</w:t>
            </w:r>
          </w:p>
          <w:p w:rsidR="00887C6C" w:rsidP="547F915B" w:rsidRDefault="00AE7CDE" w14:paraId="081D6FC5"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 Los ítems observados o no procesados quedan excluidos.</w:t>
            </w:r>
          </w:p>
        </w:tc>
      </w:tr>
    </w:tbl>
    <w:p w:rsidR="00887C6C" w:rsidRDefault="00AE7CDE" w14:paraId="106FF67E" w14:textId="77777777">
      <w:pPr>
        <w:spacing w:before="60" w:after="240" w:line="240" w:lineRule="auto"/>
        <w:jc w:val="center"/>
      </w:pPr>
      <w:r>
        <w:rPr>
          <w:rFonts w:ascii="Arial" w:hAnsi="Arial" w:eastAsia="Arial" w:cs="Arial"/>
          <w:i/>
          <w:iCs/>
          <w:sz w:val="18"/>
          <w:szCs w:val="18"/>
        </w:rPr>
        <w:t>Fuente: Elaborado por el equipo de proyecto a partir del backlog priorizado del Documento 0.</w:t>
      </w:r>
    </w:p>
    <w:p w:rsidR="00887C6C" w:rsidRDefault="00AE7CDE" w14:paraId="269A20E8" w14:textId="77777777">
      <w:pPr>
        <w:pStyle w:val="LeyendaTabla"/>
        <w:keepNext/>
        <w:spacing w:before="240"/>
      </w:pPr>
      <w:r>
        <w:t>Tabla 2.6: “Especificación UR-29 – Exportando ítems a Excel”.</w:t>
      </w:r>
    </w:p>
    <w:tbl>
      <w:tblPr>
        <w:tblW w:w="936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80" w:type="dxa"/>
          <w:right w:w="80" w:type="dxa"/>
        </w:tblCellMar>
        <w:tblLook w:val="04A0" w:firstRow="1" w:lastRow="0" w:firstColumn="1" w:lastColumn="0" w:noHBand="0" w:noVBand="1"/>
      </w:tblPr>
      <w:tblGrid>
        <w:gridCol w:w="2300"/>
        <w:gridCol w:w="7060"/>
      </w:tblGrid>
      <w:tr w:rsidR="00887C6C" w:rsidTr="547F915B" w14:paraId="759D95B8" w14:textId="77777777">
        <w:trPr>
          <w:cantSplit/>
          <w:jc w:val="center"/>
        </w:trPr>
        <w:tc>
          <w:tcPr>
            <w:tcW w:w="2300" w:type="dxa"/>
            <w:tcMar/>
          </w:tcPr>
          <w:p w:rsidR="00887C6C" w:rsidP="547F915B" w:rsidRDefault="00AE7CDE" w14:paraId="0CC94D8C"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Identificador</w:t>
            </w:r>
          </w:p>
        </w:tc>
        <w:tc>
          <w:tcPr>
            <w:tcW w:w="7060" w:type="dxa"/>
            <w:tcMar/>
          </w:tcPr>
          <w:p w:rsidR="00887C6C" w:rsidP="547F915B" w:rsidRDefault="00AE7CDE" w14:paraId="392424AE"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UR-29</w:t>
            </w:r>
          </w:p>
        </w:tc>
      </w:tr>
      <w:tr w:rsidR="00887C6C" w:rsidTr="547F915B" w14:paraId="09481D76" w14:textId="77777777">
        <w:trPr>
          <w:cantSplit/>
          <w:jc w:val="center"/>
        </w:trPr>
        <w:tc>
          <w:tcPr>
            <w:tcW w:w="2300" w:type="dxa"/>
            <w:tcMar/>
          </w:tcPr>
          <w:p w:rsidR="00887C6C" w:rsidP="547F915B" w:rsidRDefault="00AE7CDE" w14:paraId="1B975398"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Nombre</w:t>
            </w:r>
          </w:p>
        </w:tc>
        <w:tc>
          <w:tcPr>
            <w:tcW w:w="7060" w:type="dxa"/>
            <w:tcMar/>
          </w:tcPr>
          <w:p w:rsidR="00887C6C" w:rsidP="547F915B" w:rsidRDefault="00AE7CDE" w14:paraId="5B2832DC"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Exportando ítems a Excel</w:t>
            </w:r>
          </w:p>
        </w:tc>
      </w:tr>
      <w:tr w:rsidR="00887C6C" w:rsidTr="547F915B" w14:paraId="6F7505AA" w14:textId="77777777">
        <w:trPr>
          <w:cantSplit/>
          <w:jc w:val="center"/>
        </w:trPr>
        <w:tc>
          <w:tcPr>
            <w:tcW w:w="2300" w:type="dxa"/>
            <w:tcMar/>
          </w:tcPr>
          <w:p w:rsidR="00887C6C" w:rsidP="547F915B" w:rsidRDefault="00AE7CDE" w14:paraId="3E476BBA"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Módulo</w:t>
            </w:r>
          </w:p>
        </w:tc>
        <w:tc>
          <w:tcPr>
            <w:tcW w:w="7060" w:type="dxa"/>
            <w:tcMar/>
          </w:tcPr>
          <w:p w:rsidR="00887C6C" w:rsidP="547F915B" w:rsidRDefault="00AE7CDE" w14:paraId="13C307EE"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Importación y exportación de archivos</w:t>
            </w:r>
          </w:p>
        </w:tc>
      </w:tr>
      <w:tr w:rsidR="00887C6C" w:rsidTr="547F915B" w14:paraId="12C6EE29" w14:textId="77777777">
        <w:trPr>
          <w:cantSplit/>
          <w:jc w:val="center"/>
        </w:trPr>
        <w:tc>
          <w:tcPr>
            <w:tcW w:w="2300" w:type="dxa"/>
            <w:tcMar/>
          </w:tcPr>
          <w:p w:rsidR="00887C6C" w:rsidP="547F915B" w:rsidRDefault="00AE7CDE" w14:paraId="53295342"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Caso de uso</w:t>
            </w:r>
          </w:p>
        </w:tc>
        <w:tc>
          <w:tcPr>
            <w:tcW w:w="7060" w:type="dxa"/>
            <w:tcMar/>
          </w:tcPr>
          <w:p w:rsidR="00887C6C" w:rsidP="547F915B" w:rsidRDefault="00AE7CDE" w14:paraId="11499E7A"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CU-63</w:t>
            </w:r>
          </w:p>
        </w:tc>
      </w:tr>
      <w:tr w:rsidR="00887C6C" w:rsidTr="547F915B" w14:paraId="6228EFF3" w14:textId="77777777">
        <w:trPr>
          <w:cantSplit/>
          <w:jc w:val="center"/>
        </w:trPr>
        <w:tc>
          <w:tcPr>
            <w:tcW w:w="2300" w:type="dxa"/>
            <w:tcMar/>
          </w:tcPr>
          <w:p w:rsidR="00887C6C" w:rsidP="547F915B" w:rsidRDefault="00AE7CDE" w14:paraId="7551550D"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Descripción</w:t>
            </w:r>
          </w:p>
        </w:tc>
        <w:tc>
          <w:tcPr>
            <w:tcW w:w="7060" w:type="dxa"/>
            <w:tcMar/>
          </w:tcPr>
          <w:p w:rsidR="00887C6C" w:rsidP="547F915B" w:rsidRDefault="00AE7CDE" w14:paraId="2BAE17EE"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El sistema debe exportar la lista de ítems válidos de una factura en formato Excel con las columnas SKU y cantidad.</w:t>
            </w:r>
          </w:p>
        </w:tc>
      </w:tr>
      <w:tr w:rsidR="00887C6C" w:rsidTr="547F915B" w14:paraId="26A4B31C" w14:textId="77777777">
        <w:trPr>
          <w:cantSplit/>
          <w:jc w:val="center"/>
        </w:trPr>
        <w:tc>
          <w:tcPr>
            <w:tcW w:w="2300" w:type="dxa"/>
            <w:tcMar/>
          </w:tcPr>
          <w:p w:rsidR="00887C6C" w:rsidP="547F915B" w:rsidRDefault="00AE7CDE" w14:paraId="10A3C1A9"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Precondición</w:t>
            </w:r>
          </w:p>
        </w:tc>
        <w:tc>
          <w:tcPr>
            <w:tcW w:w="7060" w:type="dxa"/>
            <w:tcMar/>
          </w:tcPr>
          <w:p w:rsidR="00887C6C" w:rsidP="547F915B" w:rsidRDefault="00AE7CDE" w14:paraId="2EEF9240"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Existe una lista de ítems válidos generada previamente (UR-25).</w:t>
            </w:r>
          </w:p>
        </w:tc>
      </w:tr>
      <w:tr w:rsidR="00887C6C" w:rsidTr="547F915B" w14:paraId="1FB5C1C9" w14:textId="77777777">
        <w:trPr>
          <w:cantSplit/>
          <w:jc w:val="center"/>
        </w:trPr>
        <w:tc>
          <w:tcPr>
            <w:tcW w:w="2300" w:type="dxa"/>
            <w:tcMar/>
          </w:tcPr>
          <w:p w:rsidR="00887C6C" w:rsidP="547F915B" w:rsidRDefault="00AE7CDE" w14:paraId="32B843C9"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Postcondición</w:t>
            </w:r>
          </w:p>
        </w:tc>
        <w:tc>
          <w:tcPr>
            <w:tcW w:w="7060" w:type="dxa"/>
            <w:tcMar/>
          </w:tcPr>
          <w:p w:rsidR="00887C6C" w:rsidP="547F915B" w:rsidRDefault="00AE7CDE" w14:paraId="18A4979C"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Se genera un archivo .xlsx descargable con el detalle de los ítems válidos.</w:t>
            </w:r>
          </w:p>
        </w:tc>
      </w:tr>
      <w:tr w:rsidR="00887C6C" w:rsidTr="547F915B" w14:paraId="435A6089" w14:textId="77777777">
        <w:trPr>
          <w:cantSplit/>
          <w:jc w:val="center"/>
        </w:trPr>
        <w:tc>
          <w:tcPr>
            <w:tcW w:w="2300" w:type="dxa"/>
            <w:tcMar/>
          </w:tcPr>
          <w:p w:rsidR="00887C6C" w:rsidP="547F915B" w:rsidRDefault="00AE7CDE" w14:paraId="5B7DA8C9" w14:textId="77777777">
            <w:pPr>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Reglas de negocio</w:t>
            </w:r>
          </w:p>
        </w:tc>
        <w:tc>
          <w:tcPr>
            <w:tcW w:w="7060" w:type="dxa"/>
            <w:tcMar/>
          </w:tcPr>
          <w:p w:rsidR="00887C6C" w:rsidP="547F915B" w:rsidRDefault="00AE7CDE" w14:paraId="0F68CB42"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 El archivo debe respetar la extensión .xlsx.</w:t>
            </w:r>
          </w:p>
          <w:p w:rsidR="00887C6C" w:rsidP="547F915B" w:rsidRDefault="00AE7CDE" w14:paraId="41EF7C58"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 Las columnas deben ser exactamente SKU y cantidad, en ese orden.</w:t>
            </w:r>
          </w:p>
        </w:tc>
      </w:tr>
    </w:tbl>
    <w:p w:rsidR="00887C6C" w:rsidRDefault="00AE7CDE" w14:paraId="06106B0D" w14:textId="77777777">
      <w:pPr>
        <w:spacing w:before="60" w:after="240" w:line="240" w:lineRule="auto"/>
        <w:jc w:val="center"/>
      </w:pPr>
      <w:r>
        <w:rPr>
          <w:rFonts w:ascii="Arial" w:hAnsi="Arial" w:eastAsia="Arial" w:cs="Arial"/>
          <w:i/>
          <w:iCs/>
          <w:sz w:val="18"/>
          <w:szCs w:val="18"/>
        </w:rPr>
        <w:t>Fuente: Elaborado por el equipo de proyecto a partir del backlog priorizado del Documento 0.</w:t>
      </w:r>
    </w:p>
    <w:p w:rsidR="00887C6C" w:rsidRDefault="00AE7CDE" w14:paraId="5B64E9E7" w14:textId="77777777">
      <w:pPr>
        <w:pStyle w:val="LeyendaTabla"/>
        <w:keepNext/>
        <w:spacing w:before="240"/>
      </w:pPr>
      <w:r>
        <w:t>Tabla 2.7: “Especificación UR-30 – Exportando ítems a CSV”.</w:t>
      </w:r>
    </w:p>
    <w:tbl>
      <w:tblPr>
        <w:tblW w:w="936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80" w:type="dxa"/>
          <w:right w:w="80" w:type="dxa"/>
        </w:tblCellMar>
        <w:tblLook w:val="04A0" w:firstRow="1" w:lastRow="0" w:firstColumn="1" w:lastColumn="0" w:noHBand="0" w:noVBand="1"/>
      </w:tblPr>
      <w:tblGrid>
        <w:gridCol w:w="2300"/>
        <w:gridCol w:w="7060"/>
      </w:tblGrid>
      <w:tr w:rsidR="00887C6C" w:rsidTr="547F915B" w14:paraId="4820D200" w14:textId="77777777">
        <w:trPr>
          <w:cantSplit/>
          <w:jc w:val="center"/>
        </w:trPr>
        <w:tc>
          <w:tcPr>
            <w:tcW w:w="2300" w:type="dxa"/>
            <w:tcMar/>
          </w:tcPr>
          <w:p w:rsidR="00887C6C" w:rsidP="547F915B" w:rsidRDefault="00AE7CDE" w14:paraId="3454FEA1"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Identificador</w:t>
            </w:r>
          </w:p>
        </w:tc>
        <w:tc>
          <w:tcPr>
            <w:tcW w:w="7060" w:type="dxa"/>
            <w:tcMar/>
          </w:tcPr>
          <w:p w:rsidR="00887C6C" w:rsidP="547F915B" w:rsidRDefault="00AE7CDE" w14:paraId="4E1F5D73"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UR-30</w:t>
            </w:r>
          </w:p>
        </w:tc>
      </w:tr>
      <w:tr w:rsidR="00887C6C" w:rsidTr="547F915B" w14:paraId="5F02A716" w14:textId="77777777">
        <w:trPr>
          <w:cantSplit/>
          <w:jc w:val="center"/>
        </w:trPr>
        <w:tc>
          <w:tcPr>
            <w:tcW w:w="2300" w:type="dxa"/>
            <w:tcMar/>
          </w:tcPr>
          <w:p w:rsidR="00887C6C" w:rsidP="547F915B" w:rsidRDefault="00AE7CDE" w14:paraId="122F6BDC"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Nombre</w:t>
            </w:r>
          </w:p>
        </w:tc>
        <w:tc>
          <w:tcPr>
            <w:tcW w:w="7060" w:type="dxa"/>
            <w:tcMar/>
          </w:tcPr>
          <w:p w:rsidR="00887C6C" w:rsidP="547F915B" w:rsidRDefault="00AE7CDE" w14:paraId="0FAF1F7B"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Exportando ítems a CSV</w:t>
            </w:r>
          </w:p>
        </w:tc>
      </w:tr>
      <w:tr w:rsidR="00887C6C" w:rsidTr="547F915B" w14:paraId="73B35D9C" w14:textId="77777777">
        <w:trPr>
          <w:cantSplit/>
          <w:jc w:val="center"/>
        </w:trPr>
        <w:tc>
          <w:tcPr>
            <w:tcW w:w="2300" w:type="dxa"/>
            <w:tcMar/>
          </w:tcPr>
          <w:p w:rsidR="00887C6C" w:rsidP="547F915B" w:rsidRDefault="00AE7CDE" w14:paraId="21638549"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Módulo</w:t>
            </w:r>
          </w:p>
        </w:tc>
        <w:tc>
          <w:tcPr>
            <w:tcW w:w="7060" w:type="dxa"/>
            <w:tcMar/>
          </w:tcPr>
          <w:p w:rsidR="00887C6C" w:rsidP="547F915B" w:rsidRDefault="00AE7CDE" w14:paraId="1309095D"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Importación y exportación de archivos</w:t>
            </w:r>
          </w:p>
        </w:tc>
      </w:tr>
      <w:tr w:rsidR="00887C6C" w:rsidTr="547F915B" w14:paraId="32E2CC9F" w14:textId="77777777">
        <w:trPr>
          <w:cantSplit/>
          <w:jc w:val="center"/>
        </w:trPr>
        <w:tc>
          <w:tcPr>
            <w:tcW w:w="2300" w:type="dxa"/>
            <w:tcMar/>
          </w:tcPr>
          <w:p w:rsidR="00887C6C" w:rsidP="547F915B" w:rsidRDefault="00AE7CDE" w14:paraId="5CAFACF1"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Caso de uso</w:t>
            </w:r>
          </w:p>
        </w:tc>
        <w:tc>
          <w:tcPr>
            <w:tcW w:w="7060" w:type="dxa"/>
            <w:tcMar/>
          </w:tcPr>
          <w:p w:rsidR="00887C6C" w:rsidP="547F915B" w:rsidRDefault="00AE7CDE" w14:paraId="1032F9B7"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CU-64</w:t>
            </w:r>
          </w:p>
        </w:tc>
      </w:tr>
      <w:tr w:rsidR="00887C6C" w:rsidTr="547F915B" w14:paraId="23ABAFF3" w14:textId="77777777">
        <w:trPr>
          <w:cantSplit/>
          <w:jc w:val="center"/>
        </w:trPr>
        <w:tc>
          <w:tcPr>
            <w:tcW w:w="2300" w:type="dxa"/>
            <w:tcMar/>
          </w:tcPr>
          <w:p w:rsidR="00887C6C" w:rsidP="547F915B" w:rsidRDefault="00AE7CDE" w14:paraId="0F90AD1D"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Descripción</w:t>
            </w:r>
          </w:p>
        </w:tc>
        <w:tc>
          <w:tcPr>
            <w:tcW w:w="7060" w:type="dxa"/>
            <w:tcMar/>
          </w:tcPr>
          <w:p w:rsidR="00887C6C" w:rsidP="547F915B" w:rsidRDefault="00AE7CDE" w14:paraId="082EC241"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El sistema debe exportar la lista de ítems válidos de una factura en formato CSV con las columnas SKU y cantidad separadas por coma.</w:t>
            </w:r>
          </w:p>
        </w:tc>
      </w:tr>
      <w:tr w:rsidR="00887C6C" w:rsidTr="547F915B" w14:paraId="34F2E74E" w14:textId="77777777">
        <w:trPr>
          <w:cantSplit/>
          <w:jc w:val="center"/>
        </w:trPr>
        <w:tc>
          <w:tcPr>
            <w:tcW w:w="2300" w:type="dxa"/>
            <w:tcMar/>
          </w:tcPr>
          <w:p w:rsidR="00887C6C" w:rsidP="547F915B" w:rsidRDefault="00AE7CDE" w14:paraId="6CF7713C"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Precondición</w:t>
            </w:r>
          </w:p>
        </w:tc>
        <w:tc>
          <w:tcPr>
            <w:tcW w:w="7060" w:type="dxa"/>
            <w:tcMar/>
          </w:tcPr>
          <w:p w:rsidR="00887C6C" w:rsidP="547F915B" w:rsidRDefault="00AE7CDE" w14:paraId="3A2645CF"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Existe una lista de ítems válidos generada previamente (UR-25).</w:t>
            </w:r>
          </w:p>
        </w:tc>
      </w:tr>
      <w:tr w:rsidR="00887C6C" w:rsidTr="547F915B" w14:paraId="12E0FC40" w14:textId="77777777">
        <w:trPr>
          <w:cantSplit/>
          <w:jc w:val="center"/>
        </w:trPr>
        <w:tc>
          <w:tcPr>
            <w:tcW w:w="2300" w:type="dxa"/>
            <w:tcMar/>
          </w:tcPr>
          <w:p w:rsidR="00887C6C" w:rsidP="547F915B" w:rsidRDefault="00AE7CDE" w14:paraId="6E52AAA8"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Postcondición</w:t>
            </w:r>
          </w:p>
        </w:tc>
        <w:tc>
          <w:tcPr>
            <w:tcW w:w="7060" w:type="dxa"/>
            <w:tcMar/>
          </w:tcPr>
          <w:p w:rsidR="00887C6C" w:rsidP="547F915B" w:rsidRDefault="00AE7CDE" w14:paraId="796942E4"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Se genera un archivo .csv descargable con el detalle de los ítems válidos.</w:t>
            </w:r>
          </w:p>
        </w:tc>
      </w:tr>
      <w:tr w:rsidR="00887C6C" w:rsidTr="547F915B" w14:paraId="03331CAF" w14:textId="77777777">
        <w:trPr>
          <w:cantSplit/>
          <w:jc w:val="center"/>
        </w:trPr>
        <w:tc>
          <w:tcPr>
            <w:tcW w:w="2300" w:type="dxa"/>
            <w:tcMar/>
          </w:tcPr>
          <w:p w:rsidR="00887C6C" w:rsidP="547F915B" w:rsidRDefault="00AE7CDE" w14:paraId="2799FF0E" w14:textId="77777777">
            <w:pPr>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Reglas de negocio</w:t>
            </w:r>
          </w:p>
        </w:tc>
        <w:tc>
          <w:tcPr>
            <w:tcW w:w="7060" w:type="dxa"/>
            <w:tcMar/>
          </w:tcPr>
          <w:p w:rsidR="00887C6C" w:rsidP="547F915B" w:rsidRDefault="00AE7CDE" w14:paraId="5445788E"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 Los valores de cada fila deben separarse por coma.</w:t>
            </w:r>
          </w:p>
          <w:p w:rsidR="00887C6C" w:rsidP="547F915B" w:rsidRDefault="00AE7CDE" w14:paraId="2C1A6774"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 El archivo debe incluir una fila de encabezado con los nombres de columna.</w:t>
            </w:r>
          </w:p>
        </w:tc>
      </w:tr>
    </w:tbl>
    <w:p w:rsidR="00887C6C" w:rsidRDefault="00AE7CDE" w14:paraId="0937E8DD" w14:textId="77777777">
      <w:pPr>
        <w:spacing w:before="60" w:after="240" w:line="240" w:lineRule="auto"/>
        <w:jc w:val="center"/>
      </w:pPr>
      <w:r>
        <w:rPr>
          <w:rFonts w:ascii="Arial" w:hAnsi="Arial" w:eastAsia="Arial" w:cs="Arial"/>
          <w:i/>
          <w:iCs/>
          <w:sz w:val="18"/>
          <w:szCs w:val="18"/>
        </w:rPr>
        <w:t>Fuente: Elaborado por el equipo de proyecto a partir del backlog priorizado del Documento 0.</w:t>
      </w:r>
    </w:p>
    <w:p w:rsidR="00887C6C" w:rsidRDefault="00AE7CDE" w14:paraId="7A318CD9" w14:textId="77777777">
      <w:pPr>
        <w:pStyle w:val="LeyendaTabla"/>
        <w:keepNext/>
        <w:spacing w:before="240"/>
      </w:pPr>
      <w:r>
        <w:t>Tabla 2.8: “Especificación UR-36 – Descargando plantilla de importación”.</w:t>
      </w:r>
    </w:p>
    <w:tbl>
      <w:tblPr>
        <w:tblW w:w="936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80" w:type="dxa"/>
          <w:right w:w="80" w:type="dxa"/>
        </w:tblCellMar>
        <w:tblLook w:val="04A0" w:firstRow="1" w:lastRow="0" w:firstColumn="1" w:lastColumn="0" w:noHBand="0" w:noVBand="1"/>
      </w:tblPr>
      <w:tblGrid>
        <w:gridCol w:w="2300"/>
        <w:gridCol w:w="7060"/>
      </w:tblGrid>
      <w:tr w:rsidR="00887C6C" w:rsidTr="547F915B" w14:paraId="632B344C" w14:textId="77777777">
        <w:trPr>
          <w:cantSplit/>
          <w:jc w:val="center"/>
        </w:trPr>
        <w:tc>
          <w:tcPr>
            <w:tcW w:w="2300" w:type="dxa"/>
            <w:tcMar/>
          </w:tcPr>
          <w:p w:rsidR="00887C6C" w:rsidP="547F915B" w:rsidRDefault="00AE7CDE" w14:paraId="6DCAC8D7"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Identificador</w:t>
            </w:r>
          </w:p>
        </w:tc>
        <w:tc>
          <w:tcPr>
            <w:tcW w:w="7060" w:type="dxa"/>
            <w:tcMar/>
          </w:tcPr>
          <w:p w:rsidR="00887C6C" w:rsidP="547F915B" w:rsidRDefault="00AE7CDE" w14:paraId="26935944"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UR-36</w:t>
            </w:r>
          </w:p>
        </w:tc>
      </w:tr>
      <w:tr w:rsidR="00887C6C" w:rsidTr="547F915B" w14:paraId="596AD8E5" w14:textId="77777777">
        <w:trPr>
          <w:cantSplit/>
          <w:jc w:val="center"/>
        </w:trPr>
        <w:tc>
          <w:tcPr>
            <w:tcW w:w="2300" w:type="dxa"/>
            <w:tcMar/>
          </w:tcPr>
          <w:p w:rsidR="00887C6C" w:rsidP="547F915B" w:rsidRDefault="00AE7CDE" w14:paraId="00AF8F49"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Nombre</w:t>
            </w:r>
          </w:p>
        </w:tc>
        <w:tc>
          <w:tcPr>
            <w:tcW w:w="7060" w:type="dxa"/>
            <w:tcMar/>
          </w:tcPr>
          <w:p w:rsidR="00887C6C" w:rsidP="547F915B" w:rsidRDefault="00AE7CDE" w14:paraId="6EFBE0E9"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Descargando plantilla de importación</w:t>
            </w:r>
          </w:p>
        </w:tc>
      </w:tr>
      <w:tr w:rsidR="00887C6C" w:rsidTr="547F915B" w14:paraId="0AF6D968" w14:textId="77777777">
        <w:trPr>
          <w:cantSplit/>
          <w:jc w:val="center"/>
        </w:trPr>
        <w:tc>
          <w:tcPr>
            <w:tcW w:w="2300" w:type="dxa"/>
            <w:tcMar/>
          </w:tcPr>
          <w:p w:rsidR="00887C6C" w:rsidP="547F915B" w:rsidRDefault="00AE7CDE" w14:paraId="4FFA1BA7"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Módulo</w:t>
            </w:r>
          </w:p>
        </w:tc>
        <w:tc>
          <w:tcPr>
            <w:tcW w:w="7060" w:type="dxa"/>
            <w:tcMar/>
          </w:tcPr>
          <w:p w:rsidR="00887C6C" w:rsidP="547F915B" w:rsidRDefault="00AE7CDE" w14:paraId="361A078F"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Importación y exportación de archivos</w:t>
            </w:r>
          </w:p>
        </w:tc>
      </w:tr>
      <w:tr w:rsidR="00887C6C" w:rsidTr="547F915B" w14:paraId="158A8E32" w14:textId="77777777">
        <w:trPr>
          <w:cantSplit/>
          <w:jc w:val="center"/>
        </w:trPr>
        <w:tc>
          <w:tcPr>
            <w:tcW w:w="2300" w:type="dxa"/>
            <w:tcMar/>
          </w:tcPr>
          <w:p w:rsidR="00887C6C" w:rsidP="547F915B" w:rsidRDefault="00AE7CDE" w14:paraId="7C8D4E06"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Caso de uso</w:t>
            </w:r>
          </w:p>
        </w:tc>
        <w:tc>
          <w:tcPr>
            <w:tcW w:w="7060" w:type="dxa"/>
            <w:tcMar/>
          </w:tcPr>
          <w:p w:rsidR="00887C6C" w:rsidP="547F915B" w:rsidRDefault="00AE7CDE" w14:paraId="164D70D7"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CU-65</w:t>
            </w:r>
          </w:p>
        </w:tc>
      </w:tr>
      <w:tr w:rsidR="00887C6C" w:rsidTr="547F915B" w14:paraId="2261A9AA" w14:textId="77777777">
        <w:trPr>
          <w:cantSplit/>
          <w:jc w:val="center"/>
        </w:trPr>
        <w:tc>
          <w:tcPr>
            <w:tcW w:w="2300" w:type="dxa"/>
            <w:tcMar/>
          </w:tcPr>
          <w:p w:rsidR="00887C6C" w:rsidP="547F915B" w:rsidRDefault="00AE7CDE" w14:paraId="30D9C2F4"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Descripción</w:t>
            </w:r>
          </w:p>
        </w:tc>
        <w:tc>
          <w:tcPr>
            <w:tcW w:w="7060" w:type="dxa"/>
            <w:tcMar/>
          </w:tcPr>
          <w:p w:rsidR="00887C6C" w:rsidP="547F915B" w:rsidRDefault="00AE7CDE" w14:paraId="3A8DC14D"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El sistema debe permitir descargar una plantilla de importación en formato Excel y CSV con las columnas SKU y cantidad preformateadas.</w:t>
            </w:r>
          </w:p>
        </w:tc>
      </w:tr>
      <w:tr w:rsidR="00887C6C" w:rsidTr="547F915B" w14:paraId="04B7D567" w14:textId="77777777">
        <w:trPr>
          <w:cantSplit/>
          <w:jc w:val="center"/>
        </w:trPr>
        <w:tc>
          <w:tcPr>
            <w:tcW w:w="2300" w:type="dxa"/>
            <w:tcMar/>
          </w:tcPr>
          <w:p w:rsidR="00887C6C" w:rsidP="547F915B" w:rsidRDefault="00AE7CDE" w14:paraId="6204D87C"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Precondición</w:t>
            </w:r>
          </w:p>
        </w:tc>
        <w:tc>
          <w:tcPr>
            <w:tcW w:w="7060" w:type="dxa"/>
            <w:tcMar/>
          </w:tcPr>
          <w:p w:rsidR="00887C6C" w:rsidP="547F915B" w:rsidRDefault="00AE7CDE" w14:paraId="4FED963C"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El usuario se encuentra en el módulo de ajuste de inventario con perfil Administrador o Bodeguero.</w:t>
            </w:r>
          </w:p>
        </w:tc>
      </w:tr>
      <w:tr w:rsidR="00887C6C" w:rsidTr="547F915B" w14:paraId="1FE82E83" w14:textId="77777777">
        <w:trPr>
          <w:cantSplit/>
          <w:jc w:val="center"/>
        </w:trPr>
        <w:tc>
          <w:tcPr>
            <w:tcW w:w="2300" w:type="dxa"/>
            <w:tcMar/>
          </w:tcPr>
          <w:p w:rsidR="00887C6C" w:rsidP="547F915B" w:rsidRDefault="00AE7CDE" w14:paraId="4FA54109"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Postcondición</w:t>
            </w:r>
          </w:p>
        </w:tc>
        <w:tc>
          <w:tcPr>
            <w:tcW w:w="7060" w:type="dxa"/>
            <w:tcMar/>
          </w:tcPr>
          <w:p w:rsidR="00887C6C" w:rsidP="547F915B" w:rsidRDefault="00AE7CDE" w14:paraId="079BE968"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El usuario obtiene un archivo plantilla vacío, listo para completar y reimportar.</w:t>
            </w:r>
          </w:p>
        </w:tc>
      </w:tr>
      <w:tr w:rsidR="00887C6C" w:rsidTr="547F915B" w14:paraId="7109F752" w14:textId="77777777">
        <w:trPr>
          <w:cantSplit/>
          <w:jc w:val="center"/>
        </w:trPr>
        <w:tc>
          <w:tcPr>
            <w:tcW w:w="2300" w:type="dxa"/>
            <w:tcMar/>
          </w:tcPr>
          <w:p w:rsidR="00887C6C" w:rsidP="547F915B" w:rsidRDefault="00AE7CDE" w14:paraId="63D99B0E" w14:textId="77777777">
            <w:pPr>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Reglas de negocio</w:t>
            </w:r>
          </w:p>
        </w:tc>
        <w:tc>
          <w:tcPr>
            <w:tcW w:w="7060" w:type="dxa"/>
            <w:tcMar/>
          </w:tcPr>
          <w:p w:rsidR="00887C6C" w:rsidP="547F915B" w:rsidRDefault="00AE7CDE" w14:paraId="7BBDD18F"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 La plantilla incluye únicamente los encabezados SKU y cantidad.</w:t>
            </w:r>
          </w:p>
          <w:p w:rsidR="00887C6C" w:rsidP="547F915B" w:rsidRDefault="00AE7CDE" w14:paraId="48258D63"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 Debe estar disponible en ambos formatos, Excel y CSV, desde el mismo botón de descarga.</w:t>
            </w:r>
          </w:p>
        </w:tc>
      </w:tr>
    </w:tbl>
    <w:p w:rsidR="00887C6C" w:rsidRDefault="00AE7CDE" w14:paraId="6CEDF825" w14:textId="77777777">
      <w:pPr>
        <w:spacing w:before="60" w:after="240" w:line="240" w:lineRule="auto"/>
        <w:jc w:val="center"/>
      </w:pPr>
      <w:r>
        <w:rPr>
          <w:rFonts w:ascii="Arial" w:hAnsi="Arial" w:eastAsia="Arial" w:cs="Arial"/>
          <w:i/>
          <w:iCs/>
          <w:sz w:val="18"/>
          <w:szCs w:val="18"/>
        </w:rPr>
        <w:t>Fuente: Elaborado por el equipo de proyecto a partir del backlog priorizado del Documento 0.</w:t>
      </w:r>
    </w:p>
    <w:p w:rsidR="00887C6C" w:rsidRDefault="00AE7CDE" w14:paraId="383D517E" w14:textId="77777777">
      <w:pPr>
        <w:pStyle w:val="LeyendaTabla"/>
        <w:keepNext/>
        <w:spacing w:before="240"/>
      </w:pPr>
      <w:r>
        <w:t>Tabla 2.9: “Especificación UR-37 – Registrando auditoría de archivo”.</w:t>
      </w:r>
    </w:p>
    <w:tbl>
      <w:tblPr>
        <w:tblW w:w="936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80" w:type="dxa"/>
          <w:right w:w="80" w:type="dxa"/>
        </w:tblCellMar>
        <w:tblLook w:val="04A0" w:firstRow="1" w:lastRow="0" w:firstColumn="1" w:lastColumn="0" w:noHBand="0" w:noVBand="1"/>
      </w:tblPr>
      <w:tblGrid>
        <w:gridCol w:w="2300"/>
        <w:gridCol w:w="7060"/>
      </w:tblGrid>
      <w:tr w:rsidR="00887C6C" w:rsidTr="547F915B" w14:paraId="248B5C0B" w14:textId="77777777">
        <w:trPr>
          <w:cantSplit/>
          <w:jc w:val="center"/>
        </w:trPr>
        <w:tc>
          <w:tcPr>
            <w:tcW w:w="2300" w:type="dxa"/>
            <w:tcMar/>
          </w:tcPr>
          <w:p w:rsidR="00887C6C" w:rsidP="547F915B" w:rsidRDefault="00AE7CDE" w14:paraId="65462C4B"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Identificador</w:t>
            </w:r>
          </w:p>
        </w:tc>
        <w:tc>
          <w:tcPr>
            <w:tcW w:w="7060" w:type="dxa"/>
            <w:tcMar/>
          </w:tcPr>
          <w:p w:rsidR="00887C6C" w:rsidP="547F915B" w:rsidRDefault="00AE7CDE" w14:paraId="3AC88E91"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UR-37</w:t>
            </w:r>
          </w:p>
        </w:tc>
      </w:tr>
      <w:tr w:rsidR="00887C6C" w:rsidTr="547F915B" w14:paraId="36A2B41C" w14:textId="77777777">
        <w:trPr>
          <w:cantSplit/>
          <w:jc w:val="center"/>
        </w:trPr>
        <w:tc>
          <w:tcPr>
            <w:tcW w:w="2300" w:type="dxa"/>
            <w:tcMar/>
          </w:tcPr>
          <w:p w:rsidR="00887C6C" w:rsidP="547F915B" w:rsidRDefault="00AE7CDE" w14:paraId="1E63E9A3"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Nombre</w:t>
            </w:r>
          </w:p>
        </w:tc>
        <w:tc>
          <w:tcPr>
            <w:tcW w:w="7060" w:type="dxa"/>
            <w:tcMar/>
          </w:tcPr>
          <w:p w:rsidR="00887C6C" w:rsidP="547F915B" w:rsidRDefault="00AE7CDE" w14:paraId="0D0AE480"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Registrando auditoría de archivo</w:t>
            </w:r>
          </w:p>
        </w:tc>
      </w:tr>
      <w:tr w:rsidR="00887C6C" w:rsidTr="547F915B" w14:paraId="41473AB8" w14:textId="77777777">
        <w:trPr>
          <w:cantSplit/>
          <w:jc w:val="center"/>
        </w:trPr>
        <w:tc>
          <w:tcPr>
            <w:tcW w:w="2300" w:type="dxa"/>
            <w:tcMar/>
          </w:tcPr>
          <w:p w:rsidR="00887C6C" w:rsidP="547F915B" w:rsidRDefault="00AE7CDE" w14:paraId="23550C53"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Módulo</w:t>
            </w:r>
          </w:p>
        </w:tc>
        <w:tc>
          <w:tcPr>
            <w:tcW w:w="7060" w:type="dxa"/>
            <w:tcMar/>
          </w:tcPr>
          <w:p w:rsidR="00887C6C" w:rsidP="547F915B" w:rsidRDefault="00AE7CDE" w14:paraId="1FC324D1"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Importación y exportación de archivos</w:t>
            </w:r>
          </w:p>
        </w:tc>
      </w:tr>
      <w:tr w:rsidR="00887C6C" w:rsidTr="547F915B" w14:paraId="7B9A1627" w14:textId="77777777">
        <w:trPr>
          <w:cantSplit/>
          <w:jc w:val="center"/>
        </w:trPr>
        <w:tc>
          <w:tcPr>
            <w:tcW w:w="2300" w:type="dxa"/>
            <w:tcMar/>
          </w:tcPr>
          <w:p w:rsidR="00887C6C" w:rsidP="547F915B" w:rsidRDefault="00AE7CDE" w14:paraId="29C86AC0"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Caso de uso</w:t>
            </w:r>
          </w:p>
        </w:tc>
        <w:tc>
          <w:tcPr>
            <w:tcW w:w="7060" w:type="dxa"/>
            <w:tcMar/>
          </w:tcPr>
          <w:p w:rsidR="00887C6C" w:rsidP="547F915B" w:rsidRDefault="00AE7CDE" w14:paraId="5A651AC0"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CU-66</w:t>
            </w:r>
          </w:p>
        </w:tc>
      </w:tr>
      <w:tr w:rsidR="00887C6C" w:rsidTr="547F915B" w14:paraId="526368DC" w14:textId="77777777">
        <w:trPr>
          <w:cantSplit/>
          <w:jc w:val="center"/>
        </w:trPr>
        <w:tc>
          <w:tcPr>
            <w:tcW w:w="2300" w:type="dxa"/>
            <w:tcMar/>
          </w:tcPr>
          <w:p w:rsidR="00887C6C" w:rsidP="547F915B" w:rsidRDefault="00AE7CDE" w14:paraId="5F1C53B6"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Descripción</w:t>
            </w:r>
          </w:p>
        </w:tc>
        <w:tc>
          <w:tcPr>
            <w:tcW w:w="7060" w:type="dxa"/>
            <w:tcMar/>
          </w:tcPr>
          <w:p w:rsidR="00887C6C" w:rsidP="547F915B" w:rsidRDefault="00AE7CDE" w14:paraId="42BBD39F"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El sistema debe registrar, por cada importación o exportación: fecha, hora, identificador del usuario y nombre del archivo procesado.</w:t>
            </w:r>
          </w:p>
        </w:tc>
      </w:tr>
      <w:tr w:rsidR="00887C6C" w:rsidTr="547F915B" w14:paraId="48D41421" w14:textId="77777777">
        <w:trPr>
          <w:cantSplit/>
          <w:jc w:val="center"/>
        </w:trPr>
        <w:tc>
          <w:tcPr>
            <w:tcW w:w="2300" w:type="dxa"/>
            <w:tcMar/>
          </w:tcPr>
          <w:p w:rsidR="00887C6C" w:rsidP="547F915B" w:rsidRDefault="00AE7CDE" w14:paraId="21267FC8"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Precondición</w:t>
            </w:r>
          </w:p>
        </w:tc>
        <w:tc>
          <w:tcPr>
            <w:tcW w:w="7060" w:type="dxa"/>
            <w:tcMar/>
          </w:tcPr>
          <w:p w:rsidR="00887C6C" w:rsidP="547F915B" w:rsidRDefault="00AE7CDE" w14:paraId="30D23E76"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Se ejecuta una operación de importación o exportación de archivo en cualquier módulo del sistema.</w:t>
            </w:r>
          </w:p>
        </w:tc>
      </w:tr>
      <w:tr w:rsidR="00887C6C" w:rsidTr="547F915B" w14:paraId="69932085" w14:textId="77777777">
        <w:trPr>
          <w:cantSplit/>
          <w:jc w:val="center"/>
        </w:trPr>
        <w:tc>
          <w:tcPr>
            <w:tcW w:w="2300" w:type="dxa"/>
            <w:tcMar/>
          </w:tcPr>
          <w:p w:rsidR="00887C6C" w:rsidP="547F915B" w:rsidRDefault="00AE7CDE" w14:paraId="426A8008"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Postcondición</w:t>
            </w:r>
          </w:p>
        </w:tc>
        <w:tc>
          <w:tcPr>
            <w:tcW w:w="7060" w:type="dxa"/>
            <w:tcMar/>
          </w:tcPr>
          <w:p w:rsidR="00887C6C" w:rsidP="547F915B" w:rsidRDefault="00AE7CDE" w14:paraId="22E5E8B3"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Queda un registro en la tabla log_archivo con los datos completos de la operación.</w:t>
            </w:r>
          </w:p>
        </w:tc>
      </w:tr>
      <w:tr w:rsidR="00887C6C" w:rsidTr="547F915B" w14:paraId="702E1313" w14:textId="77777777">
        <w:trPr>
          <w:cantSplit/>
          <w:jc w:val="center"/>
        </w:trPr>
        <w:tc>
          <w:tcPr>
            <w:tcW w:w="2300" w:type="dxa"/>
            <w:tcMar/>
          </w:tcPr>
          <w:p w:rsidR="00887C6C" w:rsidP="547F915B" w:rsidRDefault="00AE7CDE" w14:paraId="5AE248CF" w14:textId="77777777">
            <w:pPr>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Reglas de negocio</w:t>
            </w:r>
          </w:p>
        </w:tc>
        <w:tc>
          <w:tcPr>
            <w:tcW w:w="7060" w:type="dxa"/>
            <w:tcMar/>
          </w:tcPr>
          <w:p w:rsidR="00887C6C" w:rsidP="547F915B" w:rsidRDefault="00AE7CDE" w14:paraId="1009B59D"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 El registro es obligatorio e inmediato para toda operación de archivo, exitosa o fallida.</w:t>
            </w:r>
          </w:p>
          <w:p w:rsidR="00887C6C" w:rsidP="547F915B" w:rsidRDefault="00AE7CDE" w14:paraId="148A41E8"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 El registro es inalterable una vez creado.</w:t>
            </w:r>
          </w:p>
        </w:tc>
      </w:tr>
    </w:tbl>
    <w:p w:rsidR="00887C6C" w:rsidRDefault="00AE7CDE" w14:paraId="62A48ACC" w14:textId="77777777">
      <w:pPr>
        <w:spacing w:before="60" w:after="240" w:line="240" w:lineRule="auto"/>
        <w:jc w:val="center"/>
      </w:pPr>
      <w:r>
        <w:rPr>
          <w:rFonts w:ascii="Arial" w:hAnsi="Arial" w:eastAsia="Arial" w:cs="Arial"/>
          <w:i/>
          <w:iCs/>
          <w:sz w:val="18"/>
          <w:szCs w:val="18"/>
        </w:rPr>
        <w:t>Fuente: Elaborado por el equipo de proyecto a partir del backlog priorizado del Documento 0.</w:t>
      </w:r>
    </w:p>
    <w:p w:rsidR="00887C6C" w:rsidRDefault="00AE7CDE" w14:paraId="7E1B72A4" w14:textId="77777777">
      <w:pPr>
        <w:pStyle w:val="LeyendaTabla"/>
        <w:keepNext/>
        <w:spacing w:before="240"/>
      </w:pPr>
      <w:r>
        <w:t>Tabla 2.10: “Especificación UR-46 – Revirtiendo ajuste”.</w:t>
      </w:r>
    </w:p>
    <w:tbl>
      <w:tblPr>
        <w:tblW w:w="936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80" w:type="dxa"/>
          <w:right w:w="80" w:type="dxa"/>
        </w:tblCellMar>
        <w:tblLook w:val="04A0" w:firstRow="1" w:lastRow="0" w:firstColumn="1" w:lastColumn="0" w:noHBand="0" w:noVBand="1"/>
      </w:tblPr>
      <w:tblGrid>
        <w:gridCol w:w="2300"/>
        <w:gridCol w:w="7060"/>
      </w:tblGrid>
      <w:tr w:rsidR="00887C6C" w:rsidTr="547F915B" w14:paraId="4D89F896" w14:textId="77777777">
        <w:trPr>
          <w:cantSplit/>
          <w:jc w:val="center"/>
        </w:trPr>
        <w:tc>
          <w:tcPr>
            <w:tcW w:w="2300" w:type="dxa"/>
            <w:tcMar/>
          </w:tcPr>
          <w:p w:rsidR="00887C6C" w:rsidP="547F915B" w:rsidRDefault="00AE7CDE" w14:paraId="46D1DF76"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Identificador</w:t>
            </w:r>
          </w:p>
        </w:tc>
        <w:tc>
          <w:tcPr>
            <w:tcW w:w="7060" w:type="dxa"/>
            <w:tcMar/>
          </w:tcPr>
          <w:p w:rsidR="00887C6C" w:rsidP="547F915B" w:rsidRDefault="00AE7CDE" w14:paraId="5F96CF31"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UR-46</w:t>
            </w:r>
          </w:p>
        </w:tc>
      </w:tr>
      <w:tr w:rsidR="00887C6C" w:rsidTr="547F915B" w14:paraId="029E857C" w14:textId="77777777">
        <w:trPr>
          <w:cantSplit/>
          <w:jc w:val="center"/>
        </w:trPr>
        <w:tc>
          <w:tcPr>
            <w:tcW w:w="2300" w:type="dxa"/>
            <w:tcMar/>
          </w:tcPr>
          <w:p w:rsidR="00887C6C" w:rsidP="547F915B" w:rsidRDefault="00AE7CDE" w14:paraId="578895F6"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Nombre</w:t>
            </w:r>
          </w:p>
        </w:tc>
        <w:tc>
          <w:tcPr>
            <w:tcW w:w="7060" w:type="dxa"/>
            <w:tcMar/>
          </w:tcPr>
          <w:p w:rsidR="00887C6C" w:rsidP="547F915B" w:rsidRDefault="00AE7CDE" w14:paraId="0232B873"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Revirtiendo ajuste</w:t>
            </w:r>
          </w:p>
        </w:tc>
      </w:tr>
      <w:tr w:rsidR="00887C6C" w:rsidTr="547F915B" w14:paraId="44476F7D" w14:textId="77777777">
        <w:trPr>
          <w:cantSplit/>
          <w:jc w:val="center"/>
        </w:trPr>
        <w:tc>
          <w:tcPr>
            <w:tcW w:w="2300" w:type="dxa"/>
            <w:tcMar/>
          </w:tcPr>
          <w:p w:rsidR="00887C6C" w:rsidP="547F915B" w:rsidRDefault="00AE7CDE" w14:paraId="493E9493"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Módulo</w:t>
            </w:r>
          </w:p>
        </w:tc>
        <w:tc>
          <w:tcPr>
            <w:tcW w:w="7060" w:type="dxa"/>
            <w:tcMar/>
          </w:tcPr>
          <w:p w:rsidR="00887C6C" w:rsidP="547F915B" w:rsidRDefault="00AE7CDE" w14:paraId="66CFA4DB"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Ajuste de inventario</w:t>
            </w:r>
          </w:p>
        </w:tc>
      </w:tr>
      <w:tr w:rsidR="00887C6C" w:rsidTr="547F915B" w14:paraId="038C4B65" w14:textId="77777777">
        <w:trPr>
          <w:cantSplit/>
          <w:jc w:val="center"/>
        </w:trPr>
        <w:tc>
          <w:tcPr>
            <w:tcW w:w="2300" w:type="dxa"/>
            <w:tcMar/>
          </w:tcPr>
          <w:p w:rsidR="00887C6C" w:rsidP="547F915B" w:rsidRDefault="00AE7CDE" w14:paraId="3DBB463C"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Caso de uso</w:t>
            </w:r>
          </w:p>
        </w:tc>
        <w:tc>
          <w:tcPr>
            <w:tcW w:w="7060" w:type="dxa"/>
            <w:tcMar/>
          </w:tcPr>
          <w:p w:rsidR="00887C6C" w:rsidP="547F915B" w:rsidRDefault="00AE7CDE" w14:paraId="391A4248"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CU-67</w:t>
            </w:r>
          </w:p>
        </w:tc>
      </w:tr>
      <w:tr w:rsidR="00887C6C" w:rsidTr="547F915B" w14:paraId="5487395E" w14:textId="77777777">
        <w:trPr>
          <w:cantSplit/>
          <w:jc w:val="center"/>
        </w:trPr>
        <w:tc>
          <w:tcPr>
            <w:tcW w:w="2300" w:type="dxa"/>
            <w:tcMar/>
          </w:tcPr>
          <w:p w:rsidR="00887C6C" w:rsidP="547F915B" w:rsidRDefault="00AE7CDE" w14:paraId="544FB5A8"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Descripción</w:t>
            </w:r>
          </w:p>
        </w:tc>
        <w:tc>
          <w:tcPr>
            <w:tcW w:w="7060" w:type="dxa"/>
            <w:tcMar/>
          </w:tcPr>
          <w:p w:rsidR="00887C6C" w:rsidP="547F915B" w:rsidRDefault="00AE7CDE" w14:paraId="5681981F"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El sistema debe permitir revertir un ajuste confirmado, restaurando el stock al valor previo; esta acción es exclusiva de usuarios con perfil Administrador y debe quedar registrada en el historial.</w:t>
            </w:r>
          </w:p>
        </w:tc>
      </w:tr>
      <w:tr w:rsidR="00887C6C" w:rsidTr="547F915B" w14:paraId="290CC987" w14:textId="77777777">
        <w:trPr>
          <w:cantSplit/>
          <w:jc w:val="center"/>
        </w:trPr>
        <w:tc>
          <w:tcPr>
            <w:tcW w:w="2300" w:type="dxa"/>
            <w:tcMar/>
          </w:tcPr>
          <w:p w:rsidR="00887C6C" w:rsidP="547F915B" w:rsidRDefault="00AE7CDE" w14:paraId="37DFAF6C"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Precondición</w:t>
            </w:r>
          </w:p>
        </w:tc>
        <w:tc>
          <w:tcPr>
            <w:tcW w:w="7060" w:type="dxa"/>
            <w:tcMar/>
          </w:tcPr>
          <w:p w:rsidR="00887C6C" w:rsidP="547F915B" w:rsidRDefault="00AE7CDE" w14:paraId="3A3984A3"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Existe un ajuste previamente confirmado y el usuario posee perfil Administrador.</w:t>
            </w:r>
          </w:p>
        </w:tc>
      </w:tr>
      <w:tr w:rsidR="00887C6C" w:rsidTr="547F915B" w14:paraId="20B250CA" w14:textId="77777777">
        <w:trPr>
          <w:cantSplit/>
          <w:jc w:val="center"/>
        </w:trPr>
        <w:tc>
          <w:tcPr>
            <w:tcW w:w="2300" w:type="dxa"/>
            <w:tcMar/>
          </w:tcPr>
          <w:p w:rsidR="00887C6C" w:rsidP="547F915B" w:rsidRDefault="00AE7CDE" w14:paraId="7CB1DE13"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Postcondición</w:t>
            </w:r>
          </w:p>
        </w:tc>
        <w:tc>
          <w:tcPr>
            <w:tcW w:w="7060" w:type="dxa"/>
            <w:tcMar/>
          </w:tcPr>
          <w:p w:rsidR="00887C6C" w:rsidP="547F915B" w:rsidRDefault="00AE7CDE" w14:paraId="4FA4F598"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El stock de los productos afectados vuelve al valor anterior al ajuste y la reversión queda registrada en el historial.</w:t>
            </w:r>
          </w:p>
        </w:tc>
      </w:tr>
      <w:tr w:rsidR="00887C6C" w:rsidTr="547F915B" w14:paraId="7D92C846" w14:textId="77777777">
        <w:trPr>
          <w:cantSplit/>
          <w:jc w:val="center"/>
        </w:trPr>
        <w:tc>
          <w:tcPr>
            <w:tcW w:w="2300" w:type="dxa"/>
            <w:tcMar/>
          </w:tcPr>
          <w:p w:rsidR="00887C6C" w:rsidP="547F915B" w:rsidRDefault="00AE7CDE" w14:paraId="466B0D34" w14:textId="77777777">
            <w:pPr>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Reglas de negocio</w:t>
            </w:r>
          </w:p>
        </w:tc>
        <w:tc>
          <w:tcPr>
            <w:tcW w:w="7060" w:type="dxa"/>
            <w:tcMar/>
          </w:tcPr>
          <w:p w:rsidR="00887C6C" w:rsidP="547F915B" w:rsidRDefault="00AE7CDE" w14:paraId="7E232271"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 Solo el perfil Administrador puede revertir un ajuste.</w:t>
            </w:r>
          </w:p>
          <w:p w:rsidR="00887C6C" w:rsidP="547F915B" w:rsidRDefault="00AE7CDE" w14:paraId="79DED4B4"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 La reversión genera un nuevo movimiento de tipo Reversión.</w:t>
            </w:r>
          </w:p>
          <w:p w:rsidR="00887C6C" w:rsidP="547F915B" w:rsidRDefault="00AE7CDE" w14:paraId="4B915A8D"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 Un ajuste revertido no puede revertirse nuevamente.</w:t>
            </w:r>
          </w:p>
        </w:tc>
      </w:tr>
    </w:tbl>
    <w:p w:rsidR="00887C6C" w:rsidRDefault="00AE7CDE" w14:paraId="32A4A5F3" w14:textId="77777777">
      <w:pPr>
        <w:spacing w:before="60" w:after="240" w:line="240" w:lineRule="auto"/>
        <w:jc w:val="center"/>
      </w:pPr>
      <w:r>
        <w:rPr>
          <w:rFonts w:ascii="Arial" w:hAnsi="Arial" w:eastAsia="Arial" w:cs="Arial"/>
          <w:i/>
          <w:iCs/>
          <w:sz w:val="18"/>
          <w:szCs w:val="18"/>
        </w:rPr>
        <w:t>Fuente: Elaborado por el equipo de proyecto a partir del backlog priorizado del Documento 0.</w:t>
      </w:r>
    </w:p>
    <w:p w:rsidR="00887C6C" w:rsidRDefault="00AE7CDE" w14:paraId="52CB54CA" w14:textId="77777777">
      <w:pPr>
        <w:pStyle w:val="LeyendaTabla"/>
        <w:keepNext/>
        <w:spacing w:before="240"/>
      </w:pPr>
      <w:r>
        <w:t>Tabla 2.11: “Especificación UR-47 – Consultando historial de movimientos”.</w:t>
      </w:r>
    </w:p>
    <w:tbl>
      <w:tblPr>
        <w:tblW w:w="936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80" w:type="dxa"/>
          <w:right w:w="80" w:type="dxa"/>
        </w:tblCellMar>
        <w:tblLook w:val="04A0" w:firstRow="1" w:lastRow="0" w:firstColumn="1" w:lastColumn="0" w:noHBand="0" w:noVBand="1"/>
      </w:tblPr>
      <w:tblGrid>
        <w:gridCol w:w="2300"/>
        <w:gridCol w:w="7060"/>
      </w:tblGrid>
      <w:tr w:rsidR="00887C6C" w:rsidTr="547F915B" w14:paraId="55644681" w14:textId="77777777">
        <w:trPr>
          <w:cantSplit/>
          <w:jc w:val="center"/>
        </w:trPr>
        <w:tc>
          <w:tcPr>
            <w:tcW w:w="2300" w:type="dxa"/>
            <w:tcMar/>
          </w:tcPr>
          <w:p w:rsidR="00887C6C" w:rsidP="547F915B" w:rsidRDefault="00AE7CDE" w14:paraId="685FECA4"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Identificador</w:t>
            </w:r>
          </w:p>
        </w:tc>
        <w:tc>
          <w:tcPr>
            <w:tcW w:w="7060" w:type="dxa"/>
            <w:tcMar/>
          </w:tcPr>
          <w:p w:rsidR="00887C6C" w:rsidP="547F915B" w:rsidRDefault="00AE7CDE" w14:paraId="690F4995"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UR-47</w:t>
            </w:r>
          </w:p>
        </w:tc>
      </w:tr>
      <w:tr w:rsidR="00887C6C" w:rsidTr="547F915B" w14:paraId="1849970E" w14:textId="77777777">
        <w:trPr>
          <w:cantSplit/>
          <w:jc w:val="center"/>
        </w:trPr>
        <w:tc>
          <w:tcPr>
            <w:tcW w:w="2300" w:type="dxa"/>
            <w:tcMar/>
          </w:tcPr>
          <w:p w:rsidR="00887C6C" w:rsidP="547F915B" w:rsidRDefault="00AE7CDE" w14:paraId="16D74460"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Nombre</w:t>
            </w:r>
          </w:p>
        </w:tc>
        <w:tc>
          <w:tcPr>
            <w:tcW w:w="7060" w:type="dxa"/>
            <w:tcMar/>
          </w:tcPr>
          <w:p w:rsidR="00887C6C" w:rsidP="547F915B" w:rsidRDefault="00AE7CDE" w14:paraId="76881218"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Consultando historial de movimientos</w:t>
            </w:r>
          </w:p>
        </w:tc>
      </w:tr>
      <w:tr w:rsidR="00887C6C" w:rsidTr="547F915B" w14:paraId="7EEEEACE" w14:textId="77777777">
        <w:trPr>
          <w:cantSplit/>
          <w:jc w:val="center"/>
        </w:trPr>
        <w:tc>
          <w:tcPr>
            <w:tcW w:w="2300" w:type="dxa"/>
            <w:tcMar/>
          </w:tcPr>
          <w:p w:rsidR="00887C6C" w:rsidP="547F915B" w:rsidRDefault="00AE7CDE" w14:paraId="03CAEB10"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Módulo</w:t>
            </w:r>
          </w:p>
        </w:tc>
        <w:tc>
          <w:tcPr>
            <w:tcW w:w="7060" w:type="dxa"/>
            <w:tcMar/>
          </w:tcPr>
          <w:p w:rsidR="00887C6C" w:rsidP="547F915B" w:rsidRDefault="00AE7CDE" w14:paraId="68F0B2C0"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Ajuste de inventario</w:t>
            </w:r>
          </w:p>
        </w:tc>
      </w:tr>
      <w:tr w:rsidR="00887C6C" w:rsidTr="547F915B" w14:paraId="38DD404D" w14:textId="77777777">
        <w:trPr>
          <w:cantSplit/>
          <w:jc w:val="center"/>
        </w:trPr>
        <w:tc>
          <w:tcPr>
            <w:tcW w:w="2300" w:type="dxa"/>
            <w:tcMar/>
          </w:tcPr>
          <w:p w:rsidR="00887C6C" w:rsidP="547F915B" w:rsidRDefault="00AE7CDE" w14:paraId="6654CE85"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Caso de uso</w:t>
            </w:r>
          </w:p>
        </w:tc>
        <w:tc>
          <w:tcPr>
            <w:tcW w:w="7060" w:type="dxa"/>
            <w:tcMar/>
          </w:tcPr>
          <w:p w:rsidR="00887C6C" w:rsidP="547F915B" w:rsidRDefault="00AE7CDE" w14:paraId="16FA17D9"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CU-68</w:t>
            </w:r>
          </w:p>
        </w:tc>
      </w:tr>
      <w:tr w:rsidR="00887C6C" w:rsidTr="547F915B" w14:paraId="74C0DD1E" w14:textId="77777777">
        <w:trPr>
          <w:cantSplit/>
          <w:jc w:val="center"/>
        </w:trPr>
        <w:tc>
          <w:tcPr>
            <w:tcW w:w="2300" w:type="dxa"/>
            <w:tcMar/>
          </w:tcPr>
          <w:p w:rsidR="00887C6C" w:rsidP="547F915B" w:rsidRDefault="00AE7CDE" w14:paraId="7F1F0475"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Descripción</w:t>
            </w:r>
          </w:p>
        </w:tc>
        <w:tc>
          <w:tcPr>
            <w:tcW w:w="7060" w:type="dxa"/>
            <w:tcMar/>
          </w:tcPr>
          <w:p w:rsidR="00887C6C" w:rsidP="547F915B" w:rsidRDefault="00AE7CDE" w14:paraId="6E91C6CD"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El sistema debe mantener un historial de movimientos de inventario consultable con: tipo de movimiento, fecha, hora, usuario, SKU, stock anterior y stock resultante.</w:t>
            </w:r>
          </w:p>
        </w:tc>
      </w:tr>
      <w:tr w:rsidR="00887C6C" w:rsidTr="547F915B" w14:paraId="29B14545" w14:textId="77777777">
        <w:trPr>
          <w:cantSplit/>
          <w:jc w:val="center"/>
        </w:trPr>
        <w:tc>
          <w:tcPr>
            <w:tcW w:w="2300" w:type="dxa"/>
            <w:tcMar/>
          </w:tcPr>
          <w:p w:rsidR="00887C6C" w:rsidP="547F915B" w:rsidRDefault="00AE7CDE" w14:paraId="19DC290A"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Precondición</w:t>
            </w:r>
          </w:p>
        </w:tc>
        <w:tc>
          <w:tcPr>
            <w:tcW w:w="7060" w:type="dxa"/>
            <w:tcMar/>
          </w:tcPr>
          <w:p w:rsidR="00887C6C" w:rsidP="547F915B" w:rsidRDefault="00AE7CDE" w14:paraId="3DBF21E6"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Existen movimientos de inventario registrados en el sistema.</w:t>
            </w:r>
          </w:p>
        </w:tc>
      </w:tr>
      <w:tr w:rsidR="00887C6C" w:rsidTr="547F915B" w14:paraId="2899CB14" w14:textId="77777777">
        <w:trPr>
          <w:cantSplit/>
          <w:jc w:val="center"/>
        </w:trPr>
        <w:tc>
          <w:tcPr>
            <w:tcW w:w="2300" w:type="dxa"/>
            <w:tcMar/>
          </w:tcPr>
          <w:p w:rsidR="00887C6C" w:rsidP="547F915B" w:rsidRDefault="00AE7CDE" w14:paraId="7C34BF05"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Postcondición</w:t>
            </w:r>
          </w:p>
        </w:tc>
        <w:tc>
          <w:tcPr>
            <w:tcW w:w="7060" w:type="dxa"/>
            <w:tcMar/>
          </w:tcPr>
          <w:p w:rsidR="00887C6C" w:rsidP="547F915B" w:rsidRDefault="00AE7CDE" w14:paraId="57D30550"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El usuario visualiza el historial completo de movimientos, filtrable según sus criterios de búsqueda.</w:t>
            </w:r>
          </w:p>
        </w:tc>
      </w:tr>
      <w:tr w:rsidR="00887C6C" w:rsidTr="547F915B" w14:paraId="183343A7" w14:textId="77777777">
        <w:trPr>
          <w:cantSplit/>
          <w:jc w:val="center"/>
        </w:trPr>
        <w:tc>
          <w:tcPr>
            <w:tcW w:w="2300" w:type="dxa"/>
            <w:tcMar/>
          </w:tcPr>
          <w:p w:rsidR="00887C6C" w:rsidP="547F915B" w:rsidRDefault="00AE7CDE" w14:paraId="6287ECAA" w14:textId="77777777">
            <w:pPr>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Reglas de negocio</w:t>
            </w:r>
          </w:p>
        </w:tc>
        <w:tc>
          <w:tcPr>
            <w:tcW w:w="7060" w:type="dxa"/>
            <w:tcMar/>
          </w:tcPr>
          <w:p w:rsidR="00887C6C" w:rsidP="547F915B" w:rsidRDefault="00AE7CDE" w14:paraId="021E252B"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 El historial es de solo lectura.</w:t>
            </w:r>
          </w:p>
          <w:p w:rsidR="00887C6C" w:rsidP="547F915B" w:rsidRDefault="00AE7CDE" w14:paraId="07D9B6F8"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 Debe permitir filtrar por rango de fechas, SKU y usuario responsable.</w:t>
            </w:r>
          </w:p>
        </w:tc>
      </w:tr>
    </w:tbl>
    <w:p w:rsidR="00887C6C" w:rsidRDefault="00AE7CDE" w14:paraId="6EC66114" w14:textId="77777777">
      <w:pPr>
        <w:spacing w:before="60" w:after="240" w:line="240" w:lineRule="auto"/>
        <w:jc w:val="center"/>
      </w:pPr>
      <w:r>
        <w:rPr>
          <w:rFonts w:ascii="Arial" w:hAnsi="Arial" w:eastAsia="Arial" w:cs="Arial"/>
          <w:i/>
          <w:iCs/>
          <w:sz w:val="18"/>
          <w:szCs w:val="18"/>
        </w:rPr>
        <w:t>Fuente: Elaborado por el equipo de proyecto a partir del backlog priorizado del Documento 0.</w:t>
      </w:r>
    </w:p>
    <w:p w:rsidR="00887C6C" w:rsidRDefault="00AE7CDE" w14:paraId="71D74891" w14:textId="77777777">
      <w:pPr>
        <w:pStyle w:val="LeyendaTabla"/>
        <w:keepNext/>
        <w:spacing w:before="240"/>
      </w:pPr>
      <w:r>
        <w:t>Tabla 2.12: “Especificación UR-56 – Consultando stock e historial”.</w:t>
      </w:r>
    </w:p>
    <w:tbl>
      <w:tblPr>
        <w:tblW w:w="936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80" w:type="dxa"/>
          <w:right w:w="80" w:type="dxa"/>
        </w:tblCellMar>
        <w:tblLook w:val="04A0" w:firstRow="1" w:lastRow="0" w:firstColumn="1" w:lastColumn="0" w:noHBand="0" w:noVBand="1"/>
      </w:tblPr>
      <w:tblGrid>
        <w:gridCol w:w="2300"/>
        <w:gridCol w:w="7060"/>
      </w:tblGrid>
      <w:tr w:rsidR="00887C6C" w:rsidTr="547F915B" w14:paraId="11AE242D" w14:textId="77777777">
        <w:trPr>
          <w:cantSplit/>
          <w:jc w:val="center"/>
        </w:trPr>
        <w:tc>
          <w:tcPr>
            <w:tcW w:w="2300" w:type="dxa"/>
            <w:tcMar/>
          </w:tcPr>
          <w:p w:rsidR="00887C6C" w:rsidP="547F915B" w:rsidRDefault="00AE7CDE" w14:paraId="5F363560"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Identificador</w:t>
            </w:r>
          </w:p>
        </w:tc>
        <w:tc>
          <w:tcPr>
            <w:tcW w:w="7060" w:type="dxa"/>
            <w:tcMar/>
          </w:tcPr>
          <w:p w:rsidR="00887C6C" w:rsidP="547F915B" w:rsidRDefault="00AE7CDE" w14:paraId="0E94E442"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UR-56</w:t>
            </w:r>
          </w:p>
        </w:tc>
      </w:tr>
      <w:tr w:rsidR="00887C6C" w:rsidTr="547F915B" w14:paraId="637190AE" w14:textId="77777777">
        <w:trPr>
          <w:cantSplit/>
          <w:jc w:val="center"/>
        </w:trPr>
        <w:tc>
          <w:tcPr>
            <w:tcW w:w="2300" w:type="dxa"/>
            <w:tcMar/>
          </w:tcPr>
          <w:p w:rsidR="00887C6C" w:rsidP="547F915B" w:rsidRDefault="00AE7CDE" w14:paraId="1D71A082"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Nombre</w:t>
            </w:r>
          </w:p>
        </w:tc>
        <w:tc>
          <w:tcPr>
            <w:tcW w:w="7060" w:type="dxa"/>
            <w:tcMar/>
          </w:tcPr>
          <w:p w:rsidR="00887C6C" w:rsidP="547F915B" w:rsidRDefault="00AE7CDE" w14:paraId="59180B7F"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Consultando stock e historial</w:t>
            </w:r>
          </w:p>
        </w:tc>
      </w:tr>
      <w:tr w:rsidR="00887C6C" w:rsidTr="547F915B" w14:paraId="0463E237" w14:textId="77777777">
        <w:trPr>
          <w:cantSplit/>
          <w:jc w:val="center"/>
        </w:trPr>
        <w:tc>
          <w:tcPr>
            <w:tcW w:w="2300" w:type="dxa"/>
            <w:tcMar/>
          </w:tcPr>
          <w:p w:rsidR="00887C6C" w:rsidP="547F915B" w:rsidRDefault="00AE7CDE" w14:paraId="516F43EA"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Módulo</w:t>
            </w:r>
          </w:p>
        </w:tc>
        <w:tc>
          <w:tcPr>
            <w:tcW w:w="7060" w:type="dxa"/>
            <w:tcMar/>
          </w:tcPr>
          <w:p w:rsidR="00887C6C" w:rsidP="547F915B" w:rsidRDefault="00AE7CDE" w14:paraId="2D4C644A"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Consultas, Reportes, Usuarios y Permisos</w:t>
            </w:r>
          </w:p>
        </w:tc>
      </w:tr>
      <w:tr w:rsidR="00887C6C" w:rsidTr="547F915B" w14:paraId="1DD9F0AD" w14:textId="77777777">
        <w:trPr>
          <w:cantSplit/>
          <w:jc w:val="center"/>
        </w:trPr>
        <w:tc>
          <w:tcPr>
            <w:tcW w:w="2300" w:type="dxa"/>
            <w:tcMar/>
          </w:tcPr>
          <w:p w:rsidR="00887C6C" w:rsidP="547F915B" w:rsidRDefault="00AE7CDE" w14:paraId="65236DE5"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Caso de uso</w:t>
            </w:r>
          </w:p>
        </w:tc>
        <w:tc>
          <w:tcPr>
            <w:tcW w:w="7060" w:type="dxa"/>
            <w:tcMar/>
          </w:tcPr>
          <w:p w:rsidR="00887C6C" w:rsidP="547F915B" w:rsidRDefault="00AE7CDE" w14:paraId="155619C3"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CU-69</w:t>
            </w:r>
          </w:p>
        </w:tc>
      </w:tr>
      <w:tr w:rsidR="00887C6C" w:rsidTr="547F915B" w14:paraId="589B62EB" w14:textId="77777777">
        <w:trPr>
          <w:cantSplit/>
          <w:jc w:val="center"/>
        </w:trPr>
        <w:tc>
          <w:tcPr>
            <w:tcW w:w="2300" w:type="dxa"/>
            <w:tcMar/>
          </w:tcPr>
          <w:p w:rsidR="00887C6C" w:rsidP="547F915B" w:rsidRDefault="00AE7CDE" w14:paraId="3D2B52AF"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Descripción</w:t>
            </w:r>
          </w:p>
        </w:tc>
        <w:tc>
          <w:tcPr>
            <w:tcW w:w="7060" w:type="dxa"/>
            <w:tcMar/>
          </w:tcPr>
          <w:p w:rsidR="00887C6C" w:rsidP="547F915B" w:rsidRDefault="00AE7CDE" w14:paraId="04ABA1DF"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El sistema debe mostrar el stock actual de un producto, expresado en su unidad de medida, junto con el historial de sus últimos 10 movimientos al seleccionarlo desde el módulo de inventario.</w:t>
            </w:r>
          </w:p>
        </w:tc>
      </w:tr>
      <w:tr w:rsidR="00887C6C" w:rsidTr="547F915B" w14:paraId="38824E83" w14:textId="77777777">
        <w:trPr>
          <w:cantSplit/>
          <w:jc w:val="center"/>
        </w:trPr>
        <w:tc>
          <w:tcPr>
            <w:tcW w:w="2300" w:type="dxa"/>
            <w:tcMar/>
          </w:tcPr>
          <w:p w:rsidR="00887C6C" w:rsidP="547F915B" w:rsidRDefault="00AE7CDE" w14:paraId="3E4BFBE8"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Precondición</w:t>
            </w:r>
          </w:p>
        </w:tc>
        <w:tc>
          <w:tcPr>
            <w:tcW w:w="7060" w:type="dxa"/>
            <w:tcMar/>
          </w:tcPr>
          <w:p w:rsidR="00887C6C" w:rsidP="547F915B" w:rsidRDefault="00AE7CDE" w14:paraId="4DEEF3CB"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El producto existe en el catálogo y posee al menos un movimiento registrado.</w:t>
            </w:r>
          </w:p>
        </w:tc>
      </w:tr>
      <w:tr w:rsidR="00887C6C" w:rsidTr="547F915B" w14:paraId="3C01DAEE" w14:textId="77777777">
        <w:trPr>
          <w:cantSplit/>
          <w:jc w:val="center"/>
        </w:trPr>
        <w:tc>
          <w:tcPr>
            <w:tcW w:w="2300" w:type="dxa"/>
            <w:tcMar/>
          </w:tcPr>
          <w:p w:rsidR="00887C6C" w:rsidP="547F915B" w:rsidRDefault="00AE7CDE" w14:paraId="5F68863C"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Postcondición</w:t>
            </w:r>
          </w:p>
        </w:tc>
        <w:tc>
          <w:tcPr>
            <w:tcW w:w="7060" w:type="dxa"/>
            <w:tcMar/>
          </w:tcPr>
          <w:p w:rsidR="00887C6C" w:rsidP="547F915B" w:rsidRDefault="00AE7CDE" w14:paraId="0DBDD7FB"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Se despliegan el stock actual y hasta 10 movimientos más recientes asociados al producto.</w:t>
            </w:r>
          </w:p>
        </w:tc>
      </w:tr>
      <w:tr w:rsidR="00887C6C" w:rsidTr="547F915B" w14:paraId="65B84C02" w14:textId="77777777">
        <w:trPr>
          <w:cantSplit/>
          <w:jc w:val="center"/>
        </w:trPr>
        <w:tc>
          <w:tcPr>
            <w:tcW w:w="2300" w:type="dxa"/>
            <w:tcMar/>
          </w:tcPr>
          <w:p w:rsidR="00887C6C" w:rsidP="547F915B" w:rsidRDefault="00AE7CDE" w14:paraId="5BC61C3B" w14:textId="77777777">
            <w:pPr>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Reglas de negocio</w:t>
            </w:r>
          </w:p>
        </w:tc>
        <w:tc>
          <w:tcPr>
            <w:tcW w:w="7060" w:type="dxa"/>
            <w:tcMar/>
          </w:tcPr>
          <w:p w:rsidR="00887C6C" w:rsidP="547F915B" w:rsidRDefault="00AE7CDE" w14:paraId="7389D4A9"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 Si el producto tiene menos de 10 movimientos, se muestran todos los disponibles.</w:t>
            </w:r>
          </w:p>
          <w:p w:rsidR="00887C6C" w:rsidP="547F915B" w:rsidRDefault="00AE7CDE" w14:paraId="0F48EBBC"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 Los movimientos se ordenan del más reciente al más antiguo.</w:t>
            </w:r>
          </w:p>
        </w:tc>
      </w:tr>
    </w:tbl>
    <w:p w:rsidR="00887C6C" w:rsidRDefault="00AE7CDE" w14:paraId="57AD53B1" w14:textId="77777777">
      <w:pPr>
        <w:spacing w:before="60" w:after="240" w:line="240" w:lineRule="auto"/>
        <w:jc w:val="center"/>
      </w:pPr>
      <w:r>
        <w:rPr>
          <w:rFonts w:ascii="Arial" w:hAnsi="Arial" w:eastAsia="Arial" w:cs="Arial"/>
          <w:i/>
          <w:iCs/>
          <w:sz w:val="18"/>
          <w:szCs w:val="18"/>
        </w:rPr>
        <w:t>Fuente: Elaborado por el equipo de proyecto a partir del backlog priorizado del Documento 0.</w:t>
      </w:r>
    </w:p>
    <w:p w:rsidR="00887C6C" w:rsidRDefault="00AE7CDE" w14:paraId="14031E36" w14:textId="77777777">
      <w:pPr>
        <w:pStyle w:val="LeyendaTabla"/>
        <w:keepNext/>
        <w:spacing w:before="240"/>
      </w:pPr>
      <w:r>
        <w:t>Tabla 2.13: “Especificación UR-57 – Generando reporte de stock”.</w:t>
      </w:r>
    </w:p>
    <w:tbl>
      <w:tblPr>
        <w:tblW w:w="936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80" w:type="dxa"/>
          <w:right w:w="80" w:type="dxa"/>
        </w:tblCellMar>
        <w:tblLook w:val="04A0" w:firstRow="1" w:lastRow="0" w:firstColumn="1" w:lastColumn="0" w:noHBand="0" w:noVBand="1"/>
      </w:tblPr>
      <w:tblGrid>
        <w:gridCol w:w="2300"/>
        <w:gridCol w:w="7060"/>
      </w:tblGrid>
      <w:tr w:rsidR="00887C6C" w:rsidTr="547F915B" w14:paraId="22B296E8" w14:textId="77777777">
        <w:trPr>
          <w:cantSplit/>
          <w:jc w:val="center"/>
        </w:trPr>
        <w:tc>
          <w:tcPr>
            <w:tcW w:w="2300" w:type="dxa"/>
            <w:tcMar/>
          </w:tcPr>
          <w:p w:rsidR="00887C6C" w:rsidP="547F915B" w:rsidRDefault="00AE7CDE" w14:paraId="3534F82C"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Identificador</w:t>
            </w:r>
          </w:p>
        </w:tc>
        <w:tc>
          <w:tcPr>
            <w:tcW w:w="7060" w:type="dxa"/>
            <w:tcMar/>
          </w:tcPr>
          <w:p w:rsidR="00887C6C" w:rsidP="547F915B" w:rsidRDefault="00AE7CDE" w14:paraId="5D09869C"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UR-57</w:t>
            </w:r>
          </w:p>
        </w:tc>
      </w:tr>
      <w:tr w:rsidR="00887C6C" w:rsidTr="547F915B" w14:paraId="1D732924" w14:textId="77777777">
        <w:trPr>
          <w:cantSplit/>
          <w:jc w:val="center"/>
        </w:trPr>
        <w:tc>
          <w:tcPr>
            <w:tcW w:w="2300" w:type="dxa"/>
            <w:tcMar/>
          </w:tcPr>
          <w:p w:rsidR="00887C6C" w:rsidP="547F915B" w:rsidRDefault="00AE7CDE" w14:paraId="761B0930"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Nombre</w:t>
            </w:r>
          </w:p>
        </w:tc>
        <w:tc>
          <w:tcPr>
            <w:tcW w:w="7060" w:type="dxa"/>
            <w:tcMar/>
          </w:tcPr>
          <w:p w:rsidR="00887C6C" w:rsidP="547F915B" w:rsidRDefault="00AE7CDE" w14:paraId="2FDDFD48"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Generando reporte de stock</w:t>
            </w:r>
          </w:p>
        </w:tc>
      </w:tr>
      <w:tr w:rsidR="00887C6C" w:rsidTr="547F915B" w14:paraId="67B69098" w14:textId="77777777">
        <w:trPr>
          <w:cantSplit/>
          <w:jc w:val="center"/>
        </w:trPr>
        <w:tc>
          <w:tcPr>
            <w:tcW w:w="2300" w:type="dxa"/>
            <w:tcMar/>
          </w:tcPr>
          <w:p w:rsidR="00887C6C" w:rsidP="547F915B" w:rsidRDefault="00AE7CDE" w14:paraId="0B34CA0D"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Módulo</w:t>
            </w:r>
          </w:p>
        </w:tc>
        <w:tc>
          <w:tcPr>
            <w:tcW w:w="7060" w:type="dxa"/>
            <w:tcMar/>
          </w:tcPr>
          <w:p w:rsidR="00887C6C" w:rsidP="547F915B" w:rsidRDefault="00AE7CDE" w14:paraId="1932155C"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Consultas, Reportes, Usuarios y Permisos</w:t>
            </w:r>
          </w:p>
        </w:tc>
      </w:tr>
      <w:tr w:rsidR="00887C6C" w:rsidTr="547F915B" w14:paraId="1D19B67A" w14:textId="77777777">
        <w:trPr>
          <w:cantSplit/>
          <w:jc w:val="center"/>
        </w:trPr>
        <w:tc>
          <w:tcPr>
            <w:tcW w:w="2300" w:type="dxa"/>
            <w:tcMar/>
          </w:tcPr>
          <w:p w:rsidR="00887C6C" w:rsidP="547F915B" w:rsidRDefault="00AE7CDE" w14:paraId="4DA24C5C"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Caso de uso</w:t>
            </w:r>
          </w:p>
        </w:tc>
        <w:tc>
          <w:tcPr>
            <w:tcW w:w="7060" w:type="dxa"/>
            <w:tcMar/>
          </w:tcPr>
          <w:p w:rsidR="00887C6C" w:rsidP="547F915B" w:rsidRDefault="00AE7CDE" w14:paraId="188084A7"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CU-70</w:t>
            </w:r>
          </w:p>
        </w:tc>
      </w:tr>
      <w:tr w:rsidR="00887C6C" w:rsidTr="547F915B" w14:paraId="56614EE3" w14:textId="77777777">
        <w:trPr>
          <w:cantSplit/>
          <w:jc w:val="center"/>
        </w:trPr>
        <w:tc>
          <w:tcPr>
            <w:tcW w:w="2300" w:type="dxa"/>
            <w:tcMar/>
          </w:tcPr>
          <w:p w:rsidR="00887C6C" w:rsidP="547F915B" w:rsidRDefault="00AE7CDE" w14:paraId="6F5C607B"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Descripción</w:t>
            </w:r>
          </w:p>
        </w:tc>
        <w:tc>
          <w:tcPr>
            <w:tcW w:w="7060" w:type="dxa"/>
            <w:tcMar/>
          </w:tcPr>
          <w:p w:rsidR="00887C6C" w:rsidP="547F915B" w:rsidRDefault="00AE7CDE" w14:paraId="08709E10"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El sistema debe generar un reporte de stock actual con todos los productos activos, exportable en formato Excel.</w:t>
            </w:r>
          </w:p>
        </w:tc>
      </w:tr>
      <w:tr w:rsidR="00887C6C" w:rsidTr="547F915B" w14:paraId="4E3F2B7A" w14:textId="77777777">
        <w:trPr>
          <w:cantSplit/>
          <w:jc w:val="center"/>
        </w:trPr>
        <w:tc>
          <w:tcPr>
            <w:tcW w:w="2300" w:type="dxa"/>
            <w:tcMar/>
          </w:tcPr>
          <w:p w:rsidR="00887C6C" w:rsidP="547F915B" w:rsidRDefault="00AE7CDE" w14:paraId="44D1B310"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Precondición</w:t>
            </w:r>
          </w:p>
        </w:tc>
        <w:tc>
          <w:tcPr>
            <w:tcW w:w="7060" w:type="dxa"/>
            <w:tcMar/>
          </w:tcPr>
          <w:p w:rsidR="00887C6C" w:rsidP="547F915B" w:rsidRDefault="00AE7CDE" w14:paraId="1A5776E2"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Existen productos con estado Activo registrados en el catálogo.</w:t>
            </w:r>
          </w:p>
        </w:tc>
      </w:tr>
      <w:tr w:rsidR="00887C6C" w:rsidTr="547F915B" w14:paraId="385C49F2" w14:textId="77777777">
        <w:trPr>
          <w:cantSplit/>
          <w:jc w:val="center"/>
        </w:trPr>
        <w:tc>
          <w:tcPr>
            <w:tcW w:w="2300" w:type="dxa"/>
            <w:tcMar/>
          </w:tcPr>
          <w:p w:rsidR="00887C6C" w:rsidP="547F915B" w:rsidRDefault="00AE7CDE" w14:paraId="5CD875ED"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Postcondición</w:t>
            </w:r>
          </w:p>
        </w:tc>
        <w:tc>
          <w:tcPr>
            <w:tcW w:w="7060" w:type="dxa"/>
            <w:tcMar/>
          </w:tcPr>
          <w:p w:rsidR="00887C6C" w:rsidP="547F915B" w:rsidRDefault="00AE7CDE" w14:paraId="5FA78DFA"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Se genera el reporte de stock actual, disponible para exportación mediante UR-61.</w:t>
            </w:r>
          </w:p>
        </w:tc>
      </w:tr>
      <w:tr w:rsidR="00887C6C" w:rsidTr="547F915B" w14:paraId="3A3A949F" w14:textId="77777777">
        <w:trPr>
          <w:cantSplit/>
          <w:jc w:val="center"/>
        </w:trPr>
        <w:tc>
          <w:tcPr>
            <w:tcW w:w="2300" w:type="dxa"/>
            <w:tcMar/>
          </w:tcPr>
          <w:p w:rsidR="00887C6C" w:rsidP="547F915B" w:rsidRDefault="00AE7CDE" w14:paraId="04F51FA9" w14:textId="77777777">
            <w:pPr>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Reglas de negocio</w:t>
            </w:r>
          </w:p>
        </w:tc>
        <w:tc>
          <w:tcPr>
            <w:tcW w:w="7060" w:type="dxa"/>
            <w:tcMar/>
          </w:tcPr>
          <w:p w:rsidR="00887C6C" w:rsidP="547F915B" w:rsidRDefault="00AE7CDE" w14:paraId="7BB3E56B"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 Solo se incluyen productos en estado Activo.</w:t>
            </w:r>
          </w:p>
          <w:p w:rsidR="00887C6C" w:rsidP="547F915B" w:rsidRDefault="00AE7CDE" w14:paraId="631BA1C2"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 El reporte debe mostrar SKU, nombre, unidad de medida y stock actual.</w:t>
            </w:r>
          </w:p>
        </w:tc>
      </w:tr>
    </w:tbl>
    <w:p w:rsidR="00887C6C" w:rsidRDefault="00AE7CDE" w14:paraId="4478C497" w14:textId="77777777">
      <w:pPr>
        <w:spacing w:before="60" w:after="240" w:line="240" w:lineRule="auto"/>
        <w:jc w:val="center"/>
      </w:pPr>
      <w:r>
        <w:rPr>
          <w:rFonts w:ascii="Arial" w:hAnsi="Arial" w:eastAsia="Arial" w:cs="Arial"/>
          <w:i/>
          <w:iCs/>
          <w:sz w:val="18"/>
          <w:szCs w:val="18"/>
        </w:rPr>
        <w:t>Fuente: Elaborado por el equipo de proyecto a partir del backlog priorizado del Documento 0.</w:t>
      </w:r>
    </w:p>
    <w:p w:rsidR="00887C6C" w:rsidRDefault="00AE7CDE" w14:paraId="015C95CE" w14:textId="77777777">
      <w:pPr>
        <w:pStyle w:val="LeyendaTabla"/>
        <w:keepNext/>
        <w:spacing w:before="240"/>
      </w:pPr>
      <w:r>
        <w:t>Tabla 2.14: “Especificación UR-58 – Reportando equivalencias faltantes”.</w:t>
      </w:r>
    </w:p>
    <w:tbl>
      <w:tblPr>
        <w:tblW w:w="936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80" w:type="dxa"/>
          <w:right w:w="80" w:type="dxa"/>
        </w:tblCellMar>
        <w:tblLook w:val="04A0" w:firstRow="1" w:lastRow="0" w:firstColumn="1" w:lastColumn="0" w:noHBand="0" w:noVBand="1"/>
      </w:tblPr>
      <w:tblGrid>
        <w:gridCol w:w="2300"/>
        <w:gridCol w:w="7060"/>
      </w:tblGrid>
      <w:tr w:rsidR="00887C6C" w:rsidTr="547F915B" w14:paraId="48552E63" w14:textId="77777777">
        <w:trPr>
          <w:cantSplit/>
          <w:jc w:val="center"/>
        </w:trPr>
        <w:tc>
          <w:tcPr>
            <w:tcW w:w="2300" w:type="dxa"/>
            <w:tcMar/>
          </w:tcPr>
          <w:p w:rsidR="00887C6C" w:rsidP="547F915B" w:rsidRDefault="00AE7CDE" w14:paraId="5A8109B7"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Identificador</w:t>
            </w:r>
          </w:p>
        </w:tc>
        <w:tc>
          <w:tcPr>
            <w:tcW w:w="7060" w:type="dxa"/>
            <w:tcMar/>
          </w:tcPr>
          <w:p w:rsidR="00887C6C" w:rsidP="547F915B" w:rsidRDefault="00AE7CDE" w14:paraId="6487E74F"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UR-58</w:t>
            </w:r>
          </w:p>
        </w:tc>
      </w:tr>
      <w:tr w:rsidR="00887C6C" w:rsidTr="547F915B" w14:paraId="316F7566" w14:textId="77777777">
        <w:trPr>
          <w:cantSplit/>
          <w:jc w:val="center"/>
        </w:trPr>
        <w:tc>
          <w:tcPr>
            <w:tcW w:w="2300" w:type="dxa"/>
            <w:tcMar/>
          </w:tcPr>
          <w:p w:rsidR="00887C6C" w:rsidP="547F915B" w:rsidRDefault="00AE7CDE" w14:paraId="67CDBFBC"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Nombre</w:t>
            </w:r>
          </w:p>
        </w:tc>
        <w:tc>
          <w:tcPr>
            <w:tcW w:w="7060" w:type="dxa"/>
            <w:tcMar/>
          </w:tcPr>
          <w:p w:rsidR="00887C6C" w:rsidP="547F915B" w:rsidRDefault="00AE7CDE" w14:paraId="77374742"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Reportando equivalencias faltantes</w:t>
            </w:r>
          </w:p>
        </w:tc>
      </w:tr>
      <w:tr w:rsidR="00887C6C" w:rsidTr="547F915B" w14:paraId="10C150E3" w14:textId="77777777">
        <w:trPr>
          <w:cantSplit/>
          <w:jc w:val="center"/>
        </w:trPr>
        <w:tc>
          <w:tcPr>
            <w:tcW w:w="2300" w:type="dxa"/>
            <w:tcMar/>
          </w:tcPr>
          <w:p w:rsidR="00887C6C" w:rsidP="547F915B" w:rsidRDefault="00AE7CDE" w14:paraId="64D60DB0"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Módulo</w:t>
            </w:r>
          </w:p>
        </w:tc>
        <w:tc>
          <w:tcPr>
            <w:tcW w:w="7060" w:type="dxa"/>
            <w:tcMar/>
          </w:tcPr>
          <w:p w:rsidR="00887C6C" w:rsidP="547F915B" w:rsidRDefault="00AE7CDE" w14:paraId="4B7C90B9"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Consultas, Reportes, Usuarios y Permisos</w:t>
            </w:r>
          </w:p>
        </w:tc>
      </w:tr>
      <w:tr w:rsidR="00887C6C" w:rsidTr="547F915B" w14:paraId="31E6C8EE" w14:textId="77777777">
        <w:trPr>
          <w:cantSplit/>
          <w:jc w:val="center"/>
        </w:trPr>
        <w:tc>
          <w:tcPr>
            <w:tcW w:w="2300" w:type="dxa"/>
            <w:tcMar/>
          </w:tcPr>
          <w:p w:rsidR="00887C6C" w:rsidP="547F915B" w:rsidRDefault="00AE7CDE" w14:paraId="154E6F1F"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Caso de uso</w:t>
            </w:r>
          </w:p>
        </w:tc>
        <w:tc>
          <w:tcPr>
            <w:tcW w:w="7060" w:type="dxa"/>
            <w:tcMar/>
          </w:tcPr>
          <w:p w:rsidR="00887C6C" w:rsidP="547F915B" w:rsidRDefault="00AE7CDE" w14:paraId="4A3BBDE9"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CU-71</w:t>
            </w:r>
          </w:p>
        </w:tc>
      </w:tr>
      <w:tr w:rsidR="00887C6C" w:rsidTr="547F915B" w14:paraId="1E612F59" w14:textId="77777777">
        <w:trPr>
          <w:cantSplit/>
          <w:jc w:val="center"/>
        </w:trPr>
        <w:tc>
          <w:tcPr>
            <w:tcW w:w="2300" w:type="dxa"/>
            <w:tcMar/>
          </w:tcPr>
          <w:p w:rsidR="00887C6C" w:rsidP="547F915B" w:rsidRDefault="00AE7CDE" w14:paraId="3D25DCE5"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Descripción</w:t>
            </w:r>
          </w:p>
        </w:tc>
        <w:tc>
          <w:tcPr>
            <w:tcW w:w="7060" w:type="dxa"/>
            <w:tcMar/>
          </w:tcPr>
          <w:p w:rsidR="00887C6C" w:rsidP="547F915B" w:rsidRDefault="00AE7CDE" w14:paraId="580A0774"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El sistema debe generar un reporte de productos con al menos un código interno de proveedor sin equivalencia SKU, mostrando: nombre del proveedor, código interno y nombre del producto.</w:t>
            </w:r>
          </w:p>
        </w:tc>
      </w:tr>
      <w:tr w:rsidR="00887C6C" w:rsidTr="547F915B" w14:paraId="029E7894" w14:textId="77777777">
        <w:trPr>
          <w:cantSplit/>
          <w:jc w:val="center"/>
        </w:trPr>
        <w:tc>
          <w:tcPr>
            <w:tcW w:w="2300" w:type="dxa"/>
            <w:tcMar/>
          </w:tcPr>
          <w:p w:rsidR="00887C6C" w:rsidP="547F915B" w:rsidRDefault="00AE7CDE" w14:paraId="5603E25F"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Precondición</w:t>
            </w:r>
          </w:p>
        </w:tc>
        <w:tc>
          <w:tcPr>
            <w:tcW w:w="7060" w:type="dxa"/>
            <w:tcMar/>
          </w:tcPr>
          <w:p w:rsidR="00887C6C" w:rsidP="547F915B" w:rsidRDefault="00AE7CDE" w14:paraId="6BA495B6"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Existen códigos internos de proveedor registrados sin una equivalencia SKU vigente.</w:t>
            </w:r>
          </w:p>
        </w:tc>
      </w:tr>
      <w:tr w:rsidR="00887C6C" w:rsidTr="547F915B" w14:paraId="7C7E6615" w14:textId="77777777">
        <w:trPr>
          <w:cantSplit/>
          <w:jc w:val="center"/>
        </w:trPr>
        <w:tc>
          <w:tcPr>
            <w:tcW w:w="2300" w:type="dxa"/>
            <w:tcMar/>
          </w:tcPr>
          <w:p w:rsidR="00887C6C" w:rsidP="547F915B" w:rsidRDefault="00AE7CDE" w14:paraId="07AFC6F7"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Postcondición</w:t>
            </w:r>
          </w:p>
        </w:tc>
        <w:tc>
          <w:tcPr>
            <w:tcW w:w="7060" w:type="dxa"/>
            <w:tcMar/>
          </w:tcPr>
          <w:p w:rsidR="00887C6C" w:rsidP="547F915B" w:rsidRDefault="00AE7CDE" w14:paraId="1387BBCC"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El reporte muestra la totalidad de códigos internos pendientes de homologación.</w:t>
            </w:r>
          </w:p>
        </w:tc>
      </w:tr>
      <w:tr w:rsidR="00887C6C" w:rsidTr="547F915B" w14:paraId="6201D95A" w14:textId="77777777">
        <w:trPr>
          <w:cantSplit/>
          <w:jc w:val="center"/>
        </w:trPr>
        <w:tc>
          <w:tcPr>
            <w:tcW w:w="2300" w:type="dxa"/>
            <w:tcMar/>
          </w:tcPr>
          <w:p w:rsidR="00887C6C" w:rsidP="547F915B" w:rsidRDefault="00AE7CDE" w14:paraId="6489A2F3" w14:textId="77777777">
            <w:pPr>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Reglas de negocio</w:t>
            </w:r>
          </w:p>
        </w:tc>
        <w:tc>
          <w:tcPr>
            <w:tcW w:w="7060" w:type="dxa"/>
            <w:tcMar/>
          </w:tcPr>
          <w:p w:rsidR="00887C6C" w:rsidP="547F915B" w:rsidRDefault="00AE7CDE" w14:paraId="0E741B21"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 Solo se listan los códigos internos sin equivalencia SKU registrada.</w:t>
            </w:r>
          </w:p>
          <w:p w:rsidR="00887C6C" w:rsidP="547F915B" w:rsidRDefault="00AE7CDE" w14:paraId="2F664039"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 El reporte debe permitir navegar directamente al módulo de equivalencias para su corrección.</w:t>
            </w:r>
          </w:p>
        </w:tc>
      </w:tr>
    </w:tbl>
    <w:p w:rsidR="00887C6C" w:rsidRDefault="00AE7CDE" w14:paraId="21312B9E" w14:textId="77777777">
      <w:pPr>
        <w:spacing w:before="60" w:after="240" w:line="240" w:lineRule="auto"/>
        <w:jc w:val="center"/>
      </w:pPr>
      <w:r>
        <w:rPr>
          <w:rFonts w:ascii="Arial" w:hAnsi="Arial" w:eastAsia="Arial" w:cs="Arial"/>
          <w:i/>
          <w:iCs/>
          <w:sz w:val="18"/>
          <w:szCs w:val="18"/>
        </w:rPr>
        <w:t>Fuente: Elaborado por el equipo de proyecto a partir del backlog priorizado del Documento 0.</w:t>
      </w:r>
    </w:p>
    <w:p w:rsidR="00887C6C" w:rsidRDefault="00AE7CDE" w14:paraId="4F98AAE3" w14:textId="77777777">
      <w:pPr>
        <w:pStyle w:val="LeyendaTabla"/>
        <w:keepNext/>
        <w:spacing w:before="240"/>
      </w:pPr>
      <w:r>
        <w:t>Tabla 2.15: “Especificación UR-59 – Generando reporte de facturas”.</w:t>
      </w:r>
    </w:p>
    <w:tbl>
      <w:tblPr>
        <w:tblW w:w="936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80" w:type="dxa"/>
          <w:right w:w="80" w:type="dxa"/>
        </w:tblCellMar>
        <w:tblLook w:val="04A0" w:firstRow="1" w:lastRow="0" w:firstColumn="1" w:lastColumn="0" w:noHBand="0" w:noVBand="1"/>
      </w:tblPr>
      <w:tblGrid>
        <w:gridCol w:w="2300"/>
        <w:gridCol w:w="7060"/>
      </w:tblGrid>
      <w:tr w:rsidR="00887C6C" w:rsidTr="547F915B" w14:paraId="7A0F26C5" w14:textId="77777777">
        <w:trPr>
          <w:cantSplit/>
          <w:jc w:val="center"/>
        </w:trPr>
        <w:tc>
          <w:tcPr>
            <w:tcW w:w="2300" w:type="dxa"/>
            <w:tcMar/>
          </w:tcPr>
          <w:p w:rsidR="00887C6C" w:rsidP="547F915B" w:rsidRDefault="00AE7CDE" w14:paraId="33606169"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Identificador</w:t>
            </w:r>
          </w:p>
        </w:tc>
        <w:tc>
          <w:tcPr>
            <w:tcW w:w="7060" w:type="dxa"/>
            <w:tcMar/>
          </w:tcPr>
          <w:p w:rsidR="00887C6C" w:rsidP="547F915B" w:rsidRDefault="00AE7CDE" w14:paraId="0D2A4A1F"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UR-59</w:t>
            </w:r>
          </w:p>
        </w:tc>
      </w:tr>
      <w:tr w:rsidR="00887C6C" w:rsidTr="547F915B" w14:paraId="4E3477F3" w14:textId="77777777">
        <w:trPr>
          <w:cantSplit/>
          <w:jc w:val="center"/>
        </w:trPr>
        <w:tc>
          <w:tcPr>
            <w:tcW w:w="2300" w:type="dxa"/>
            <w:tcMar/>
          </w:tcPr>
          <w:p w:rsidR="00887C6C" w:rsidP="547F915B" w:rsidRDefault="00AE7CDE" w14:paraId="52857DC7"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Nombre</w:t>
            </w:r>
          </w:p>
        </w:tc>
        <w:tc>
          <w:tcPr>
            <w:tcW w:w="7060" w:type="dxa"/>
            <w:tcMar/>
          </w:tcPr>
          <w:p w:rsidR="00887C6C" w:rsidP="547F915B" w:rsidRDefault="00AE7CDE" w14:paraId="5A9857B5"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Generando reporte de facturas</w:t>
            </w:r>
          </w:p>
        </w:tc>
      </w:tr>
      <w:tr w:rsidR="00887C6C" w:rsidTr="547F915B" w14:paraId="4C708876" w14:textId="77777777">
        <w:trPr>
          <w:cantSplit/>
          <w:jc w:val="center"/>
        </w:trPr>
        <w:tc>
          <w:tcPr>
            <w:tcW w:w="2300" w:type="dxa"/>
            <w:tcMar/>
          </w:tcPr>
          <w:p w:rsidR="00887C6C" w:rsidP="547F915B" w:rsidRDefault="00AE7CDE" w14:paraId="7F25F5B0"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Módulo</w:t>
            </w:r>
          </w:p>
        </w:tc>
        <w:tc>
          <w:tcPr>
            <w:tcW w:w="7060" w:type="dxa"/>
            <w:tcMar/>
          </w:tcPr>
          <w:p w:rsidR="00887C6C" w:rsidP="547F915B" w:rsidRDefault="00AE7CDE" w14:paraId="6E41F447"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Consultas, Reportes, Usuarios y Permisos</w:t>
            </w:r>
          </w:p>
        </w:tc>
      </w:tr>
      <w:tr w:rsidR="00887C6C" w:rsidTr="547F915B" w14:paraId="5DC1E946" w14:textId="77777777">
        <w:trPr>
          <w:cantSplit/>
          <w:jc w:val="center"/>
        </w:trPr>
        <w:tc>
          <w:tcPr>
            <w:tcW w:w="2300" w:type="dxa"/>
            <w:tcMar/>
          </w:tcPr>
          <w:p w:rsidR="00887C6C" w:rsidP="547F915B" w:rsidRDefault="00AE7CDE" w14:paraId="2A680FB0"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Caso de uso</w:t>
            </w:r>
          </w:p>
        </w:tc>
        <w:tc>
          <w:tcPr>
            <w:tcW w:w="7060" w:type="dxa"/>
            <w:tcMar/>
          </w:tcPr>
          <w:p w:rsidR="00887C6C" w:rsidP="547F915B" w:rsidRDefault="00AE7CDE" w14:paraId="3FC0EE82"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CU-72</w:t>
            </w:r>
          </w:p>
        </w:tc>
      </w:tr>
      <w:tr w:rsidR="00887C6C" w:rsidTr="547F915B" w14:paraId="44B3C0D2" w14:textId="77777777">
        <w:trPr>
          <w:cantSplit/>
          <w:jc w:val="center"/>
        </w:trPr>
        <w:tc>
          <w:tcPr>
            <w:tcW w:w="2300" w:type="dxa"/>
            <w:tcMar/>
          </w:tcPr>
          <w:p w:rsidR="00887C6C" w:rsidP="547F915B" w:rsidRDefault="00AE7CDE" w14:paraId="0C0B3F7C"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Descripción</w:t>
            </w:r>
          </w:p>
        </w:tc>
        <w:tc>
          <w:tcPr>
            <w:tcW w:w="7060" w:type="dxa"/>
            <w:tcMar/>
          </w:tcPr>
          <w:p w:rsidR="00887C6C" w:rsidP="547F915B" w:rsidRDefault="00AE7CDE" w14:paraId="640503E0"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El sistema debe generar un reporte de facturas filtrable por estado y rango de fechas, mostrando: número, proveedor, fecha, estado y cantidad de ítems observados por cada factura.</w:t>
            </w:r>
          </w:p>
        </w:tc>
      </w:tr>
      <w:tr w:rsidR="00887C6C" w:rsidTr="547F915B" w14:paraId="25EE8C11" w14:textId="77777777">
        <w:trPr>
          <w:cantSplit/>
          <w:jc w:val="center"/>
        </w:trPr>
        <w:tc>
          <w:tcPr>
            <w:tcW w:w="2300" w:type="dxa"/>
            <w:tcMar/>
          </w:tcPr>
          <w:p w:rsidR="00887C6C" w:rsidP="547F915B" w:rsidRDefault="00AE7CDE" w14:paraId="45DB599D"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Precondición</w:t>
            </w:r>
          </w:p>
        </w:tc>
        <w:tc>
          <w:tcPr>
            <w:tcW w:w="7060" w:type="dxa"/>
            <w:tcMar/>
          </w:tcPr>
          <w:p w:rsidR="00887C6C" w:rsidP="547F915B" w:rsidRDefault="00AE7CDE" w14:paraId="3EABEEFA"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Existen facturas registradas en el sistema.</w:t>
            </w:r>
          </w:p>
        </w:tc>
      </w:tr>
      <w:tr w:rsidR="00887C6C" w:rsidTr="547F915B" w14:paraId="2A7A4122" w14:textId="77777777">
        <w:trPr>
          <w:cantSplit/>
          <w:jc w:val="center"/>
        </w:trPr>
        <w:tc>
          <w:tcPr>
            <w:tcW w:w="2300" w:type="dxa"/>
            <w:tcMar/>
          </w:tcPr>
          <w:p w:rsidR="00887C6C" w:rsidP="547F915B" w:rsidRDefault="00AE7CDE" w14:paraId="73B4DB66"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Postcondición</w:t>
            </w:r>
          </w:p>
        </w:tc>
        <w:tc>
          <w:tcPr>
            <w:tcW w:w="7060" w:type="dxa"/>
            <w:tcMar/>
          </w:tcPr>
          <w:p w:rsidR="00887C6C" w:rsidP="547F915B" w:rsidRDefault="00AE7CDE" w14:paraId="35755755"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El reporte despliega las facturas que cumplen los filtros de estado y fecha aplicados.</w:t>
            </w:r>
          </w:p>
        </w:tc>
      </w:tr>
      <w:tr w:rsidR="00887C6C" w:rsidTr="547F915B" w14:paraId="0166490A" w14:textId="77777777">
        <w:trPr>
          <w:cantSplit/>
          <w:jc w:val="center"/>
        </w:trPr>
        <w:tc>
          <w:tcPr>
            <w:tcW w:w="2300" w:type="dxa"/>
            <w:tcMar/>
          </w:tcPr>
          <w:p w:rsidR="00887C6C" w:rsidP="547F915B" w:rsidRDefault="00AE7CDE" w14:paraId="0FC217D5" w14:textId="77777777">
            <w:pPr>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Reglas de negocio</w:t>
            </w:r>
          </w:p>
        </w:tc>
        <w:tc>
          <w:tcPr>
            <w:tcW w:w="7060" w:type="dxa"/>
            <w:tcMar/>
          </w:tcPr>
          <w:p w:rsidR="00887C6C" w:rsidP="547F915B" w:rsidRDefault="00AE7CDE" w14:paraId="50DBC10F"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 Los filtros de estado y rango de fechas son combinables.</w:t>
            </w:r>
          </w:p>
          <w:p w:rsidR="00887C6C" w:rsidP="547F915B" w:rsidRDefault="00AE7CDE" w14:paraId="514EE496"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 La cantidad de ítems observados se calcula en tiempo real al generar el reporte.</w:t>
            </w:r>
          </w:p>
        </w:tc>
      </w:tr>
    </w:tbl>
    <w:p w:rsidR="00887C6C" w:rsidRDefault="00AE7CDE" w14:paraId="07A88595" w14:textId="77777777">
      <w:pPr>
        <w:spacing w:before="60" w:after="240" w:line="240" w:lineRule="auto"/>
        <w:jc w:val="center"/>
      </w:pPr>
      <w:r>
        <w:rPr>
          <w:rFonts w:ascii="Arial" w:hAnsi="Arial" w:eastAsia="Arial" w:cs="Arial"/>
          <w:i/>
          <w:iCs/>
          <w:sz w:val="18"/>
          <w:szCs w:val="18"/>
        </w:rPr>
        <w:t>Fuente: Elaborado por el equipo de proyecto a partir del backlog priorizado del Documento 0.</w:t>
      </w:r>
    </w:p>
    <w:p w:rsidR="00887C6C" w:rsidRDefault="00AE7CDE" w14:paraId="03B216FF" w14:textId="77777777">
      <w:pPr>
        <w:pStyle w:val="LeyendaTabla"/>
        <w:keepNext/>
        <w:spacing w:before="240"/>
      </w:pPr>
      <w:r>
        <w:t>Tabla 2.16: “Especificación UR-60 – Generando reporte de movimientos”.</w:t>
      </w:r>
    </w:p>
    <w:tbl>
      <w:tblPr>
        <w:tblW w:w="936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80" w:type="dxa"/>
          <w:right w:w="80" w:type="dxa"/>
        </w:tblCellMar>
        <w:tblLook w:val="04A0" w:firstRow="1" w:lastRow="0" w:firstColumn="1" w:lastColumn="0" w:noHBand="0" w:noVBand="1"/>
      </w:tblPr>
      <w:tblGrid>
        <w:gridCol w:w="2300"/>
        <w:gridCol w:w="7060"/>
      </w:tblGrid>
      <w:tr w:rsidR="00887C6C" w:rsidTr="547F915B" w14:paraId="20DBBADF" w14:textId="77777777">
        <w:trPr>
          <w:cantSplit/>
          <w:jc w:val="center"/>
        </w:trPr>
        <w:tc>
          <w:tcPr>
            <w:tcW w:w="2300" w:type="dxa"/>
            <w:tcMar/>
          </w:tcPr>
          <w:p w:rsidR="00887C6C" w:rsidP="547F915B" w:rsidRDefault="00AE7CDE" w14:paraId="436D58E9"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Identificador</w:t>
            </w:r>
          </w:p>
        </w:tc>
        <w:tc>
          <w:tcPr>
            <w:tcW w:w="7060" w:type="dxa"/>
            <w:tcMar/>
          </w:tcPr>
          <w:p w:rsidR="00887C6C" w:rsidP="547F915B" w:rsidRDefault="00AE7CDE" w14:paraId="327E4725"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UR-60</w:t>
            </w:r>
          </w:p>
        </w:tc>
      </w:tr>
      <w:tr w:rsidR="00887C6C" w:rsidTr="547F915B" w14:paraId="40A60BBE" w14:textId="77777777">
        <w:trPr>
          <w:cantSplit/>
          <w:jc w:val="center"/>
        </w:trPr>
        <w:tc>
          <w:tcPr>
            <w:tcW w:w="2300" w:type="dxa"/>
            <w:tcMar/>
          </w:tcPr>
          <w:p w:rsidR="00887C6C" w:rsidP="547F915B" w:rsidRDefault="00AE7CDE" w14:paraId="66D9F843"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Nombre</w:t>
            </w:r>
          </w:p>
        </w:tc>
        <w:tc>
          <w:tcPr>
            <w:tcW w:w="7060" w:type="dxa"/>
            <w:tcMar/>
          </w:tcPr>
          <w:p w:rsidR="00887C6C" w:rsidP="547F915B" w:rsidRDefault="00AE7CDE" w14:paraId="4ED0DE3F"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Generando reporte de movimientos</w:t>
            </w:r>
          </w:p>
        </w:tc>
      </w:tr>
      <w:tr w:rsidR="00887C6C" w:rsidTr="547F915B" w14:paraId="5A43A382" w14:textId="77777777">
        <w:trPr>
          <w:cantSplit/>
          <w:jc w:val="center"/>
        </w:trPr>
        <w:tc>
          <w:tcPr>
            <w:tcW w:w="2300" w:type="dxa"/>
            <w:tcMar/>
          </w:tcPr>
          <w:p w:rsidR="00887C6C" w:rsidP="547F915B" w:rsidRDefault="00AE7CDE" w14:paraId="539D9FD7"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Módulo</w:t>
            </w:r>
          </w:p>
        </w:tc>
        <w:tc>
          <w:tcPr>
            <w:tcW w:w="7060" w:type="dxa"/>
            <w:tcMar/>
          </w:tcPr>
          <w:p w:rsidR="00887C6C" w:rsidP="547F915B" w:rsidRDefault="00AE7CDE" w14:paraId="73DC345E"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Consultas, Reportes, Usuarios y Permisos</w:t>
            </w:r>
          </w:p>
        </w:tc>
      </w:tr>
      <w:tr w:rsidR="00887C6C" w:rsidTr="547F915B" w14:paraId="5FD1B95D" w14:textId="77777777">
        <w:trPr>
          <w:cantSplit/>
          <w:jc w:val="center"/>
        </w:trPr>
        <w:tc>
          <w:tcPr>
            <w:tcW w:w="2300" w:type="dxa"/>
            <w:tcMar/>
          </w:tcPr>
          <w:p w:rsidR="00887C6C" w:rsidP="547F915B" w:rsidRDefault="00AE7CDE" w14:paraId="3AF902F3"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Caso de uso</w:t>
            </w:r>
          </w:p>
        </w:tc>
        <w:tc>
          <w:tcPr>
            <w:tcW w:w="7060" w:type="dxa"/>
            <w:tcMar/>
          </w:tcPr>
          <w:p w:rsidR="00887C6C" w:rsidP="547F915B" w:rsidRDefault="00AE7CDE" w14:paraId="6401B99A"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CU-73</w:t>
            </w:r>
          </w:p>
        </w:tc>
      </w:tr>
      <w:tr w:rsidR="00887C6C" w:rsidTr="547F915B" w14:paraId="3EDB4540" w14:textId="77777777">
        <w:trPr>
          <w:cantSplit/>
          <w:jc w:val="center"/>
        </w:trPr>
        <w:tc>
          <w:tcPr>
            <w:tcW w:w="2300" w:type="dxa"/>
            <w:tcMar/>
          </w:tcPr>
          <w:p w:rsidR="00887C6C" w:rsidP="547F915B" w:rsidRDefault="00AE7CDE" w14:paraId="4E58762F"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Descripción</w:t>
            </w:r>
          </w:p>
        </w:tc>
        <w:tc>
          <w:tcPr>
            <w:tcW w:w="7060" w:type="dxa"/>
            <w:tcMar/>
          </w:tcPr>
          <w:p w:rsidR="00887C6C" w:rsidP="547F915B" w:rsidRDefault="00AE7CDE" w14:paraId="75E1E6BA"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El sistema debe generar un reporte de movimientos de inventario filtrable por rango de fechas, mostrando: fecha, hora, tipo de movimiento, SKU, nombre del producto, cantidad aplicada y usuario responsable.</w:t>
            </w:r>
          </w:p>
        </w:tc>
      </w:tr>
      <w:tr w:rsidR="00887C6C" w:rsidTr="547F915B" w14:paraId="0D8EFB05" w14:textId="77777777">
        <w:trPr>
          <w:cantSplit/>
          <w:jc w:val="center"/>
        </w:trPr>
        <w:tc>
          <w:tcPr>
            <w:tcW w:w="2300" w:type="dxa"/>
            <w:tcMar/>
          </w:tcPr>
          <w:p w:rsidR="00887C6C" w:rsidP="547F915B" w:rsidRDefault="00AE7CDE" w14:paraId="767B8036"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Precondición</w:t>
            </w:r>
          </w:p>
        </w:tc>
        <w:tc>
          <w:tcPr>
            <w:tcW w:w="7060" w:type="dxa"/>
            <w:tcMar/>
          </w:tcPr>
          <w:p w:rsidR="00887C6C" w:rsidP="547F915B" w:rsidRDefault="00AE7CDE" w14:paraId="6DC178A7"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Existen movimientos de inventario registrados en el sistema.</w:t>
            </w:r>
          </w:p>
        </w:tc>
      </w:tr>
      <w:tr w:rsidR="00887C6C" w:rsidTr="547F915B" w14:paraId="3EDEAF50" w14:textId="77777777">
        <w:trPr>
          <w:cantSplit/>
          <w:jc w:val="center"/>
        </w:trPr>
        <w:tc>
          <w:tcPr>
            <w:tcW w:w="2300" w:type="dxa"/>
            <w:tcMar/>
          </w:tcPr>
          <w:p w:rsidR="00887C6C" w:rsidP="547F915B" w:rsidRDefault="00AE7CDE" w14:paraId="2E24E738"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Postcondición</w:t>
            </w:r>
          </w:p>
        </w:tc>
        <w:tc>
          <w:tcPr>
            <w:tcW w:w="7060" w:type="dxa"/>
            <w:tcMar/>
          </w:tcPr>
          <w:p w:rsidR="00887C6C" w:rsidP="547F915B" w:rsidRDefault="00AE7CDE" w14:paraId="43EC8A35"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El reporte despliega los movimientos que cumplen el rango de fechas indicado.</w:t>
            </w:r>
          </w:p>
        </w:tc>
      </w:tr>
      <w:tr w:rsidR="00887C6C" w:rsidTr="547F915B" w14:paraId="737F6208" w14:textId="77777777">
        <w:trPr>
          <w:cantSplit/>
          <w:jc w:val="center"/>
        </w:trPr>
        <w:tc>
          <w:tcPr>
            <w:tcW w:w="2300" w:type="dxa"/>
            <w:tcMar/>
          </w:tcPr>
          <w:p w:rsidR="00887C6C" w:rsidP="547F915B" w:rsidRDefault="00AE7CDE" w14:paraId="6B478519" w14:textId="77777777">
            <w:pPr>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Reglas de negocio</w:t>
            </w:r>
          </w:p>
        </w:tc>
        <w:tc>
          <w:tcPr>
            <w:tcW w:w="7060" w:type="dxa"/>
            <w:tcMar/>
          </w:tcPr>
          <w:p w:rsidR="00887C6C" w:rsidP="547F915B" w:rsidRDefault="00AE7CDE" w14:paraId="17DE6B6A"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 El filtro de rango de fechas es obligatorio para generar el reporte.</w:t>
            </w:r>
          </w:p>
          <w:p w:rsidR="00887C6C" w:rsidP="547F915B" w:rsidRDefault="00AE7CDE" w14:paraId="5A4F15B3"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 El reporte incluye todos los tipos de movimiento: compra, venta, ajuste y reversión.</w:t>
            </w:r>
          </w:p>
        </w:tc>
      </w:tr>
    </w:tbl>
    <w:p w:rsidR="00887C6C" w:rsidRDefault="00AE7CDE" w14:paraId="183B0DA6" w14:textId="77777777">
      <w:pPr>
        <w:spacing w:before="60" w:after="240" w:line="240" w:lineRule="auto"/>
        <w:jc w:val="center"/>
      </w:pPr>
      <w:r>
        <w:rPr>
          <w:rFonts w:ascii="Arial" w:hAnsi="Arial" w:eastAsia="Arial" w:cs="Arial"/>
          <w:i/>
          <w:iCs/>
          <w:sz w:val="18"/>
          <w:szCs w:val="18"/>
        </w:rPr>
        <w:t>Fuente: Elaborado por el equipo de proyecto a partir del backlog priorizado del Documento 0.</w:t>
      </w:r>
    </w:p>
    <w:p w:rsidR="00887C6C" w:rsidRDefault="00AE7CDE" w14:paraId="017634ED" w14:textId="77777777">
      <w:pPr>
        <w:pStyle w:val="LeyendaTabla"/>
        <w:keepNext/>
        <w:spacing w:before="240"/>
      </w:pPr>
      <w:r>
        <w:t>Tabla 2.17: “Especificación UR-61 – Exportando reportes a Excel”.</w:t>
      </w:r>
    </w:p>
    <w:tbl>
      <w:tblPr>
        <w:tblW w:w="936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80" w:type="dxa"/>
          <w:right w:w="80" w:type="dxa"/>
        </w:tblCellMar>
        <w:tblLook w:val="04A0" w:firstRow="1" w:lastRow="0" w:firstColumn="1" w:lastColumn="0" w:noHBand="0" w:noVBand="1"/>
      </w:tblPr>
      <w:tblGrid>
        <w:gridCol w:w="2300"/>
        <w:gridCol w:w="7060"/>
      </w:tblGrid>
      <w:tr w:rsidR="00887C6C" w:rsidTr="547F915B" w14:paraId="7BFB1BC3" w14:textId="77777777">
        <w:trPr>
          <w:cantSplit/>
          <w:jc w:val="center"/>
        </w:trPr>
        <w:tc>
          <w:tcPr>
            <w:tcW w:w="2300" w:type="dxa"/>
            <w:tcMar/>
          </w:tcPr>
          <w:p w:rsidR="00887C6C" w:rsidP="547F915B" w:rsidRDefault="00AE7CDE" w14:paraId="4EA0388C"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Identificador</w:t>
            </w:r>
          </w:p>
        </w:tc>
        <w:tc>
          <w:tcPr>
            <w:tcW w:w="7060" w:type="dxa"/>
            <w:tcMar/>
          </w:tcPr>
          <w:p w:rsidR="00887C6C" w:rsidP="547F915B" w:rsidRDefault="00AE7CDE" w14:paraId="4116AC89"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UR-61</w:t>
            </w:r>
          </w:p>
        </w:tc>
      </w:tr>
      <w:tr w:rsidR="00887C6C" w:rsidTr="547F915B" w14:paraId="6929736A" w14:textId="77777777">
        <w:trPr>
          <w:cantSplit/>
          <w:jc w:val="center"/>
        </w:trPr>
        <w:tc>
          <w:tcPr>
            <w:tcW w:w="2300" w:type="dxa"/>
            <w:tcMar/>
          </w:tcPr>
          <w:p w:rsidR="00887C6C" w:rsidP="547F915B" w:rsidRDefault="00AE7CDE" w14:paraId="4485E92B"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Nombre</w:t>
            </w:r>
          </w:p>
        </w:tc>
        <w:tc>
          <w:tcPr>
            <w:tcW w:w="7060" w:type="dxa"/>
            <w:tcMar/>
          </w:tcPr>
          <w:p w:rsidR="00887C6C" w:rsidP="547F915B" w:rsidRDefault="00AE7CDE" w14:paraId="72B7A6DA"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Exportando reportes a Excel</w:t>
            </w:r>
          </w:p>
        </w:tc>
      </w:tr>
      <w:tr w:rsidR="00887C6C" w:rsidTr="547F915B" w14:paraId="1B78A874" w14:textId="77777777">
        <w:trPr>
          <w:cantSplit/>
          <w:jc w:val="center"/>
        </w:trPr>
        <w:tc>
          <w:tcPr>
            <w:tcW w:w="2300" w:type="dxa"/>
            <w:tcMar/>
          </w:tcPr>
          <w:p w:rsidR="00887C6C" w:rsidP="547F915B" w:rsidRDefault="00AE7CDE" w14:paraId="5269B8B9"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Módulo</w:t>
            </w:r>
          </w:p>
        </w:tc>
        <w:tc>
          <w:tcPr>
            <w:tcW w:w="7060" w:type="dxa"/>
            <w:tcMar/>
          </w:tcPr>
          <w:p w:rsidR="00887C6C" w:rsidP="547F915B" w:rsidRDefault="00AE7CDE" w14:paraId="5A14A216"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Consultas, Reportes, Usuarios y Permisos</w:t>
            </w:r>
          </w:p>
        </w:tc>
      </w:tr>
      <w:tr w:rsidR="00887C6C" w:rsidTr="547F915B" w14:paraId="44F556EA" w14:textId="77777777">
        <w:trPr>
          <w:cantSplit/>
          <w:jc w:val="center"/>
        </w:trPr>
        <w:tc>
          <w:tcPr>
            <w:tcW w:w="2300" w:type="dxa"/>
            <w:tcMar/>
          </w:tcPr>
          <w:p w:rsidR="00887C6C" w:rsidP="547F915B" w:rsidRDefault="00AE7CDE" w14:paraId="4BC1C1B2"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Caso de uso</w:t>
            </w:r>
          </w:p>
        </w:tc>
        <w:tc>
          <w:tcPr>
            <w:tcW w:w="7060" w:type="dxa"/>
            <w:tcMar/>
          </w:tcPr>
          <w:p w:rsidR="00887C6C" w:rsidP="547F915B" w:rsidRDefault="00AE7CDE" w14:paraId="7BBCEB93"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CU-74</w:t>
            </w:r>
          </w:p>
        </w:tc>
      </w:tr>
      <w:tr w:rsidR="00887C6C" w:rsidTr="547F915B" w14:paraId="65B5F46F" w14:textId="77777777">
        <w:trPr>
          <w:cantSplit/>
          <w:jc w:val="center"/>
        </w:trPr>
        <w:tc>
          <w:tcPr>
            <w:tcW w:w="2300" w:type="dxa"/>
            <w:tcMar/>
          </w:tcPr>
          <w:p w:rsidR="00887C6C" w:rsidP="547F915B" w:rsidRDefault="00AE7CDE" w14:paraId="285EF596"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Descripción</w:t>
            </w:r>
          </w:p>
        </w:tc>
        <w:tc>
          <w:tcPr>
            <w:tcW w:w="7060" w:type="dxa"/>
            <w:tcMar/>
          </w:tcPr>
          <w:p w:rsidR="00887C6C" w:rsidP="547F915B" w:rsidRDefault="00AE7CDE" w14:paraId="686C4568"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El sistema debe permitir exportar en formato Excel los reportes generados en UR-57, UR-58, UR-59 y UR-60.</w:t>
            </w:r>
          </w:p>
        </w:tc>
      </w:tr>
      <w:tr w:rsidR="00887C6C" w:rsidTr="547F915B" w14:paraId="71E3B75A" w14:textId="77777777">
        <w:trPr>
          <w:cantSplit/>
          <w:jc w:val="center"/>
        </w:trPr>
        <w:tc>
          <w:tcPr>
            <w:tcW w:w="2300" w:type="dxa"/>
            <w:tcMar/>
          </w:tcPr>
          <w:p w:rsidR="00887C6C" w:rsidP="547F915B" w:rsidRDefault="00AE7CDE" w14:paraId="459259A9"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Precondición</w:t>
            </w:r>
          </w:p>
        </w:tc>
        <w:tc>
          <w:tcPr>
            <w:tcW w:w="7060" w:type="dxa"/>
            <w:tcMar/>
          </w:tcPr>
          <w:p w:rsidR="00887C6C" w:rsidP="547F915B" w:rsidRDefault="00AE7CDE" w14:paraId="281DD991" w14:textId="71991F89">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Se generó previamente en pantalla uno de los cuatro reportes UR-57 a UR-60.</w:t>
            </w:r>
          </w:p>
        </w:tc>
      </w:tr>
      <w:tr w:rsidR="00887C6C" w:rsidTr="547F915B" w14:paraId="03F32CBD" w14:textId="77777777">
        <w:trPr>
          <w:cantSplit/>
          <w:jc w:val="center"/>
        </w:trPr>
        <w:tc>
          <w:tcPr>
            <w:tcW w:w="2300" w:type="dxa"/>
            <w:tcMar/>
          </w:tcPr>
          <w:p w:rsidR="00887C6C" w:rsidP="547F915B" w:rsidRDefault="00AE7CDE" w14:paraId="4FE0A668"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Postcondición</w:t>
            </w:r>
          </w:p>
        </w:tc>
        <w:tc>
          <w:tcPr>
            <w:tcW w:w="7060" w:type="dxa"/>
            <w:tcMar/>
          </w:tcPr>
          <w:p w:rsidR="00887C6C" w:rsidP="547F915B" w:rsidRDefault="00AE7CDE" w14:paraId="6264928F"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Se descarga un archivo .xlsx con el contenido exacto del reporte generado.</w:t>
            </w:r>
          </w:p>
        </w:tc>
      </w:tr>
      <w:tr w:rsidR="00887C6C" w:rsidTr="547F915B" w14:paraId="7449968B" w14:textId="77777777">
        <w:trPr>
          <w:cantSplit/>
          <w:jc w:val="center"/>
        </w:trPr>
        <w:tc>
          <w:tcPr>
            <w:tcW w:w="2300" w:type="dxa"/>
            <w:tcMar/>
          </w:tcPr>
          <w:p w:rsidR="00887C6C" w:rsidP="547F915B" w:rsidRDefault="00AE7CDE" w14:paraId="67F0E7B0" w14:textId="77777777">
            <w:pPr>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Reglas de negocio</w:t>
            </w:r>
          </w:p>
        </w:tc>
        <w:tc>
          <w:tcPr>
            <w:tcW w:w="7060" w:type="dxa"/>
            <w:tcMar/>
          </w:tcPr>
          <w:p w:rsidR="00887C6C" w:rsidP="547F915B" w:rsidRDefault="00AE7CDE" w14:paraId="60D2E865"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 La exportación debe respetar los filtros aplicados al reporte en pantalla.</w:t>
            </w:r>
          </w:p>
          <w:p w:rsidR="00887C6C" w:rsidP="547F915B" w:rsidRDefault="00AE7CDE" w14:paraId="58829704"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 El botón de exportación permanece deshabilitado si el reporte no arrojó resultados.</w:t>
            </w:r>
          </w:p>
        </w:tc>
      </w:tr>
    </w:tbl>
    <w:p w:rsidR="00887C6C" w:rsidRDefault="00AE7CDE" w14:paraId="61278C00" w14:textId="77777777">
      <w:pPr>
        <w:spacing w:before="60" w:after="240" w:line="240" w:lineRule="auto"/>
        <w:jc w:val="center"/>
      </w:pPr>
      <w:r>
        <w:rPr>
          <w:rFonts w:ascii="Arial" w:hAnsi="Arial" w:eastAsia="Arial" w:cs="Arial"/>
          <w:i/>
          <w:iCs/>
          <w:sz w:val="18"/>
          <w:szCs w:val="18"/>
        </w:rPr>
        <w:t>Fuente: Elaborado por el equipo de proyecto a partir del backlog priorizado del Documento 0.</w:t>
      </w:r>
    </w:p>
    <w:p w:rsidR="00887C6C" w:rsidRDefault="00AE7CDE" w14:paraId="09FD0DC4" w14:textId="77777777">
      <w:pPr>
        <w:pStyle w:val="LeyendaTabla"/>
        <w:keepNext/>
        <w:spacing w:before="240"/>
      </w:pPr>
      <w:r>
        <w:t>Tabla 2.18: “Especificación UR-64 – Iniciando venta”.</w:t>
      </w:r>
    </w:p>
    <w:tbl>
      <w:tblPr>
        <w:tblW w:w="936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80" w:type="dxa"/>
          <w:right w:w="80" w:type="dxa"/>
        </w:tblCellMar>
        <w:tblLook w:val="04A0" w:firstRow="1" w:lastRow="0" w:firstColumn="1" w:lastColumn="0" w:noHBand="0" w:noVBand="1"/>
      </w:tblPr>
      <w:tblGrid>
        <w:gridCol w:w="2300"/>
        <w:gridCol w:w="7060"/>
      </w:tblGrid>
      <w:tr w:rsidR="00887C6C" w:rsidTr="547F915B" w14:paraId="30967A1F" w14:textId="77777777">
        <w:trPr>
          <w:cantSplit/>
          <w:jc w:val="center"/>
        </w:trPr>
        <w:tc>
          <w:tcPr>
            <w:tcW w:w="2300" w:type="dxa"/>
            <w:tcMar/>
          </w:tcPr>
          <w:p w:rsidR="00887C6C" w:rsidP="547F915B" w:rsidRDefault="00AE7CDE" w14:paraId="22A061B8"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Identificador</w:t>
            </w:r>
          </w:p>
        </w:tc>
        <w:tc>
          <w:tcPr>
            <w:tcW w:w="7060" w:type="dxa"/>
            <w:tcMar/>
          </w:tcPr>
          <w:p w:rsidR="00887C6C" w:rsidP="547F915B" w:rsidRDefault="00AE7CDE" w14:paraId="4148B9CB"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UR-64</w:t>
            </w:r>
          </w:p>
        </w:tc>
      </w:tr>
      <w:tr w:rsidR="00887C6C" w:rsidTr="547F915B" w14:paraId="218255C6" w14:textId="77777777">
        <w:trPr>
          <w:cantSplit/>
          <w:jc w:val="center"/>
        </w:trPr>
        <w:tc>
          <w:tcPr>
            <w:tcW w:w="2300" w:type="dxa"/>
            <w:tcMar/>
          </w:tcPr>
          <w:p w:rsidR="00887C6C" w:rsidP="547F915B" w:rsidRDefault="00AE7CDE" w14:paraId="2C13F13B"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Nombre</w:t>
            </w:r>
          </w:p>
        </w:tc>
        <w:tc>
          <w:tcPr>
            <w:tcW w:w="7060" w:type="dxa"/>
            <w:tcMar/>
          </w:tcPr>
          <w:p w:rsidR="00887C6C" w:rsidP="547F915B" w:rsidRDefault="00AE7CDE" w14:paraId="19E2B9C3"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Iniciando venta</w:t>
            </w:r>
          </w:p>
        </w:tc>
      </w:tr>
      <w:tr w:rsidR="00887C6C" w:rsidTr="547F915B" w14:paraId="3CEE9218" w14:textId="77777777">
        <w:trPr>
          <w:cantSplit/>
          <w:jc w:val="center"/>
        </w:trPr>
        <w:tc>
          <w:tcPr>
            <w:tcW w:w="2300" w:type="dxa"/>
            <w:tcMar/>
          </w:tcPr>
          <w:p w:rsidR="00887C6C" w:rsidP="547F915B" w:rsidRDefault="00AE7CDE" w14:paraId="5C9EB876"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Módulo</w:t>
            </w:r>
          </w:p>
        </w:tc>
        <w:tc>
          <w:tcPr>
            <w:tcW w:w="7060" w:type="dxa"/>
            <w:tcMar/>
          </w:tcPr>
          <w:p w:rsidR="00887C6C" w:rsidP="547F915B" w:rsidRDefault="00AE7CDE" w14:paraId="133B90CB"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Gestión de venta</w:t>
            </w:r>
          </w:p>
        </w:tc>
      </w:tr>
      <w:tr w:rsidR="00887C6C" w:rsidTr="547F915B" w14:paraId="206670DD" w14:textId="77777777">
        <w:trPr>
          <w:cantSplit/>
          <w:jc w:val="center"/>
        </w:trPr>
        <w:tc>
          <w:tcPr>
            <w:tcW w:w="2300" w:type="dxa"/>
            <w:tcMar/>
          </w:tcPr>
          <w:p w:rsidR="00887C6C" w:rsidP="547F915B" w:rsidRDefault="00AE7CDE" w14:paraId="16AD4DAE"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Caso de uso</w:t>
            </w:r>
          </w:p>
        </w:tc>
        <w:tc>
          <w:tcPr>
            <w:tcW w:w="7060" w:type="dxa"/>
            <w:tcMar/>
          </w:tcPr>
          <w:p w:rsidR="00887C6C" w:rsidP="547F915B" w:rsidRDefault="00AE7CDE" w14:paraId="23B0B5D1"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CU-75</w:t>
            </w:r>
          </w:p>
        </w:tc>
      </w:tr>
      <w:tr w:rsidR="00887C6C" w:rsidTr="547F915B" w14:paraId="3DAEA058" w14:textId="77777777">
        <w:trPr>
          <w:cantSplit/>
          <w:jc w:val="center"/>
        </w:trPr>
        <w:tc>
          <w:tcPr>
            <w:tcW w:w="2300" w:type="dxa"/>
            <w:tcMar/>
          </w:tcPr>
          <w:p w:rsidR="00887C6C" w:rsidP="547F915B" w:rsidRDefault="00AE7CDE" w14:paraId="74C209B0"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Descripción</w:t>
            </w:r>
          </w:p>
        </w:tc>
        <w:tc>
          <w:tcPr>
            <w:tcW w:w="7060" w:type="dxa"/>
            <w:tcMar/>
          </w:tcPr>
          <w:p w:rsidR="00887C6C" w:rsidP="547F915B" w:rsidRDefault="00AE7CDE" w14:paraId="6973BFA5"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El sistema debe permitir a un usuario con perfil Cajero iniciar una nueva venta, registrando automáticamente la fecha, hora y el identificador del usuario responsable de la operación.</w:t>
            </w:r>
          </w:p>
        </w:tc>
      </w:tr>
      <w:tr w:rsidR="00887C6C" w:rsidTr="547F915B" w14:paraId="6235D5D9" w14:textId="77777777">
        <w:trPr>
          <w:cantSplit/>
          <w:jc w:val="center"/>
        </w:trPr>
        <w:tc>
          <w:tcPr>
            <w:tcW w:w="2300" w:type="dxa"/>
            <w:tcMar/>
          </w:tcPr>
          <w:p w:rsidR="00887C6C" w:rsidP="547F915B" w:rsidRDefault="00AE7CDE" w14:paraId="597FBDF5"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Precondición</w:t>
            </w:r>
          </w:p>
        </w:tc>
        <w:tc>
          <w:tcPr>
            <w:tcW w:w="7060" w:type="dxa"/>
            <w:tcMar/>
          </w:tcPr>
          <w:p w:rsidR="00887C6C" w:rsidP="547F915B" w:rsidRDefault="00AE7CDE" w14:paraId="05F1D6EB"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El usuario se encuentra autenticado y posee perfil Cajero.</w:t>
            </w:r>
          </w:p>
        </w:tc>
      </w:tr>
      <w:tr w:rsidR="00887C6C" w:rsidTr="547F915B" w14:paraId="0D03C472" w14:textId="77777777">
        <w:trPr>
          <w:cantSplit/>
          <w:jc w:val="center"/>
        </w:trPr>
        <w:tc>
          <w:tcPr>
            <w:tcW w:w="2300" w:type="dxa"/>
            <w:tcMar/>
          </w:tcPr>
          <w:p w:rsidR="00887C6C" w:rsidP="547F915B" w:rsidRDefault="00AE7CDE" w14:paraId="5FC21575"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Postcondición</w:t>
            </w:r>
          </w:p>
        </w:tc>
        <w:tc>
          <w:tcPr>
            <w:tcW w:w="7060" w:type="dxa"/>
            <w:tcMar/>
          </w:tcPr>
          <w:p w:rsidR="00887C6C" w:rsidP="547F915B" w:rsidRDefault="00AE7CDE" w14:paraId="74860C81"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Existe una venta en curso asociada al Cajero autenticado.</w:t>
            </w:r>
          </w:p>
        </w:tc>
      </w:tr>
      <w:tr w:rsidR="00887C6C" w:rsidTr="547F915B" w14:paraId="738C5B96" w14:textId="77777777">
        <w:trPr>
          <w:cantSplit/>
          <w:jc w:val="center"/>
        </w:trPr>
        <w:tc>
          <w:tcPr>
            <w:tcW w:w="2300" w:type="dxa"/>
            <w:tcMar/>
          </w:tcPr>
          <w:p w:rsidR="00887C6C" w:rsidP="547F915B" w:rsidRDefault="00AE7CDE" w14:paraId="3ED3F581" w14:textId="77777777">
            <w:pPr>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Reglas de negocio</w:t>
            </w:r>
          </w:p>
        </w:tc>
        <w:tc>
          <w:tcPr>
            <w:tcW w:w="7060" w:type="dxa"/>
            <w:tcMar/>
          </w:tcPr>
          <w:p w:rsidR="00887C6C" w:rsidP="547F915B" w:rsidRDefault="00AE7CDE" w14:paraId="1FD6048A"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 Una venta no confirmada no debe modificar el stock.</w:t>
            </w:r>
          </w:p>
        </w:tc>
      </w:tr>
    </w:tbl>
    <w:p w:rsidR="00887C6C" w:rsidRDefault="00AE7CDE" w14:paraId="580A3620" w14:textId="77777777">
      <w:pPr>
        <w:spacing w:before="60" w:after="240" w:line="240" w:lineRule="auto"/>
        <w:jc w:val="center"/>
      </w:pPr>
      <w:r>
        <w:rPr>
          <w:rFonts w:ascii="Arial" w:hAnsi="Arial" w:eastAsia="Arial" w:cs="Arial"/>
          <w:i/>
          <w:iCs/>
          <w:sz w:val="18"/>
          <w:szCs w:val="18"/>
        </w:rPr>
        <w:t>Fuente: Elaborado por el equipo de proyecto a partir del backlog priorizado del Documento 0.</w:t>
      </w:r>
    </w:p>
    <w:p w:rsidR="00887C6C" w:rsidRDefault="00AE7CDE" w14:paraId="3737DA4E" w14:textId="77777777">
      <w:pPr>
        <w:pStyle w:val="LeyendaTabla"/>
        <w:keepNext/>
        <w:spacing w:before="240"/>
      </w:pPr>
      <w:r>
        <w:t>Tabla 2.19: “Especificación UR-65 – Agregando productos a la venta”.</w:t>
      </w:r>
    </w:p>
    <w:tbl>
      <w:tblPr>
        <w:tblW w:w="936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80" w:type="dxa"/>
          <w:right w:w="80" w:type="dxa"/>
        </w:tblCellMar>
        <w:tblLook w:val="04A0" w:firstRow="1" w:lastRow="0" w:firstColumn="1" w:lastColumn="0" w:noHBand="0" w:noVBand="1"/>
      </w:tblPr>
      <w:tblGrid>
        <w:gridCol w:w="2300"/>
        <w:gridCol w:w="7060"/>
      </w:tblGrid>
      <w:tr w:rsidR="00887C6C" w:rsidTr="547F915B" w14:paraId="2C1D458B" w14:textId="77777777">
        <w:trPr>
          <w:cantSplit/>
          <w:jc w:val="center"/>
        </w:trPr>
        <w:tc>
          <w:tcPr>
            <w:tcW w:w="2300" w:type="dxa"/>
            <w:tcMar/>
          </w:tcPr>
          <w:p w:rsidR="00887C6C" w:rsidP="547F915B" w:rsidRDefault="00AE7CDE" w14:paraId="4FEDF5F2"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Identificador</w:t>
            </w:r>
          </w:p>
        </w:tc>
        <w:tc>
          <w:tcPr>
            <w:tcW w:w="7060" w:type="dxa"/>
            <w:tcMar/>
          </w:tcPr>
          <w:p w:rsidR="00887C6C" w:rsidP="547F915B" w:rsidRDefault="00AE7CDE" w14:paraId="3C6FBE07"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UR-65</w:t>
            </w:r>
          </w:p>
        </w:tc>
      </w:tr>
      <w:tr w:rsidR="00887C6C" w:rsidTr="547F915B" w14:paraId="0B28EF3E" w14:textId="77777777">
        <w:trPr>
          <w:cantSplit/>
          <w:jc w:val="center"/>
        </w:trPr>
        <w:tc>
          <w:tcPr>
            <w:tcW w:w="2300" w:type="dxa"/>
            <w:tcMar/>
          </w:tcPr>
          <w:p w:rsidR="00887C6C" w:rsidP="547F915B" w:rsidRDefault="00AE7CDE" w14:paraId="01080A77"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Nombre</w:t>
            </w:r>
          </w:p>
        </w:tc>
        <w:tc>
          <w:tcPr>
            <w:tcW w:w="7060" w:type="dxa"/>
            <w:tcMar/>
          </w:tcPr>
          <w:p w:rsidR="00887C6C" w:rsidP="547F915B" w:rsidRDefault="00AE7CDE" w14:paraId="4C45C7CE"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Agregando productos a la venta</w:t>
            </w:r>
          </w:p>
        </w:tc>
      </w:tr>
      <w:tr w:rsidR="00887C6C" w:rsidTr="547F915B" w14:paraId="229E660C" w14:textId="77777777">
        <w:trPr>
          <w:cantSplit/>
          <w:jc w:val="center"/>
        </w:trPr>
        <w:tc>
          <w:tcPr>
            <w:tcW w:w="2300" w:type="dxa"/>
            <w:tcMar/>
          </w:tcPr>
          <w:p w:rsidR="00887C6C" w:rsidP="547F915B" w:rsidRDefault="00AE7CDE" w14:paraId="27C8B2CB"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Módulo</w:t>
            </w:r>
          </w:p>
        </w:tc>
        <w:tc>
          <w:tcPr>
            <w:tcW w:w="7060" w:type="dxa"/>
            <w:tcMar/>
          </w:tcPr>
          <w:p w:rsidR="00887C6C" w:rsidP="547F915B" w:rsidRDefault="00AE7CDE" w14:paraId="092BAB10"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Gestión de venta</w:t>
            </w:r>
          </w:p>
        </w:tc>
      </w:tr>
      <w:tr w:rsidR="00887C6C" w:rsidTr="547F915B" w14:paraId="13E53B7C" w14:textId="77777777">
        <w:trPr>
          <w:cantSplit/>
          <w:jc w:val="center"/>
        </w:trPr>
        <w:tc>
          <w:tcPr>
            <w:tcW w:w="2300" w:type="dxa"/>
            <w:tcMar/>
          </w:tcPr>
          <w:p w:rsidR="00887C6C" w:rsidP="547F915B" w:rsidRDefault="00AE7CDE" w14:paraId="395915F7"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Caso de uso</w:t>
            </w:r>
          </w:p>
        </w:tc>
        <w:tc>
          <w:tcPr>
            <w:tcW w:w="7060" w:type="dxa"/>
            <w:tcMar/>
          </w:tcPr>
          <w:p w:rsidR="00887C6C" w:rsidP="547F915B" w:rsidRDefault="00AE7CDE" w14:paraId="426EA770"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CU-76</w:t>
            </w:r>
          </w:p>
        </w:tc>
      </w:tr>
      <w:tr w:rsidR="00887C6C" w:rsidTr="547F915B" w14:paraId="47610DCD" w14:textId="77777777">
        <w:trPr>
          <w:cantSplit/>
          <w:jc w:val="center"/>
        </w:trPr>
        <w:tc>
          <w:tcPr>
            <w:tcW w:w="2300" w:type="dxa"/>
            <w:tcMar/>
          </w:tcPr>
          <w:p w:rsidR="00887C6C" w:rsidP="547F915B" w:rsidRDefault="00AE7CDE" w14:paraId="27104E13"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Descripción</w:t>
            </w:r>
          </w:p>
        </w:tc>
        <w:tc>
          <w:tcPr>
            <w:tcW w:w="7060" w:type="dxa"/>
            <w:tcMar/>
          </w:tcPr>
          <w:p w:rsidR="00887C6C" w:rsidP="547F915B" w:rsidRDefault="00AE7CDE" w14:paraId="6BF8AF54"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El sistema debe permitir al usuario con perfil Cajero agregar productos a una venta mediante la lectura del código de barras, ingreso del SKU o selección desde la búsqueda de productos, indicando la cantidad solicitada de cada producto.</w:t>
            </w:r>
          </w:p>
        </w:tc>
      </w:tr>
      <w:tr w:rsidR="00887C6C" w:rsidTr="547F915B" w14:paraId="0FDC379E" w14:textId="77777777">
        <w:trPr>
          <w:cantSplit/>
          <w:jc w:val="center"/>
        </w:trPr>
        <w:tc>
          <w:tcPr>
            <w:tcW w:w="2300" w:type="dxa"/>
            <w:tcMar/>
          </w:tcPr>
          <w:p w:rsidR="00887C6C" w:rsidP="547F915B" w:rsidRDefault="00AE7CDE" w14:paraId="228669D1"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Precondición</w:t>
            </w:r>
          </w:p>
        </w:tc>
        <w:tc>
          <w:tcPr>
            <w:tcW w:w="7060" w:type="dxa"/>
            <w:tcMar/>
          </w:tcPr>
          <w:p w:rsidR="00887C6C" w:rsidP="547F915B" w:rsidRDefault="00AE7CDE" w14:paraId="203BF4EB" w14:textId="2E5E00D3">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Existe una venta en curso UR-64.</w:t>
            </w:r>
          </w:p>
        </w:tc>
      </w:tr>
      <w:tr w:rsidR="00887C6C" w:rsidTr="547F915B" w14:paraId="0445073C" w14:textId="77777777">
        <w:trPr>
          <w:cantSplit/>
          <w:jc w:val="center"/>
        </w:trPr>
        <w:tc>
          <w:tcPr>
            <w:tcW w:w="2300" w:type="dxa"/>
            <w:tcMar/>
          </w:tcPr>
          <w:p w:rsidR="00887C6C" w:rsidP="547F915B" w:rsidRDefault="00AE7CDE" w14:paraId="4406C535"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Postcondición</w:t>
            </w:r>
          </w:p>
        </w:tc>
        <w:tc>
          <w:tcPr>
            <w:tcW w:w="7060" w:type="dxa"/>
            <w:tcMar/>
          </w:tcPr>
          <w:p w:rsidR="00887C6C" w:rsidP="547F915B" w:rsidRDefault="00AE7CDE" w14:paraId="59ABC75A"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El producto queda incorporado temporalmente a la venta.</w:t>
            </w:r>
          </w:p>
        </w:tc>
      </w:tr>
      <w:tr w:rsidR="00887C6C" w:rsidTr="547F915B" w14:paraId="7B8D70C8" w14:textId="77777777">
        <w:trPr>
          <w:cantSplit/>
          <w:jc w:val="center"/>
        </w:trPr>
        <w:tc>
          <w:tcPr>
            <w:tcW w:w="2300" w:type="dxa"/>
            <w:tcMar/>
          </w:tcPr>
          <w:p w:rsidR="00887C6C" w:rsidP="547F915B" w:rsidRDefault="00AE7CDE" w14:paraId="3917962F" w14:textId="77777777">
            <w:pPr>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Reglas de negocio</w:t>
            </w:r>
          </w:p>
        </w:tc>
        <w:tc>
          <w:tcPr>
            <w:tcW w:w="7060" w:type="dxa"/>
            <w:tcMar/>
          </w:tcPr>
          <w:p w:rsidR="00887C6C" w:rsidP="547F915B" w:rsidRDefault="00AE7CDE" w14:paraId="389B2463"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 Un producto inactivo no puede incorporarse a la venta.</w:t>
            </w:r>
          </w:p>
          <w:p w:rsidR="00887C6C" w:rsidP="547F915B" w:rsidRDefault="00AE7CDE" w14:paraId="386D768C"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 Un producto inexistente muestra el mensaje “Producto no encontrado”.</w:t>
            </w:r>
          </w:p>
        </w:tc>
      </w:tr>
    </w:tbl>
    <w:p w:rsidR="00887C6C" w:rsidRDefault="00AE7CDE" w14:paraId="239C490D" w14:textId="77777777">
      <w:pPr>
        <w:spacing w:before="60" w:after="240" w:line="240" w:lineRule="auto"/>
        <w:jc w:val="center"/>
      </w:pPr>
      <w:r>
        <w:rPr>
          <w:rFonts w:ascii="Arial" w:hAnsi="Arial" w:eastAsia="Arial" w:cs="Arial"/>
          <w:i/>
          <w:iCs/>
          <w:sz w:val="18"/>
          <w:szCs w:val="18"/>
        </w:rPr>
        <w:t>Fuente: Elaborado por el equipo de proyecto a partir del backlog priorizado del Documento 0.</w:t>
      </w:r>
    </w:p>
    <w:p w:rsidR="00887C6C" w:rsidRDefault="00AE7CDE" w14:paraId="70051962" w14:textId="77777777">
      <w:pPr>
        <w:pStyle w:val="LeyendaTabla"/>
        <w:keepNext/>
        <w:spacing w:before="240"/>
      </w:pPr>
      <w:r>
        <w:t>Tabla 2.20: “Especificación UR-66 – Validando stock disponible”.</w:t>
      </w:r>
    </w:p>
    <w:tbl>
      <w:tblPr>
        <w:tblW w:w="936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80" w:type="dxa"/>
          <w:right w:w="80" w:type="dxa"/>
        </w:tblCellMar>
        <w:tblLook w:val="04A0" w:firstRow="1" w:lastRow="0" w:firstColumn="1" w:lastColumn="0" w:noHBand="0" w:noVBand="1"/>
      </w:tblPr>
      <w:tblGrid>
        <w:gridCol w:w="2300"/>
        <w:gridCol w:w="7060"/>
      </w:tblGrid>
      <w:tr w:rsidR="00887C6C" w:rsidTr="547F915B" w14:paraId="74ACACB9" w14:textId="77777777">
        <w:trPr>
          <w:cantSplit/>
          <w:jc w:val="center"/>
        </w:trPr>
        <w:tc>
          <w:tcPr>
            <w:tcW w:w="2300" w:type="dxa"/>
            <w:tcMar/>
          </w:tcPr>
          <w:p w:rsidR="00887C6C" w:rsidP="547F915B" w:rsidRDefault="00AE7CDE" w14:paraId="309AD163"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Identificador</w:t>
            </w:r>
          </w:p>
        </w:tc>
        <w:tc>
          <w:tcPr>
            <w:tcW w:w="7060" w:type="dxa"/>
            <w:tcMar/>
          </w:tcPr>
          <w:p w:rsidR="00887C6C" w:rsidP="547F915B" w:rsidRDefault="00AE7CDE" w14:paraId="7BE67C95"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UR-66</w:t>
            </w:r>
          </w:p>
        </w:tc>
      </w:tr>
      <w:tr w:rsidR="00887C6C" w:rsidTr="547F915B" w14:paraId="2D993A07" w14:textId="77777777">
        <w:trPr>
          <w:cantSplit/>
          <w:jc w:val="center"/>
        </w:trPr>
        <w:tc>
          <w:tcPr>
            <w:tcW w:w="2300" w:type="dxa"/>
            <w:tcMar/>
          </w:tcPr>
          <w:p w:rsidR="00887C6C" w:rsidP="547F915B" w:rsidRDefault="00AE7CDE" w14:paraId="689DE33E"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Nombre</w:t>
            </w:r>
          </w:p>
        </w:tc>
        <w:tc>
          <w:tcPr>
            <w:tcW w:w="7060" w:type="dxa"/>
            <w:tcMar/>
          </w:tcPr>
          <w:p w:rsidR="00887C6C" w:rsidP="547F915B" w:rsidRDefault="00AE7CDE" w14:paraId="38D7FA67"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Validando stock disponible</w:t>
            </w:r>
          </w:p>
        </w:tc>
      </w:tr>
      <w:tr w:rsidR="00887C6C" w:rsidTr="547F915B" w14:paraId="099F4503" w14:textId="77777777">
        <w:trPr>
          <w:cantSplit/>
          <w:jc w:val="center"/>
        </w:trPr>
        <w:tc>
          <w:tcPr>
            <w:tcW w:w="2300" w:type="dxa"/>
            <w:tcMar/>
          </w:tcPr>
          <w:p w:rsidR="00887C6C" w:rsidP="547F915B" w:rsidRDefault="00AE7CDE" w14:paraId="4DCB0FE7"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Módulo</w:t>
            </w:r>
          </w:p>
        </w:tc>
        <w:tc>
          <w:tcPr>
            <w:tcW w:w="7060" w:type="dxa"/>
            <w:tcMar/>
          </w:tcPr>
          <w:p w:rsidR="00887C6C" w:rsidP="547F915B" w:rsidRDefault="00AE7CDE" w14:paraId="7DC40C40"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Gestión de venta</w:t>
            </w:r>
          </w:p>
        </w:tc>
      </w:tr>
      <w:tr w:rsidR="00887C6C" w:rsidTr="547F915B" w14:paraId="2E07C5AB" w14:textId="77777777">
        <w:trPr>
          <w:cantSplit/>
          <w:jc w:val="center"/>
        </w:trPr>
        <w:tc>
          <w:tcPr>
            <w:tcW w:w="2300" w:type="dxa"/>
            <w:tcMar/>
          </w:tcPr>
          <w:p w:rsidR="00887C6C" w:rsidP="547F915B" w:rsidRDefault="00AE7CDE" w14:paraId="6F094A78"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Caso de uso</w:t>
            </w:r>
          </w:p>
        </w:tc>
        <w:tc>
          <w:tcPr>
            <w:tcW w:w="7060" w:type="dxa"/>
            <w:tcMar/>
          </w:tcPr>
          <w:p w:rsidR="00887C6C" w:rsidP="547F915B" w:rsidRDefault="00AE7CDE" w14:paraId="2C03ECAF"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CU-77</w:t>
            </w:r>
          </w:p>
        </w:tc>
      </w:tr>
      <w:tr w:rsidR="00887C6C" w:rsidTr="547F915B" w14:paraId="5D330136" w14:textId="77777777">
        <w:trPr>
          <w:cantSplit/>
          <w:jc w:val="center"/>
        </w:trPr>
        <w:tc>
          <w:tcPr>
            <w:tcW w:w="2300" w:type="dxa"/>
            <w:tcMar/>
          </w:tcPr>
          <w:p w:rsidR="00887C6C" w:rsidP="547F915B" w:rsidRDefault="00AE7CDE" w14:paraId="1FC8054A"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Descripción</w:t>
            </w:r>
          </w:p>
        </w:tc>
        <w:tc>
          <w:tcPr>
            <w:tcW w:w="7060" w:type="dxa"/>
            <w:tcMar/>
          </w:tcPr>
          <w:p w:rsidR="00887C6C" w:rsidP="547F915B" w:rsidRDefault="00AE7CDE" w14:paraId="5017A560"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El sistema debe verificar, antes de incorporar o confirmar un producto en una venta, que este se encuentre activo y disponga de stock suficiente para la cantidad solicitada. Si el stock es insuficiente, el sistema debe impedir la operación y mostrar el stock disponible.</w:t>
            </w:r>
          </w:p>
        </w:tc>
      </w:tr>
      <w:tr w:rsidR="00887C6C" w:rsidTr="547F915B" w14:paraId="5DA8F27B" w14:textId="77777777">
        <w:trPr>
          <w:cantSplit/>
          <w:jc w:val="center"/>
        </w:trPr>
        <w:tc>
          <w:tcPr>
            <w:tcW w:w="2300" w:type="dxa"/>
            <w:tcMar/>
          </w:tcPr>
          <w:p w:rsidR="00887C6C" w:rsidP="547F915B" w:rsidRDefault="00AE7CDE" w14:paraId="3F0AA65E"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Precondición</w:t>
            </w:r>
          </w:p>
        </w:tc>
        <w:tc>
          <w:tcPr>
            <w:tcW w:w="7060" w:type="dxa"/>
            <w:tcMar/>
          </w:tcPr>
          <w:p w:rsidR="00887C6C" w:rsidP="547F915B" w:rsidRDefault="00AE7CDE" w14:paraId="0E215234"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Se ha seleccionado un producto y una cantidad para la venta.</w:t>
            </w:r>
          </w:p>
        </w:tc>
      </w:tr>
      <w:tr w:rsidR="00887C6C" w:rsidTr="547F915B" w14:paraId="2273C492" w14:textId="77777777">
        <w:trPr>
          <w:cantSplit/>
          <w:jc w:val="center"/>
        </w:trPr>
        <w:tc>
          <w:tcPr>
            <w:tcW w:w="2300" w:type="dxa"/>
            <w:tcMar/>
          </w:tcPr>
          <w:p w:rsidR="00887C6C" w:rsidP="547F915B" w:rsidRDefault="00AE7CDE" w14:paraId="2D772AA3"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Postcondición</w:t>
            </w:r>
          </w:p>
        </w:tc>
        <w:tc>
          <w:tcPr>
            <w:tcW w:w="7060" w:type="dxa"/>
            <w:tcMar/>
          </w:tcPr>
          <w:p w:rsidR="00887C6C" w:rsidP="547F915B" w:rsidRDefault="00AE7CDE" w14:paraId="1C00B6C7"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Solo cantidades con stock suficiente pueden incorporarse a la venta.</w:t>
            </w:r>
          </w:p>
        </w:tc>
      </w:tr>
      <w:tr w:rsidR="00887C6C" w:rsidTr="547F915B" w14:paraId="2950ECCA" w14:textId="77777777">
        <w:trPr>
          <w:cantSplit/>
          <w:jc w:val="center"/>
        </w:trPr>
        <w:tc>
          <w:tcPr>
            <w:tcW w:w="2300" w:type="dxa"/>
            <w:tcMar/>
          </w:tcPr>
          <w:p w:rsidR="00887C6C" w:rsidP="547F915B" w:rsidRDefault="00AE7CDE" w14:paraId="0DE79B7C" w14:textId="77777777">
            <w:pPr>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Reglas de negocio</w:t>
            </w:r>
          </w:p>
        </w:tc>
        <w:tc>
          <w:tcPr>
            <w:tcW w:w="7060" w:type="dxa"/>
            <w:tcMar/>
          </w:tcPr>
          <w:p w:rsidR="00887C6C" w:rsidP="547F915B" w:rsidRDefault="00AE7CDE" w14:paraId="3807BBE7"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 Si la cantidad solicitada supera el stock disponible, el sistema impide la incorporación.</w:t>
            </w:r>
          </w:p>
          <w:p w:rsidR="00887C6C" w:rsidP="547F915B" w:rsidRDefault="00AE7CDE" w14:paraId="4D0746BE"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 El sistema muestra el mensaje “Stock insuficiente. Disponible: X unidades.”.</w:t>
            </w:r>
          </w:p>
        </w:tc>
      </w:tr>
    </w:tbl>
    <w:p w:rsidR="00887C6C" w:rsidRDefault="00AE7CDE" w14:paraId="14C71CF4" w14:textId="77777777">
      <w:pPr>
        <w:spacing w:before="60" w:after="240" w:line="240" w:lineRule="auto"/>
        <w:jc w:val="center"/>
      </w:pPr>
      <w:r>
        <w:rPr>
          <w:rFonts w:ascii="Arial" w:hAnsi="Arial" w:eastAsia="Arial" w:cs="Arial"/>
          <w:i/>
          <w:iCs/>
          <w:sz w:val="18"/>
          <w:szCs w:val="18"/>
        </w:rPr>
        <w:t>Fuente: Elaborado por el equipo de proyecto a partir del backlog priorizado del Documento 0.</w:t>
      </w:r>
    </w:p>
    <w:p w:rsidR="00887C6C" w:rsidRDefault="00AE7CDE" w14:paraId="1B2A8F21" w14:textId="77777777">
      <w:pPr>
        <w:pStyle w:val="LeyendaTabla"/>
        <w:keepNext/>
        <w:spacing w:before="240"/>
      </w:pPr>
      <w:r>
        <w:t>Tabla 2.21: “Especificación UR-67 – Calculando total de venta”.</w:t>
      </w:r>
    </w:p>
    <w:tbl>
      <w:tblPr>
        <w:tblW w:w="936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80" w:type="dxa"/>
          <w:right w:w="80" w:type="dxa"/>
        </w:tblCellMar>
        <w:tblLook w:val="04A0" w:firstRow="1" w:lastRow="0" w:firstColumn="1" w:lastColumn="0" w:noHBand="0" w:noVBand="1"/>
      </w:tblPr>
      <w:tblGrid>
        <w:gridCol w:w="2300"/>
        <w:gridCol w:w="7060"/>
      </w:tblGrid>
      <w:tr w:rsidR="00887C6C" w:rsidTr="547F915B" w14:paraId="6AE91A5E" w14:textId="77777777">
        <w:trPr>
          <w:cantSplit/>
          <w:jc w:val="center"/>
        </w:trPr>
        <w:tc>
          <w:tcPr>
            <w:tcW w:w="2300" w:type="dxa"/>
            <w:tcMar/>
          </w:tcPr>
          <w:p w:rsidR="00887C6C" w:rsidP="547F915B" w:rsidRDefault="00AE7CDE" w14:paraId="2D0369FB"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Identificador</w:t>
            </w:r>
          </w:p>
        </w:tc>
        <w:tc>
          <w:tcPr>
            <w:tcW w:w="7060" w:type="dxa"/>
            <w:tcMar/>
          </w:tcPr>
          <w:p w:rsidR="00887C6C" w:rsidP="547F915B" w:rsidRDefault="00AE7CDE" w14:paraId="0CF0CB6D"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UR-67</w:t>
            </w:r>
          </w:p>
        </w:tc>
      </w:tr>
      <w:tr w:rsidR="00887C6C" w:rsidTr="547F915B" w14:paraId="6CBB0F41" w14:textId="77777777">
        <w:trPr>
          <w:cantSplit/>
          <w:jc w:val="center"/>
        </w:trPr>
        <w:tc>
          <w:tcPr>
            <w:tcW w:w="2300" w:type="dxa"/>
            <w:tcMar/>
          </w:tcPr>
          <w:p w:rsidR="00887C6C" w:rsidP="547F915B" w:rsidRDefault="00AE7CDE" w14:paraId="24943952"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Nombre</w:t>
            </w:r>
          </w:p>
        </w:tc>
        <w:tc>
          <w:tcPr>
            <w:tcW w:w="7060" w:type="dxa"/>
            <w:tcMar/>
          </w:tcPr>
          <w:p w:rsidR="00887C6C" w:rsidP="547F915B" w:rsidRDefault="00AE7CDE" w14:paraId="44C94545"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Calculando total de venta</w:t>
            </w:r>
          </w:p>
        </w:tc>
      </w:tr>
      <w:tr w:rsidR="00887C6C" w:rsidTr="547F915B" w14:paraId="4A135D85" w14:textId="77777777">
        <w:trPr>
          <w:cantSplit/>
          <w:jc w:val="center"/>
        </w:trPr>
        <w:tc>
          <w:tcPr>
            <w:tcW w:w="2300" w:type="dxa"/>
            <w:tcMar/>
          </w:tcPr>
          <w:p w:rsidR="00887C6C" w:rsidP="547F915B" w:rsidRDefault="00AE7CDE" w14:paraId="5B2AC5FE"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Módulo</w:t>
            </w:r>
          </w:p>
        </w:tc>
        <w:tc>
          <w:tcPr>
            <w:tcW w:w="7060" w:type="dxa"/>
            <w:tcMar/>
          </w:tcPr>
          <w:p w:rsidR="00887C6C" w:rsidP="547F915B" w:rsidRDefault="00AE7CDE" w14:paraId="04F1F5DD"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Gestión de venta</w:t>
            </w:r>
          </w:p>
        </w:tc>
      </w:tr>
      <w:tr w:rsidR="00887C6C" w:rsidTr="547F915B" w14:paraId="5609A8E7" w14:textId="77777777">
        <w:trPr>
          <w:cantSplit/>
          <w:jc w:val="center"/>
        </w:trPr>
        <w:tc>
          <w:tcPr>
            <w:tcW w:w="2300" w:type="dxa"/>
            <w:tcMar/>
          </w:tcPr>
          <w:p w:rsidR="00887C6C" w:rsidP="547F915B" w:rsidRDefault="00AE7CDE" w14:paraId="253A5876"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Caso de uso</w:t>
            </w:r>
          </w:p>
        </w:tc>
        <w:tc>
          <w:tcPr>
            <w:tcW w:w="7060" w:type="dxa"/>
            <w:tcMar/>
          </w:tcPr>
          <w:p w:rsidR="00887C6C" w:rsidP="547F915B" w:rsidRDefault="00AE7CDE" w14:paraId="21A6DA91"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CU-78</w:t>
            </w:r>
          </w:p>
        </w:tc>
      </w:tr>
      <w:tr w:rsidR="00887C6C" w:rsidTr="547F915B" w14:paraId="7A3EB7FF" w14:textId="77777777">
        <w:trPr>
          <w:cantSplit/>
          <w:jc w:val="center"/>
        </w:trPr>
        <w:tc>
          <w:tcPr>
            <w:tcW w:w="2300" w:type="dxa"/>
            <w:tcMar/>
          </w:tcPr>
          <w:p w:rsidR="00887C6C" w:rsidP="547F915B" w:rsidRDefault="00AE7CDE" w14:paraId="49683DF7"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Descripción</w:t>
            </w:r>
          </w:p>
        </w:tc>
        <w:tc>
          <w:tcPr>
            <w:tcW w:w="7060" w:type="dxa"/>
            <w:tcMar/>
          </w:tcPr>
          <w:p w:rsidR="00887C6C" w:rsidP="547F915B" w:rsidRDefault="00AE7CDE" w14:paraId="357C5269"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El sistema debe calcular automáticamente el subtotal de cada ítem y el total general de la venta considerando la cantidad y el precio unitario vigente de cada producto incorporado.</w:t>
            </w:r>
          </w:p>
        </w:tc>
      </w:tr>
      <w:tr w:rsidR="00887C6C" w:rsidTr="547F915B" w14:paraId="446A86EF" w14:textId="77777777">
        <w:trPr>
          <w:cantSplit/>
          <w:jc w:val="center"/>
        </w:trPr>
        <w:tc>
          <w:tcPr>
            <w:tcW w:w="2300" w:type="dxa"/>
            <w:tcMar/>
          </w:tcPr>
          <w:p w:rsidR="00887C6C" w:rsidP="547F915B" w:rsidRDefault="00AE7CDE" w14:paraId="669ABBDA"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Precondición</w:t>
            </w:r>
          </w:p>
        </w:tc>
        <w:tc>
          <w:tcPr>
            <w:tcW w:w="7060" w:type="dxa"/>
            <w:tcMar/>
          </w:tcPr>
          <w:p w:rsidR="00887C6C" w:rsidP="547F915B" w:rsidRDefault="00AE7CDE" w14:paraId="28FB8EE4"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La venta contiene al menos un producto.</w:t>
            </w:r>
          </w:p>
        </w:tc>
      </w:tr>
      <w:tr w:rsidR="00887C6C" w:rsidTr="547F915B" w14:paraId="7E9BF738" w14:textId="77777777">
        <w:trPr>
          <w:cantSplit/>
          <w:jc w:val="center"/>
        </w:trPr>
        <w:tc>
          <w:tcPr>
            <w:tcW w:w="2300" w:type="dxa"/>
            <w:tcMar/>
          </w:tcPr>
          <w:p w:rsidR="00887C6C" w:rsidP="547F915B" w:rsidRDefault="00AE7CDE" w14:paraId="326B61AE"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Postcondición</w:t>
            </w:r>
          </w:p>
        </w:tc>
        <w:tc>
          <w:tcPr>
            <w:tcW w:w="7060" w:type="dxa"/>
            <w:tcMar/>
          </w:tcPr>
          <w:p w:rsidR="00887C6C" w:rsidP="547F915B" w:rsidRDefault="00AE7CDE" w14:paraId="3CF15E37"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El total actualizado queda visible antes de registrar el pago.</w:t>
            </w:r>
          </w:p>
        </w:tc>
      </w:tr>
      <w:tr w:rsidR="00887C6C" w:rsidTr="547F915B" w14:paraId="23BA2CAD" w14:textId="77777777">
        <w:trPr>
          <w:cantSplit/>
          <w:jc w:val="center"/>
        </w:trPr>
        <w:tc>
          <w:tcPr>
            <w:tcW w:w="2300" w:type="dxa"/>
            <w:tcMar/>
          </w:tcPr>
          <w:p w:rsidR="00887C6C" w:rsidP="547F915B" w:rsidRDefault="00AE7CDE" w14:paraId="6261B75F" w14:textId="77777777">
            <w:pPr>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Reglas de negocio</w:t>
            </w:r>
          </w:p>
        </w:tc>
        <w:tc>
          <w:tcPr>
            <w:tcW w:w="7060" w:type="dxa"/>
            <w:tcMar/>
          </w:tcPr>
          <w:p w:rsidR="00887C6C" w:rsidP="547F915B" w:rsidRDefault="00AE7CDE" w14:paraId="3E5C3B86"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 El total general se recalcula cada vez que se agrega, modifica o elimina un ítem de la venta.</w:t>
            </w:r>
          </w:p>
        </w:tc>
      </w:tr>
    </w:tbl>
    <w:p w:rsidR="00887C6C" w:rsidRDefault="00AE7CDE" w14:paraId="41742480" w14:textId="77777777">
      <w:pPr>
        <w:spacing w:before="60" w:after="240" w:line="240" w:lineRule="auto"/>
        <w:jc w:val="center"/>
      </w:pPr>
      <w:r>
        <w:rPr>
          <w:rFonts w:ascii="Arial" w:hAnsi="Arial" w:eastAsia="Arial" w:cs="Arial"/>
          <w:i/>
          <w:iCs/>
          <w:sz w:val="18"/>
          <w:szCs w:val="18"/>
        </w:rPr>
        <w:t>Fuente: Elaborado por el equipo de proyecto a partir del backlog priorizado del Documento 0.</w:t>
      </w:r>
    </w:p>
    <w:p w:rsidR="00887C6C" w:rsidRDefault="00AE7CDE" w14:paraId="632E08BF" w14:textId="77777777">
      <w:pPr>
        <w:pStyle w:val="LeyendaTabla"/>
        <w:keepNext/>
        <w:spacing w:before="240"/>
      </w:pPr>
      <w:r>
        <w:t>Tabla 2.22: “Especificación UR-68 – Registrando pago de venta”.</w:t>
      </w:r>
    </w:p>
    <w:tbl>
      <w:tblPr>
        <w:tblW w:w="936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80" w:type="dxa"/>
          <w:right w:w="80" w:type="dxa"/>
        </w:tblCellMar>
        <w:tblLook w:val="04A0" w:firstRow="1" w:lastRow="0" w:firstColumn="1" w:lastColumn="0" w:noHBand="0" w:noVBand="1"/>
      </w:tblPr>
      <w:tblGrid>
        <w:gridCol w:w="2300"/>
        <w:gridCol w:w="7060"/>
      </w:tblGrid>
      <w:tr w:rsidR="00887C6C" w:rsidTr="547F915B" w14:paraId="4AEF35FA" w14:textId="77777777">
        <w:trPr>
          <w:cantSplit/>
          <w:jc w:val="center"/>
        </w:trPr>
        <w:tc>
          <w:tcPr>
            <w:tcW w:w="2300" w:type="dxa"/>
            <w:tcMar/>
          </w:tcPr>
          <w:p w:rsidR="00887C6C" w:rsidP="547F915B" w:rsidRDefault="00AE7CDE" w14:paraId="34C1CEF7"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Identificador</w:t>
            </w:r>
          </w:p>
        </w:tc>
        <w:tc>
          <w:tcPr>
            <w:tcW w:w="7060" w:type="dxa"/>
            <w:tcMar/>
          </w:tcPr>
          <w:p w:rsidR="00887C6C" w:rsidP="547F915B" w:rsidRDefault="00AE7CDE" w14:paraId="6EE3DDFA"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UR-68</w:t>
            </w:r>
          </w:p>
        </w:tc>
      </w:tr>
      <w:tr w:rsidR="00887C6C" w:rsidTr="547F915B" w14:paraId="479F7139" w14:textId="77777777">
        <w:trPr>
          <w:cantSplit/>
          <w:jc w:val="center"/>
        </w:trPr>
        <w:tc>
          <w:tcPr>
            <w:tcW w:w="2300" w:type="dxa"/>
            <w:tcMar/>
          </w:tcPr>
          <w:p w:rsidR="00887C6C" w:rsidP="547F915B" w:rsidRDefault="00AE7CDE" w14:paraId="1715A92C"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Nombre</w:t>
            </w:r>
          </w:p>
        </w:tc>
        <w:tc>
          <w:tcPr>
            <w:tcW w:w="7060" w:type="dxa"/>
            <w:tcMar/>
          </w:tcPr>
          <w:p w:rsidR="00887C6C" w:rsidP="547F915B" w:rsidRDefault="00AE7CDE" w14:paraId="4C35A20E"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Registrando pago de venta</w:t>
            </w:r>
          </w:p>
        </w:tc>
      </w:tr>
      <w:tr w:rsidR="00887C6C" w:rsidTr="547F915B" w14:paraId="232C90DB" w14:textId="77777777">
        <w:trPr>
          <w:cantSplit/>
          <w:jc w:val="center"/>
        </w:trPr>
        <w:tc>
          <w:tcPr>
            <w:tcW w:w="2300" w:type="dxa"/>
            <w:tcMar/>
          </w:tcPr>
          <w:p w:rsidR="00887C6C" w:rsidP="547F915B" w:rsidRDefault="00AE7CDE" w14:paraId="4001BFCB"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Módulo</w:t>
            </w:r>
          </w:p>
        </w:tc>
        <w:tc>
          <w:tcPr>
            <w:tcW w:w="7060" w:type="dxa"/>
            <w:tcMar/>
          </w:tcPr>
          <w:p w:rsidR="00887C6C" w:rsidP="547F915B" w:rsidRDefault="00AE7CDE" w14:paraId="5BA39BEB"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Gestión de venta</w:t>
            </w:r>
          </w:p>
        </w:tc>
      </w:tr>
      <w:tr w:rsidR="00887C6C" w:rsidTr="547F915B" w14:paraId="3F5FFF36" w14:textId="77777777">
        <w:trPr>
          <w:cantSplit/>
          <w:jc w:val="center"/>
        </w:trPr>
        <w:tc>
          <w:tcPr>
            <w:tcW w:w="2300" w:type="dxa"/>
            <w:tcMar/>
          </w:tcPr>
          <w:p w:rsidR="00887C6C" w:rsidP="547F915B" w:rsidRDefault="00AE7CDE" w14:paraId="4FF27BE5"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Caso de uso</w:t>
            </w:r>
          </w:p>
        </w:tc>
        <w:tc>
          <w:tcPr>
            <w:tcW w:w="7060" w:type="dxa"/>
            <w:tcMar/>
          </w:tcPr>
          <w:p w:rsidR="00887C6C" w:rsidP="547F915B" w:rsidRDefault="00AE7CDE" w14:paraId="7D3FE857"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CU-79</w:t>
            </w:r>
          </w:p>
        </w:tc>
      </w:tr>
      <w:tr w:rsidR="00887C6C" w:rsidTr="547F915B" w14:paraId="39EC70AD" w14:textId="77777777">
        <w:trPr>
          <w:cantSplit/>
          <w:jc w:val="center"/>
        </w:trPr>
        <w:tc>
          <w:tcPr>
            <w:tcW w:w="2300" w:type="dxa"/>
            <w:tcMar/>
          </w:tcPr>
          <w:p w:rsidR="00887C6C" w:rsidP="547F915B" w:rsidRDefault="00AE7CDE" w14:paraId="59A68529"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Descripción</w:t>
            </w:r>
          </w:p>
        </w:tc>
        <w:tc>
          <w:tcPr>
            <w:tcW w:w="7060" w:type="dxa"/>
            <w:tcMar/>
          </w:tcPr>
          <w:p w:rsidR="00887C6C" w:rsidP="547F915B" w:rsidRDefault="00AE7CDE" w14:paraId="3EF5013B"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El sistema debe permitir al usuario con perfil Cajero registrar el pago de una venta indicando el medio de pago utilizado y el monto recibido. Para pagos en efectivo, el sistema debe calcular y mostrar automáticamente el vuelto correspondiente.</w:t>
            </w:r>
          </w:p>
        </w:tc>
      </w:tr>
      <w:tr w:rsidR="00887C6C" w:rsidTr="547F915B" w14:paraId="6FF3D70C" w14:textId="77777777">
        <w:trPr>
          <w:cantSplit/>
          <w:jc w:val="center"/>
        </w:trPr>
        <w:tc>
          <w:tcPr>
            <w:tcW w:w="2300" w:type="dxa"/>
            <w:tcMar/>
          </w:tcPr>
          <w:p w:rsidR="00887C6C" w:rsidP="547F915B" w:rsidRDefault="00AE7CDE" w14:paraId="31E36F3D"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Precondición</w:t>
            </w:r>
          </w:p>
        </w:tc>
        <w:tc>
          <w:tcPr>
            <w:tcW w:w="7060" w:type="dxa"/>
            <w:tcMar/>
          </w:tcPr>
          <w:p w:rsidR="00887C6C" w:rsidP="547F915B" w:rsidRDefault="00AE7CDE" w14:paraId="4F7CFC5F" w14:textId="5462AD94">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Existe una venta con total calculado UR-67.</w:t>
            </w:r>
          </w:p>
        </w:tc>
      </w:tr>
      <w:tr w:rsidR="00887C6C" w:rsidTr="547F915B" w14:paraId="20FB38B2" w14:textId="77777777">
        <w:trPr>
          <w:cantSplit/>
          <w:jc w:val="center"/>
        </w:trPr>
        <w:tc>
          <w:tcPr>
            <w:tcW w:w="2300" w:type="dxa"/>
            <w:tcMar/>
          </w:tcPr>
          <w:p w:rsidR="00887C6C" w:rsidP="547F915B" w:rsidRDefault="00AE7CDE" w14:paraId="573FF6CC"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Postcondición</w:t>
            </w:r>
          </w:p>
        </w:tc>
        <w:tc>
          <w:tcPr>
            <w:tcW w:w="7060" w:type="dxa"/>
            <w:tcMar/>
          </w:tcPr>
          <w:p w:rsidR="00887C6C" w:rsidP="547F915B" w:rsidRDefault="00AE7CDE" w14:paraId="78F102DB"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El pago queda asociado a la venta.</w:t>
            </w:r>
          </w:p>
        </w:tc>
      </w:tr>
      <w:tr w:rsidR="00887C6C" w:rsidTr="547F915B" w14:paraId="59749F9C" w14:textId="77777777">
        <w:trPr>
          <w:cantSplit/>
          <w:jc w:val="center"/>
        </w:trPr>
        <w:tc>
          <w:tcPr>
            <w:tcW w:w="2300" w:type="dxa"/>
            <w:tcMar/>
          </w:tcPr>
          <w:p w:rsidR="00887C6C" w:rsidP="547F915B" w:rsidRDefault="00AE7CDE" w14:paraId="1048E744" w14:textId="77777777">
            <w:pPr>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Reglas de negocio</w:t>
            </w:r>
          </w:p>
        </w:tc>
        <w:tc>
          <w:tcPr>
            <w:tcW w:w="7060" w:type="dxa"/>
            <w:tcMar/>
          </w:tcPr>
          <w:p w:rsidR="00887C6C" w:rsidP="547F915B" w:rsidRDefault="00AE7CDE" w14:paraId="58F7E1AE"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 Si el monto recibido en efectivo es inferior al total, el sistema impide continuar y muestra el mensaje “Monto insuficiente”.</w:t>
            </w:r>
          </w:p>
        </w:tc>
      </w:tr>
    </w:tbl>
    <w:p w:rsidR="00887C6C" w:rsidRDefault="00AE7CDE" w14:paraId="047959D1" w14:textId="77777777">
      <w:pPr>
        <w:spacing w:before="60" w:after="240" w:line="240" w:lineRule="auto"/>
        <w:jc w:val="center"/>
      </w:pPr>
      <w:r>
        <w:rPr>
          <w:rFonts w:ascii="Arial" w:hAnsi="Arial" w:eastAsia="Arial" w:cs="Arial"/>
          <w:i/>
          <w:iCs/>
          <w:sz w:val="18"/>
          <w:szCs w:val="18"/>
        </w:rPr>
        <w:t>Fuente: Elaborado por el equipo de proyecto a partir del backlog priorizado del Documento 0.</w:t>
      </w:r>
    </w:p>
    <w:p w:rsidR="00887C6C" w:rsidRDefault="00AE7CDE" w14:paraId="5E92E7DC" w14:textId="77777777">
      <w:pPr>
        <w:pStyle w:val="LeyendaTabla"/>
        <w:keepNext/>
        <w:spacing w:before="240"/>
      </w:pPr>
      <w:r>
        <w:t>Tabla 2.23: “Especificación UR-69 – Confirmando venta”.</w:t>
      </w:r>
    </w:p>
    <w:tbl>
      <w:tblPr>
        <w:tblW w:w="936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80" w:type="dxa"/>
          <w:right w:w="80" w:type="dxa"/>
        </w:tblCellMar>
        <w:tblLook w:val="04A0" w:firstRow="1" w:lastRow="0" w:firstColumn="1" w:lastColumn="0" w:noHBand="0" w:noVBand="1"/>
      </w:tblPr>
      <w:tblGrid>
        <w:gridCol w:w="2300"/>
        <w:gridCol w:w="7060"/>
      </w:tblGrid>
      <w:tr w:rsidR="00887C6C" w:rsidTr="547F915B" w14:paraId="40B39CF8" w14:textId="77777777">
        <w:trPr>
          <w:cantSplit/>
          <w:jc w:val="center"/>
        </w:trPr>
        <w:tc>
          <w:tcPr>
            <w:tcW w:w="2300" w:type="dxa"/>
            <w:tcMar/>
          </w:tcPr>
          <w:p w:rsidR="00887C6C" w:rsidP="547F915B" w:rsidRDefault="00AE7CDE" w14:paraId="62EAC49B"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Identificador</w:t>
            </w:r>
          </w:p>
        </w:tc>
        <w:tc>
          <w:tcPr>
            <w:tcW w:w="7060" w:type="dxa"/>
            <w:tcMar/>
          </w:tcPr>
          <w:p w:rsidR="00887C6C" w:rsidP="547F915B" w:rsidRDefault="00AE7CDE" w14:paraId="357143AE"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UR-69</w:t>
            </w:r>
          </w:p>
        </w:tc>
      </w:tr>
      <w:tr w:rsidR="00887C6C" w:rsidTr="547F915B" w14:paraId="4088680C" w14:textId="77777777">
        <w:trPr>
          <w:cantSplit/>
          <w:jc w:val="center"/>
        </w:trPr>
        <w:tc>
          <w:tcPr>
            <w:tcW w:w="2300" w:type="dxa"/>
            <w:tcMar/>
          </w:tcPr>
          <w:p w:rsidR="00887C6C" w:rsidP="547F915B" w:rsidRDefault="00AE7CDE" w14:paraId="10E9366F"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Nombre</w:t>
            </w:r>
          </w:p>
        </w:tc>
        <w:tc>
          <w:tcPr>
            <w:tcW w:w="7060" w:type="dxa"/>
            <w:tcMar/>
          </w:tcPr>
          <w:p w:rsidR="00887C6C" w:rsidP="547F915B" w:rsidRDefault="00AE7CDE" w14:paraId="1742E14B"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Confirmando venta</w:t>
            </w:r>
          </w:p>
        </w:tc>
      </w:tr>
      <w:tr w:rsidR="00887C6C" w:rsidTr="547F915B" w14:paraId="38C9C56B" w14:textId="77777777">
        <w:trPr>
          <w:cantSplit/>
          <w:jc w:val="center"/>
        </w:trPr>
        <w:tc>
          <w:tcPr>
            <w:tcW w:w="2300" w:type="dxa"/>
            <w:tcMar/>
          </w:tcPr>
          <w:p w:rsidR="00887C6C" w:rsidP="547F915B" w:rsidRDefault="00AE7CDE" w14:paraId="78F9F377"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Módulo</w:t>
            </w:r>
          </w:p>
        </w:tc>
        <w:tc>
          <w:tcPr>
            <w:tcW w:w="7060" w:type="dxa"/>
            <w:tcMar/>
          </w:tcPr>
          <w:p w:rsidR="00887C6C" w:rsidP="547F915B" w:rsidRDefault="00AE7CDE" w14:paraId="70F3D6DC"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Gestión de venta</w:t>
            </w:r>
          </w:p>
        </w:tc>
      </w:tr>
      <w:tr w:rsidR="00887C6C" w:rsidTr="547F915B" w14:paraId="0E464775" w14:textId="77777777">
        <w:trPr>
          <w:cantSplit/>
          <w:jc w:val="center"/>
        </w:trPr>
        <w:tc>
          <w:tcPr>
            <w:tcW w:w="2300" w:type="dxa"/>
            <w:tcMar/>
          </w:tcPr>
          <w:p w:rsidR="00887C6C" w:rsidP="547F915B" w:rsidRDefault="00AE7CDE" w14:paraId="17FDA3E3"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Caso de uso</w:t>
            </w:r>
          </w:p>
        </w:tc>
        <w:tc>
          <w:tcPr>
            <w:tcW w:w="7060" w:type="dxa"/>
            <w:tcMar/>
          </w:tcPr>
          <w:p w:rsidR="00887C6C" w:rsidP="547F915B" w:rsidRDefault="00AE7CDE" w14:paraId="2A65B915"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CU-80</w:t>
            </w:r>
          </w:p>
        </w:tc>
      </w:tr>
      <w:tr w:rsidR="00887C6C" w:rsidTr="547F915B" w14:paraId="3951665A" w14:textId="77777777">
        <w:trPr>
          <w:cantSplit/>
          <w:jc w:val="center"/>
        </w:trPr>
        <w:tc>
          <w:tcPr>
            <w:tcW w:w="2300" w:type="dxa"/>
            <w:tcMar/>
          </w:tcPr>
          <w:p w:rsidR="00887C6C" w:rsidP="547F915B" w:rsidRDefault="00AE7CDE" w14:paraId="0CFEAB46"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Descripción</w:t>
            </w:r>
          </w:p>
        </w:tc>
        <w:tc>
          <w:tcPr>
            <w:tcW w:w="7060" w:type="dxa"/>
            <w:tcMar/>
          </w:tcPr>
          <w:p w:rsidR="00887C6C" w:rsidP="547F915B" w:rsidRDefault="00AE7CDE" w14:paraId="6D526A30"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El sistema debe requerir la confirmación explícita del usuario con perfil Cajero antes de finalizar una venta. Una venta solo podrá confirmarse si contiene al menos un producto válido, dispone de stock suficiente y posee un pago válido registrado.</w:t>
            </w:r>
          </w:p>
        </w:tc>
      </w:tr>
      <w:tr w:rsidR="00887C6C" w:rsidTr="547F915B" w14:paraId="091399B3" w14:textId="77777777">
        <w:trPr>
          <w:cantSplit/>
          <w:jc w:val="center"/>
        </w:trPr>
        <w:tc>
          <w:tcPr>
            <w:tcW w:w="2300" w:type="dxa"/>
            <w:tcMar/>
          </w:tcPr>
          <w:p w:rsidR="00887C6C" w:rsidP="547F915B" w:rsidRDefault="00AE7CDE" w14:paraId="53B36C9E"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Precondición</w:t>
            </w:r>
          </w:p>
        </w:tc>
        <w:tc>
          <w:tcPr>
            <w:tcW w:w="7060" w:type="dxa"/>
            <w:tcMar/>
          </w:tcPr>
          <w:p w:rsidR="00887C6C" w:rsidP="547F915B" w:rsidRDefault="00AE7CDE" w14:paraId="4CAC119B"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La venta cuenta con productos válidos, stock suficiente y pago registrado.</w:t>
            </w:r>
          </w:p>
        </w:tc>
      </w:tr>
      <w:tr w:rsidR="00887C6C" w:rsidTr="547F915B" w14:paraId="12DB553B" w14:textId="77777777">
        <w:trPr>
          <w:cantSplit/>
          <w:jc w:val="center"/>
        </w:trPr>
        <w:tc>
          <w:tcPr>
            <w:tcW w:w="2300" w:type="dxa"/>
            <w:tcMar/>
          </w:tcPr>
          <w:p w:rsidR="00887C6C" w:rsidP="547F915B" w:rsidRDefault="00AE7CDE" w14:paraId="0EEF8CB9"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Postcondición</w:t>
            </w:r>
          </w:p>
        </w:tc>
        <w:tc>
          <w:tcPr>
            <w:tcW w:w="7060" w:type="dxa"/>
            <w:tcMar/>
          </w:tcPr>
          <w:p w:rsidR="00887C6C" w:rsidP="547F915B" w:rsidRDefault="00AE7CDE" w14:paraId="3AC0F917"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La venta queda confirmada y no puede modificarse desde la pantalla de venta.</w:t>
            </w:r>
          </w:p>
        </w:tc>
      </w:tr>
      <w:tr w:rsidR="00887C6C" w:rsidTr="547F915B" w14:paraId="42D0E369" w14:textId="77777777">
        <w:trPr>
          <w:cantSplit/>
          <w:jc w:val="center"/>
        </w:trPr>
        <w:tc>
          <w:tcPr>
            <w:tcW w:w="2300" w:type="dxa"/>
            <w:tcMar/>
          </w:tcPr>
          <w:p w:rsidR="00887C6C" w:rsidP="547F915B" w:rsidRDefault="00AE7CDE" w14:paraId="4963B2E0" w14:textId="77777777">
            <w:pPr>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Reglas de negocio</w:t>
            </w:r>
          </w:p>
        </w:tc>
        <w:tc>
          <w:tcPr>
            <w:tcW w:w="7060" w:type="dxa"/>
            <w:tcMar/>
          </w:tcPr>
          <w:p w:rsidR="00887C6C" w:rsidP="547F915B" w:rsidRDefault="00AE7CDE" w14:paraId="03BF8609" w14:textId="4BC26D1C">
            <w:pPr>
              <w:spacing w:before="20" w:after="20" w:line="240" w:lineRule="auto"/>
              <w:rPr>
                <w:rFonts w:ascii="Arial" w:hAnsi="Arial" w:eastAsia="Arial" w:cs="Arial"/>
                <w:sz w:val="20"/>
                <w:szCs w:val="20"/>
              </w:rPr>
            </w:pPr>
            <w:r w:rsidRPr="547F915B" w:rsidR="61AF1559">
              <w:rPr>
                <w:rFonts w:ascii="Arial" w:hAnsi="Arial" w:eastAsia="Arial" w:cs="Arial"/>
                <w:sz w:val="20"/>
                <w:szCs w:val="20"/>
              </w:rPr>
              <w:t>- Una venta no puede confirmarse si falta alguna de sus condiciones producto válido, stock suficiente o pago válido.</w:t>
            </w:r>
          </w:p>
        </w:tc>
      </w:tr>
    </w:tbl>
    <w:p w:rsidR="00887C6C" w:rsidRDefault="00AE7CDE" w14:paraId="2C447E01" w14:textId="77777777">
      <w:pPr>
        <w:spacing w:before="60" w:after="240" w:line="240" w:lineRule="auto"/>
        <w:jc w:val="center"/>
      </w:pPr>
      <w:r>
        <w:rPr>
          <w:rFonts w:ascii="Arial" w:hAnsi="Arial" w:eastAsia="Arial" w:cs="Arial"/>
          <w:i/>
          <w:iCs/>
          <w:sz w:val="18"/>
          <w:szCs w:val="18"/>
        </w:rPr>
        <w:t>Fuente: Elaborado por el equipo de proyecto a partir del backlog priorizado del Documento 0.</w:t>
      </w:r>
    </w:p>
    <w:p w:rsidR="00887C6C" w:rsidRDefault="00AE7CDE" w14:paraId="6EB19F0C" w14:textId="77777777">
      <w:pPr>
        <w:pStyle w:val="LeyendaTabla"/>
        <w:keepNext/>
        <w:spacing w:before="240"/>
      </w:pPr>
      <w:r>
        <w:t>Tabla 2.24: “Especificación UR-70 – Actualizando stock por venta”.</w:t>
      </w:r>
    </w:p>
    <w:tbl>
      <w:tblPr>
        <w:tblW w:w="936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80" w:type="dxa"/>
          <w:right w:w="80" w:type="dxa"/>
        </w:tblCellMar>
        <w:tblLook w:val="04A0" w:firstRow="1" w:lastRow="0" w:firstColumn="1" w:lastColumn="0" w:noHBand="0" w:noVBand="1"/>
      </w:tblPr>
      <w:tblGrid>
        <w:gridCol w:w="2300"/>
        <w:gridCol w:w="7060"/>
      </w:tblGrid>
      <w:tr w:rsidR="00887C6C" w:rsidTr="547F915B" w14:paraId="32C31166" w14:textId="77777777">
        <w:trPr>
          <w:cantSplit/>
          <w:jc w:val="center"/>
        </w:trPr>
        <w:tc>
          <w:tcPr>
            <w:tcW w:w="2300" w:type="dxa"/>
            <w:tcMar/>
          </w:tcPr>
          <w:p w:rsidR="00887C6C" w:rsidP="547F915B" w:rsidRDefault="00AE7CDE" w14:paraId="1063464A"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Identificador</w:t>
            </w:r>
          </w:p>
        </w:tc>
        <w:tc>
          <w:tcPr>
            <w:tcW w:w="7060" w:type="dxa"/>
            <w:tcMar/>
          </w:tcPr>
          <w:p w:rsidR="00887C6C" w:rsidP="547F915B" w:rsidRDefault="00AE7CDE" w14:paraId="16753FD2"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UR-70</w:t>
            </w:r>
          </w:p>
        </w:tc>
      </w:tr>
      <w:tr w:rsidR="00887C6C" w:rsidTr="547F915B" w14:paraId="79EB3490" w14:textId="77777777">
        <w:trPr>
          <w:cantSplit/>
          <w:jc w:val="center"/>
        </w:trPr>
        <w:tc>
          <w:tcPr>
            <w:tcW w:w="2300" w:type="dxa"/>
            <w:tcMar/>
          </w:tcPr>
          <w:p w:rsidR="00887C6C" w:rsidP="547F915B" w:rsidRDefault="00AE7CDE" w14:paraId="384BA0B9"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Nombre</w:t>
            </w:r>
          </w:p>
        </w:tc>
        <w:tc>
          <w:tcPr>
            <w:tcW w:w="7060" w:type="dxa"/>
            <w:tcMar/>
          </w:tcPr>
          <w:p w:rsidR="00887C6C" w:rsidP="547F915B" w:rsidRDefault="00AE7CDE" w14:paraId="781B4E23"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Actualizando stock por venta</w:t>
            </w:r>
          </w:p>
        </w:tc>
      </w:tr>
      <w:tr w:rsidR="00887C6C" w:rsidTr="547F915B" w14:paraId="1124BDF7" w14:textId="77777777">
        <w:trPr>
          <w:cantSplit/>
          <w:jc w:val="center"/>
        </w:trPr>
        <w:tc>
          <w:tcPr>
            <w:tcW w:w="2300" w:type="dxa"/>
            <w:tcMar/>
          </w:tcPr>
          <w:p w:rsidR="00887C6C" w:rsidP="547F915B" w:rsidRDefault="00AE7CDE" w14:paraId="2ACF3164"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Módulo</w:t>
            </w:r>
          </w:p>
        </w:tc>
        <w:tc>
          <w:tcPr>
            <w:tcW w:w="7060" w:type="dxa"/>
            <w:tcMar/>
          </w:tcPr>
          <w:p w:rsidR="00887C6C" w:rsidP="547F915B" w:rsidRDefault="00AE7CDE" w14:paraId="492DE1E8"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Gestión de venta</w:t>
            </w:r>
          </w:p>
        </w:tc>
      </w:tr>
      <w:tr w:rsidR="00887C6C" w:rsidTr="547F915B" w14:paraId="315B4C66" w14:textId="77777777">
        <w:trPr>
          <w:cantSplit/>
          <w:jc w:val="center"/>
        </w:trPr>
        <w:tc>
          <w:tcPr>
            <w:tcW w:w="2300" w:type="dxa"/>
            <w:tcMar/>
          </w:tcPr>
          <w:p w:rsidR="00887C6C" w:rsidP="547F915B" w:rsidRDefault="00AE7CDE" w14:paraId="2C348F86"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Caso de uso</w:t>
            </w:r>
          </w:p>
        </w:tc>
        <w:tc>
          <w:tcPr>
            <w:tcW w:w="7060" w:type="dxa"/>
            <w:tcMar/>
          </w:tcPr>
          <w:p w:rsidR="00887C6C" w:rsidP="547F915B" w:rsidRDefault="00AE7CDE" w14:paraId="6C96FAA5"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CU-81</w:t>
            </w:r>
          </w:p>
        </w:tc>
      </w:tr>
      <w:tr w:rsidR="00887C6C" w:rsidTr="547F915B" w14:paraId="09C3A1BE" w14:textId="77777777">
        <w:trPr>
          <w:cantSplit/>
          <w:jc w:val="center"/>
        </w:trPr>
        <w:tc>
          <w:tcPr>
            <w:tcW w:w="2300" w:type="dxa"/>
            <w:tcMar/>
          </w:tcPr>
          <w:p w:rsidR="00887C6C" w:rsidP="547F915B" w:rsidRDefault="00AE7CDE" w14:paraId="35DF5648"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Descripción</w:t>
            </w:r>
          </w:p>
        </w:tc>
        <w:tc>
          <w:tcPr>
            <w:tcW w:w="7060" w:type="dxa"/>
            <w:tcMar/>
          </w:tcPr>
          <w:p w:rsidR="00887C6C" w:rsidP="547F915B" w:rsidRDefault="00AE7CDE" w14:paraId="28DC1AB7"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El sistema debe descontar automáticamente del stock actual de cada producto la cantidad vendida inmediatamente después de confirmar exitosamente la venta.</w:t>
            </w:r>
          </w:p>
        </w:tc>
      </w:tr>
      <w:tr w:rsidR="00887C6C" w:rsidTr="547F915B" w14:paraId="48EA27B5" w14:textId="77777777">
        <w:trPr>
          <w:cantSplit/>
          <w:jc w:val="center"/>
        </w:trPr>
        <w:tc>
          <w:tcPr>
            <w:tcW w:w="2300" w:type="dxa"/>
            <w:tcMar/>
          </w:tcPr>
          <w:p w:rsidR="00887C6C" w:rsidP="547F915B" w:rsidRDefault="00AE7CDE" w14:paraId="12512138"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Precondición</w:t>
            </w:r>
          </w:p>
        </w:tc>
        <w:tc>
          <w:tcPr>
            <w:tcW w:w="7060" w:type="dxa"/>
            <w:tcMar/>
          </w:tcPr>
          <w:p w:rsidR="00887C6C" w:rsidP="547F915B" w:rsidRDefault="00AE7CDE" w14:paraId="2F0D2632" w14:textId="43AE9691">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La venta se encuentra confirmada UR-69.</w:t>
            </w:r>
          </w:p>
        </w:tc>
      </w:tr>
      <w:tr w:rsidR="00887C6C" w:rsidTr="547F915B" w14:paraId="73D47805" w14:textId="77777777">
        <w:trPr>
          <w:cantSplit/>
          <w:jc w:val="center"/>
        </w:trPr>
        <w:tc>
          <w:tcPr>
            <w:tcW w:w="2300" w:type="dxa"/>
            <w:tcMar/>
          </w:tcPr>
          <w:p w:rsidR="00887C6C" w:rsidP="547F915B" w:rsidRDefault="00AE7CDE" w14:paraId="5A6CAB03"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Postcondición</w:t>
            </w:r>
          </w:p>
        </w:tc>
        <w:tc>
          <w:tcPr>
            <w:tcW w:w="7060" w:type="dxa"/>
            <w:tcMar/>
          </w:tcPr>
          <w:p w:rsidR="00887C6C" w:rsidP="547F915B" w:rsidRDefault="00AE7CDE" w14:paraId="11F9C1D7"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El inventario refleja inmediatamente la salida de stock generada por la venta.</w:t>
            </w:r>
          </w:p>
        </w:tc>
      </w:tr>
      <w:tr w:rsidR="00887C6C" w:rsidTr="547F915B" w14:paraId="303A599D" w14:textId="77777777">
        <w:trPr>
          <w:cantSplit/>
          <w:jc w:val="center"/>
        </w:trPr>
        <w:tc>
          <w:tcPr>
            <w:tcW w:w="2300" w:type="dxa"/>
            <w:tcMar/>
          </w:tcPr>
          <w:p w:rsidR="00887C6C" w:rsidP="547F915B" w:rsidRDefault="00AE7CDE" w14:paraId="659543CC" w14:textId="77777777">
            <w:pPr>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Reglas de negocio</w:t>
            </w:r>
          </w:p>
        </w:tc>
        <w:tc>
          <w:tcPr>
            <w:tcW w:w="7060" w:type="dxa"/>
            <w:tcMar/>
          </w:tcPr>
          <w:p w:rsidR="00887C6C" w:rsidP="547F915B" w:rsidRDefault="00AE7CDE" w14:paraId="218A6118"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 El stock solo se descuenta cuando la venta ha sido confirmada.</w:t>
            </w:r>
          </w:p>
          <w:p w:rsidR="00887C6C" w:rsidP="547F915B" w:rsidRDefault="00AE7CDE" w14:paraId="6D2DFFF7"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 Una venta no confirmada no genera movimiento de stock.</w:t>
            </w:r>
          </w:p>
        </w:tc>
      </w:tr>
    </w:tbl>
    <w:p w:rsidR="00887C6C" w:rsidRDefault="00AE7CDE" w14:paraId="552FFF22" w14:textId="77777777">
      <w:pPr>
        <w:spacing w:before="60" w:after="240" w:line="240" w:lineRule="auto"/>
        <w:jc w:val="center"/>
      </w:pPr>
      <w:r>
        <w:rPr>
          <w:rFonts w:ascii="Arial" w:hAnsi="Arial" w:eastAsia="Arial" w:cs="Arial"/>
          <w:i/>
          <w:iCs/>
          <w:sz w:val="18"/>
          <w:szCs w:val="18"/>
        </w:rPr>
        <w:t>Fuente: Elaborado por el equipo de proyecto a partir del backlog priorizado del Documento 0.</w:t>
      </w:r>
    </w:p>
    <w:p w:rsidR="00887C6C" w:rsidRDefault="00AE7CDE" w14:paraId="59793BF0" w14:textId="77777777">
      <w:pPr>
        <w:pStyle w:val="LeyendaTabla"/>
        <w:keepNext/>
        <w:spacing w:before="240"/>
      </w:pPr>
      <w:r>
        <w:t>Tabla 2.25: “Especificación UR-71 – Registrando movimiento de venta”.</w:t>
      </w:r>
    </w:p>
    <w:tbl>
      <w:tblPr>
        <w:tblW w:w="936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80" w:type="dxa"/>
          <w:right w:w="80" w:type="dxa"/>
        </w:tblCellMar>
        <w:tblLook w:val="04A0" w:firstRow="1" w:lastRow="0" w:firstColumn="1" w:lastColumn="0" w:noHBand="0" w:noVBand="1"/>
      </w:tblPr>
      <w:tblGrid>
        <w:gridCol w:w="2300"/>
        <w:gridCol w:w="7060"/>
      </w:tblGrid>
      <w:tr w:rsidR="00887C6C" w:rsidTr="547F915B" w14:paraId="00DF7865" w14:textId="77777777">
        <w:trPr>
          <w:cantSplit/>
          <w:jc w:val="center"/>
        </w:trPr>
        <w:tc>
          <w:tcPr>
            <w:tcW w:w="2300" w:type="dxa"/>
            <w:tcMar/>
          </w:tcPr>
          <w:p w:rsidR="00887C6C" w:rsidP="547F915B" w:rsidRDefault="00AE7CDE" w14:paraId="67DC4F8D"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Identificador</w:t>
            </w:r>
          </w:p>
        </w:tc>
        <w:tc>
          <w:tcPr>
            <w:tcW w:w="7060" w:type="dxa"/>
            <w:tcMar/>
          </w:tcPr>
          <w:p w:rsidR="00887C6C" w:rsidP="547F915B" w:rsidRDefault="00AE7CDE" w14:paraId="3958E360"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UR-71</w:t>
            </w:r>
          </w:p>
        </w:tc>
      </w:tr>
      <w:tr w:rsidR="00887C6C" w:rsidTr="547F915B" w14:paraId="05177704" w14:textId="77777777">
        <w:trPr>
          <w:cantSplit/>
          <w:jc w:val="center"/>
        </w:trPr>
        <w:tc>
          <w:tcPr>
            <w:tcW w:w="2300" w:type="dxa"/>
            <w:tcMar/>
          </w:tcPr>
          <w:p w:rsidR="00887C6C" w:rsidP="547F915B" w:rsidRDefault="00AE7CDE" w14:paraId="37031358"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Nombre</w:t>
            </w:r>
          </w:p>
        </w:tc>
        <w:tc>
          <w:tcPr>
            <w:tcW w:w="7060" w:type="dxa"/>
            <w:tcMar/>
          </w:tcPr>
          <w:p w:rsidR="00887C6C" w:rsidP="547F915B" w:rsidRDefault="00AE7CDE" w14:paraId="0C5E8173"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Registrando movimiento de venta</w:t>
            </w:r>
          </w:p>
        </w:tc>
      </w:tr>
      <w:tr w:rsidR="00887C6C" w:rsidTr="547F915B" w14:paraId="6D89B82F" w14:textId="77777777">
        <w:trPr>
          <w:cantSplit/>
          <w:jc w:val="center"/>
        </w:trPr>
        <w:tc>
          <w:tcPr>
            <w:tcW w:w="2300" w:type="dxa"/>
            <w:tcMar/>
          </w:tcPr>
          <w:p w:rsidR="00887C6C" w:rsidP="547F915B" w:rsidRDefault="00AE7CDE" w14:paraId="024B07F1"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Módulo</w:t>
            </w:r>
          </w:p>
        </w:tc>
        <w:tc>
          <w:tcPr>
            <w:tcW w:w="7060" w:type="dxa"/>
            <w:tcMar/>
          </w:tcPr>
          <w:p w:rsidR="00887C6C" w:rsidP="547F915B" w:rsidRDefault="00AE7CDE" w14:paraId="41C916C5"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Gestión de venta</w:t>
            </w:r>
          </w:p>
        </w:tc>
      </w:tr>
      <w:tr w:rsidR="00887C6C" w:rsidTr="547F915B" w14:paraId="3E828875" w14:textId="77777777">
        <w:trPr>
          <w:cantSplit/>
          <w:jc w:val="center"/>
        </w:trPr>
        <w:tc>
          <w:tcPr>
            <w:tcW w:w="2300" w:type="dxa"/>
            <w:tcMar/>
          </w:tcPr>
          <w:p w:rsidR="00887C6C" w:rsidP="547F915B" w:rsidRDefault="00AE7CDE" w14:paraId="4CB7904D"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Caso de uso</w:t>
            </w:r>
          </w:p>
        </w:tc>
        <w:tc>
          <w:tcPr>
            <w:tcW w:w="7060" w:type="dxa"/>
            <w:tcMar/>
          </w:tcPr>
          <w:p w:rsidR="00887C6C" w:rsidP="547F915B" w:rsidRDefault="00AE7CDE" w14:paraId="37457363"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CU-82</w:t>
            </w:r>
          </w:p>
        </w:tc>
      </w:tr>
      <w:tr w:rsidR="00887C6C" w:rsidTr="547F915B" w14:paraId="44C8C390" w14:textId="77777777">
        <w:trPr>
          <w:cantSplit/>
          <w:jc w:val="center"/>
        </w:trPr>
        <w:tc>
          <w:tcPr>
            <w:tcW w:w="2300" w:type="dxa"/>
            <w:tcMar/>
          </w:tcPr>
          <w:p w:rsidR="00887C6C" w:rsidP="547F915B" w:rsidRDefault="00AE7CDE" w14:paraId="50FF74A7"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Descripción</w:t>
            </w:r>
          </w:p>
        </w:tc>
        <w:tc>
          <w:tcPr>
            <w:tcW w:w="7060" w:type="dxa"/>
            <w:tcMar/>
          </w:tcPr>
          <w:p w:rsidR="00887C6C" w:rsidP="547F915B" w:rsidRDefault="00AE7CDE" w14:paraId="7C8CF7CB"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El sistema debe registrar en el historial de movimientos de inventario, por cada producto incluido en una venta confirmada, un movimiento de tipo “Venta” que contenga: identificador de la venta, fecha, hora, usuario responsable, SKU, cantidad vendida, stock anterior y stock resultante.</w:t>
            </w:r>
          </w:p>
        </w:tc>
      </w:tr>
      <w:tr w:rsidR="00887C6C" w:rsidTr="547F915B" w14:paraId="6AB5F033" w14:textId="77777777">
        <w:trPr>
          <w:cantSplit/>
          <w:jc w:val="center"/>
        </w:trPr>
        <w:tc>
          <w:tcPr>
            <w:tcW w:w="2300" w:type="dxa"/>
            <w:tcMar/>
          </w:tcPr>
          <w:p w:rsidR="00887C6C" w:rsidP="547F915B" w:rsidRDefault="00AE7CDE" w14:paraId="02E456F7"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Precondición</w:t>
            </w:r>
          </w:p>
        </w:tc>
        <w:tc>
          <w:tcPr>
            <w:tcW w:w="7060" w:type="dxa"/>
            <w:tcMar/>
          </w:tcPr>
          <w:p w:rsidR="00887C6C" w:rsidP="547F915B" w:rsidRDefault="00AE7CDE" w14:paraId="4D271896" w14:textId="5D36DC7C">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El stock del producto ha sido actualizado correctamente por la venta UR-70.</w:t>
            </w:r>
          </w:p>
        </w:tc>
      </w:tr>
      <w:tr w:rsidR="00887C6C" w:rsidTr="547F915B" w14:paraId="6A5CD4FD" w14:textId="77777777">
        <w:trPr>
          <w:cantSplit/>
          <w:jc w:val="center"/>
        </w:trPr>
        <w:tc>
          <w:tcPr>
            <w:tcW w:w="2300" w:type="dxa"/>
            <w:tcMar/>
          </w:tcPr>
          <w:p w:rsidR="00887C6C" w:rsidP="547F915B" w:rsidRDefault="00AE7CDE" w14:paraId="12CBC22B"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Postcondición</w:t>
            </w:r>
          </w:p>
        </w:tc>
        <w:tc>
          <w:tcPr>
            <w:tcW w:w="7060" w:type="dxa"/>
            <w:tcMar/>
          </w:tcPr>
          <w:p w:rsidR="00887C6C" w:rsidP="547F915B" w:rsidRDefault="00AE7CDE" w14:paraId="2EABC8A6"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La venta puede reconstruirse desde el historial de movimientos de inventario.</w:t>
            </w:r>
          </w:p>
        </w:tc>
      </w:tr>
      <w:tr w:rsidR="00887C6C" w:rsidTr="547F915B" w14:paraId="7E9ED66F" w14:textId="77777777">
        <w:trPr>
          <w:cantSplit/>
          <w:jc w:val="center"/>
        </w:trPr>
        <w:tc>
          <w:tcPr>
            <w:tcW w:w="2300" w:type="dxa"/>
            <w:tcMar/>
          </w:tcPr>
          <w:p w:rsidR="00887C6C" w:rsidP="547F915B" w:rsidRDefault="00AE7CDE" w14:paraId="046ED70F" w14:textId="77777777">
            <w:pPr>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Reglas de negocio</w:t>
            </w:r>
          </w:p>
        </w:tc>
        <w:tc>
          <w:tcPr>
            <w:tcW w:w="7060" w:type="dxa"/>
            <w:tcMar/>
          </w:tcPr>
          <w:p w:rsidR="00887C6C" w:rsidP="547F915B" w:rsidRDefault="00AE7CDE" w14:paraId="678B6696"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 Cada producto vendido genera su propio registro de movimiento de tipo “Venta”.</w:t>
            </w:r>
          </w:p>
          <w:p w:rsidR="00887C6C" w:rsidP="547F915B" w:rsidRDefault="00AE7CDE" w14:paraId="074A5311"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 El movimiento debe ser trazable de forma individual.</w:t>
            </w:r>
          </w:p>
        </w:tc>
      </w:tr>
    </w:tbl>
    <w:p w:rsidR="00887C6C" w:rsidRDefault="00AE7CDE" w14:paraId="1C6AF438" w14:textId="77777777">
      <w:pPr>
        <w:spacing w:before="60" w:after="240" w:line="240" w:lineRule="auto"/>
        <w:jc w:val="center"/>
      </w:pPr>
      <w:r>
        <w:rPr>
          <w:rFonts w:ascii="Arial" w:hAnsi="Arial" w:eastAsia="Arial" w:cs="Arial"/>
          <w:i/>
          <w:iCs/>
          <w:sz w:val="18"/>
          <w:szCs w:val="18"/>
        </w:rPr>
        <w:t>Fuente: Elaborado por el equipo de proyecto a partir del backlog priorizado del Documento 0.</w:t>
      </w:r>
    </w:p>
    <w:p w:rsidR="00887C6C" w:rsidRDefault="00AE7CDE" w14:paraId="19DD7961" w14:textId="77777777">
      <w:pPr>
        <w:pStyle w:val="LeyendaTabla"/>
        <w:keepNext/>
        <w:spacing w:before="240"/>
      </w:pPr>
      <w:r>
        <w:t>Tabla 2.26: “Especificación UR-72 – Emitiendo comprobante de venta”.</w:t>
      </w:r>
    </w:p>
    <w:tbl>
      <w:tblPr>
        <w:tblW w:w="936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80" w:type="dxa"/>
          <w:right w:w="80" w:type="dxa"/>
        </w:tblCellMar>
        <w:tblLook w:val="04A0" w:firstRow="1" w:lastRow="0" w:firstColumn="1" w:lastColumn="0" w:noHBand="0" w:noVBand="1"/>
      </w:tblPr>
      <w:tblGrid>
        <w:gridCol w:w="2300"/>
        <w:gridCol w:w="7060"/>
      </w:tblGrid>
      <w:tr w:rsidR="00887C6C" w:rsidTr="547F915B" w14:paraId="15F0E9A6" w14:textId="77777777">
        <w:trPr>
          <w:cantSplit/>
          <w:jc w:val="center"/>
        </w:trPr>
        <w:tc>
          <w:tcPr>
            <w:tcW w:w="2300" w:type="dxa"/>
            <w:tcMar/>
          </w:tcPr>
          <w:p w:rsidR="00887C6C" w:rsidP="547F915B" w:rsidRDefault="00AE7CDE" w14:paraId="35990905"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Identificador</w:t>
            </w:r>
          </w:p>
        </w:tc>
        <w:tc>
          <w:tcPr>
            <w:tcW w:w="7060" w:type="dxa"/>
            <w:tcMar/>
          </w:tcPr>
          <w:p w:rsidR="00887C6C" w:rsidP="547F915B" w:rsidRDefault="00AE7CDE" w14:paraId="41CCCA54"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UR-72</w:t>
            </w:r>
          </w:p>
        </w:tc>
      </w:tr>
      <w:tr w:rsidR="00887C6C" w:rsidTr="547F915B" w14:paraId="326F4EE9" w14:textId="77777777">
        <w:trPr>
          <w:cantSplit/>
          <w:jc w:val="center"/>
        </w:trPr>
        <w:tc>
          <w:tcPr>
            <w:tcW w:w="2300" w:type="dxa"/>
            <w:tcMar/>
          </w:tcPr>
          <w:p w:rsidR="00887C6C" w:rsidP="547F915B" w:rsidRDefault="00AE7CDE" w14:paraId="611ADF63"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Nombre</w:t>
            </w:r>
          </w:p>
        </w:tc>
        <w:tc>
          <w:tcPr>
            <w:tcW w:w="7060" w:type="dxa"/>
            <w:tcMar/>
          </w:tcPr>
          <w:p w:rsidR="00887C6C" w:rsidP="547F915B" w:rsidRDefault="00AE7CDE" w14:paraId="135EDFB2"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Emitiendo comprobante de venta</w:t>
            </w:r>
          </w:p>
        </w:tc>
      </w:tr>
      <w:tr w:rsidR="00887C6C" w:rsidTr="547F915B" w14:paraId="6B137320" w14:textId="77777777">
        <w:trPr>
          <w:cantSplit/>
          <w:jc w:val="center"/>
        </w:trPr>
        <w:tc>
          <w:tcPr>
            <w:tcW w:w="2300" w:type="dxa"/>
            <w:tcMar/>
          </w:tcPr>
          <w:p w:rsidR="00887C6C" w:rsidP="547F915B" w:rsidRDefault="00AE7CDE" w14:paraId="30D164FD"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Módulo</w:t>
            </w:r>
          </w:p>
        </w:tc>
        <w:tc>
          <w:tcPr>
            <w:tcW w:w="7060" w:type="dxa"/>
            <w:tcMar/>
          </w:tcPr>
          <w:p w:rsidR="00887C6C" w:rsidP="547F915B" w:rsidRDefault="00AE7CDE" w14:paraId="0D89361B"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Gestión de venta</w:t>
            </w:r>
          </w:p>
        </w:tc>
      </w:tr>
      <w:tr w:rsidR="00887C6C" w:rsidTr="547F915B" w14:paraId="1B99791C" w14:textId="77777777">
        <w:trPr>
          <w:cantSplit/>
          <w:jc w:val="center"/>
        </w:trPr>
        <w:tc>
          <w:tcPr>
            <w:tcW w:w="2300" w:type="dxa"/>
            <w:tcMar/>
          </w:tcPr>
          <w:p w:rsidR="00887C6C" w:rsidP="547F915B" w:rsidRDefault="00AE7CDE" w14:paraId="3B0A9378"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Caso de uso</w:t>
            </w:r>
          </w:p>
        </w:tc>
        <w:tc>
          <w:tcPr>
            <w:tcW w:w="7060" w:type="dxa"/>
            <w:tcMar/>
          </w:tcPr>
          <w:p w:rsidR="00887C6C" w:rsidP="547F915B" w:rsidRDefault="00AE7CDE" w14:paraId="3BB8AD86"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CU-83</w:t>
            </w:r>
          </w:p>
        </w:tc>
      </w:tr>
      <w:tr w:rsidR="00887C6C" w:rsidTr="547F915B" w14:paraId="1948A1B4" w14:textId="77777777">
        <w:trPr>
          <w:cantSplit/>
          <w:jc w:val="center"/>
        </w:trPr>
        <w:tc>
          <w:tcPr>
            <w:tcW w:w="2300" w:type="dxa"/>
            <w:tcMar/>
          </w:tcPr>
          <w:p w:rsidR="00887C6C" w:rsidP="547F915B" w:rsidRDefault="00AE7CDE" w14:paraId="5963C939"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Descripción</w:t>
            </w:r>
          </w:p>
        </w:tc>
        <w:tc>
          <w:tcPr>
            <w:tcW w:w="7060" w:type="dxa"/>
            <w:tcMar/>
          </w:tcPr>
          <w:p w:rsidR="00887C6C" w:rsidP="547F915B" w:rsidRDefault="00AE7CDE" w14:paraId="714B1F12"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El sistema debe generar, al finalizar una venta confirmada, un comprobante que contenga como mínimo: identificador de la venta, fecha y hora, usuario responsable, detalle de productos, cantidades, precio unitario, subtotal por ítem, total de la venta y medio de pago utilizado.</w:t>
            </w:r>
          </w:p>
        </w:tc>
      </w:tr>
      <w:tr w:rsidR="00887C6C" w:rsidTr="547F915B" w14:paraId="78951D90" w14:textId="77777777">
        <w:trPr>
          <w:cantSplit/>
          <w:jc w:val="center"/>
        </w:trPr>
        <w:tc>
          <w:tcPr>
            <w:tcW w:w="2300" w:type="dxa"/>
            <w:tcMar/>
          </w:tcPr>
          <w:p w:rsidR="00887C6C" w:rsidP="547F915B" w:rsidRDefault="00AE7CDE" w14:paraId="5EF73802"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Precondición</w:t>
            </w:r>
          </w:p>
        </w:tc>
        <w:tc>
          <w:tcPr>
            <w:tcW w:w="7060" w:type="dxa"/>
            <w:tcMar/>
          </w:tcPr>
          <w:p w:rsidR="00887C6C" w:rsidP="547F915B" w:rsidRDefault="00AE7CDE" w14:paraId="72C4B1A2" w14:textId="0F151276">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La venta se encuentra confirmada UR-69.</w:t>
            </w:r>
          </w:p>
        </w:tc>
      </w:tr>
      <w:tr w:rsidR="00887C6C" w:rsidTr="547F915B" w14:paraId="6291B056" w14:textId="77777777">
        <w:trPr>
          <w:cantSplit/>
          <w:jc w:val="center"/>
        </w:trPr>
        <w:tc>
          <w:tcPr>
            <w:tcW w:w="2300" w:type="dxa"/>
            <w:tcMar/>
          </w:tcPr>
          <w:p w:rsidR="00887C6C" w:rsidP="547F915B" w:rsidRDefault="00AE7CDE" w14:paraId="3B6CCBFD"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Postcondición</w:t>
            </w:r>
          </w:p>
        </w:tc>
        <w:tc>
          <w:tcPr>
            <w:tcW w:w="7060" w:type="dxa"/>
            <w:tcMar/>
          </w:tcPr>
          <w:p w:rsidR="00887C6C" w:rsidP="547F915B" w:rsidRDefault="00AE7CDE" w14:paraId="18D56F24"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Existe evidencia de la transacción, disponible para su impresión o visualización.</w:t>
            </w:r>
          </w:p>
        </w:tc>
      </w:tr>
      <w:tr w:rsidR="00887C6C" w:rsidTr="547F915B" w14:paraId="2ECB8CF4" w14:textId="77777777">
        <w:trPr>
          <w:cantSplit/>
          <w:jc w:val="center"/>
        </w:trPr>
        <w:tc>
          <w:tcPr>
            <w:tcW w:w="2300" w:type="dxa"/>
            <w:tcMar/>
          </w:tcPr>
          <w:p w:rsidR="00887C6C" w:rsidP="547F915B" w:rsidRDefault="00AE7CDE" w14:paraId="7ACDF387" w14:textId="77777777">
            <w:pPr>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Reglas de negocio</w:t>
            </w:r>
          </w:p>
        </w:tc>
        <w:tc>
          <w:tcPr>
            <w:tcW w:w="7060" w:type="dxa"/>
            <w:tcMar/>
          </w:tcPr>
          <w:p w:rsidR="00887C6C" w:rsidP="547F915B" w:rsidRDefault="00AE7CDE" w14:paraId="73E49934"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 El comprobante se genera automáticamente al confirmar la venta, sin requerir una acción adicional del Cajero.</w:t>
            </w:r>
          </w:p>
        </w:tc>
      </w:tr>
    </w:tbl>
    <w:p w:rsidR="00887C6C" w:rsidRDefault="00AE7CDE" w14:paraId="783DC996" w14:textId="77777777">
      <w:pPr>
        <w:spacing w:before="60" w:after="240" w:line="240" w:lineRule="auto"/>
        <w:jc w:val="center"/>
      </w:pPr>
      <w:r>
        <w:rPr>
          <w:rFonts w:ascii="Arial" w:hAnsi="Arial" w:eastAsia="Arial" w:cs="Arial"/>
          <w:i/>
          <w:iCs/>
          <w:sz w:val="18"/>
          <w:szCs w:val="18"/>
        </w:rPr>
        <w:t>Fuente: Elaborado por el equipo de proyecto a partir del backlog priorizado del Documento 0.</w:t>
      </w:r>
    </w:p>
    <w:p w:rsidR="00887C6C" w:rsidRDefault="00AE7CDE" w14:paraId="6B0D3BBB" w14:textId="77777777">
      <w:pPr>
        <w:keepNext/>
        <w:spacing w:before="240" w:after="200" w:line="276" w:lineRule="auto"/>
        <w:outlineLvl w:val="1"/>
      </w:pPr>
      <w:r>
        <w:rPr>
          <w:rFonts w:ascii="Arial" w:hAnsi="Arial" w:eastAsia="Arial" w:cs="Arial"/>
          <w:b/>
          <w:bCs/>
          <w:sz w:val="28"/>
          <w:szCs w:val="28"/>
        </w:rPr>
        <w:t>2.6 Diagramas de casos de uso</w:t>
      </w:r>
    </w:p>
    <w:p w:rsidR="00887C6C" w:rsidRDefault="00AE7CDE" w14:paraId="3A6B3EF2" w14:textId="56E94AF2">
      <w:pPr>
        <w:spacing w:line="360" w:lineRule="auto"/>
        <w:jc w:val="both"/>
      </w:pPr>
      <w:r w:rsidRPr="44B864DA">
        <w:rPr>
          <w:rFonts w:ascii="Arial" w:hAnsi="Arial" w:eastAsia="Arial" w:cs="Arial"/>
        </w:rPr>
        <w:t>A continuación, se presentan los diagramas de casos de uso de los 22 requerimientos funcionales del incremento</w:t>
      </w:r>
      <w:r w:rsidRPr="44B864DA" w:rsidR="00780A7B">
        <w:rPr>
          <w:rFonts w:ascii="Arial" w:hAnsi="Arial" w:eastAsia="Arial" w:cs="Arial"/>
        </w:rPr>
        <w:t xml:space="preserve">, </w:t>
      </w:r>
      <w:r w:rsidRPr="44B864DA">
        <w:rPr>
          <w:rFonts w:ascii="Arial" w:hAnsi="Arial" w:eastAsia="Arial" w:cs="Arial"/>
        </w:rPr>
        <w:t>CU-62 a CU-83</w:t>
      </w:r>
      <w:r w:rsidRPr="44B864DA" w:rsidR="009253EB">
        <w:rPr>
          <w:rFonts w:ascii="Arial" w:hAnsi="Arial" w:eastAsia="Arial" w:cs="Arial"/>
        </w:rPr>
        <w:t>,</w:t>
      </w:r>
      <w:r w:rsidRPr="44B864DA">
        <w:rPr>
          <w:rFonts w:ascii="Arial" w:hAnsi="Arial" w:eastAsia="Arial" w:cs="Arial"/>
        </w:rPr>
        <w:t xml:space="preserve"> uno por cada caso de uso </w:t>
      </w:r>
      <w:r w:rsidRPr="44B864DA" w:rsidR="00780A7B">
        <w:rPr>
          <w:rFonts w:ascii="Arial" w:hAnsi="Arial" w:eastAsia="Arial" w:cs="Arial"/>
        </w:rPr>
        <w:t xml:space="preserve">visto en las </w:t>
      </w:r>
      <w:r w:rsidRPr="44B864DA">
        <w:rPr>
          <w:rFonts w:ascii="Arial" w:hAnsi="Arial" w:eastAsia="Arial" w:cs="Arial"/>
        </w:rPr>
        <w:t xml:space="preserve">Figuras 2.1 </w:t>
      </w:r>
      <w:r w:rsidRPr="44B864DA" w:rsidR="00780A7B">
        <w:rPr>
          <w:rFonts w:ascii="Arial" w:hAnsi="Arial" w:eastAsia="Arial" w:cs="Arial"/>
        </w:rPr>
        <w:t>hasta la Figura</w:t>
      </w:r>
      <w:r w:rsidRPr="44B864DA">
        <w:rPr>
          <w:rFonts w:ascii="Arial" w:hAnsi="Arial" w:eastAsia="Arial" w:cs="Arial"/>
        </w:rPr>
        <w:t xml:space="preserve"> 2.22</w:t>
      </w:r>
      <w:r w:rsidRPr="44B864DA" w:rsidR="009253EB">
        <w:rPr>
          <w:rFonts w:ascii="Arial" w:hAnsi="Arial" w:eastAsia="Arial" w:cs="Arial"/>
        </w:rPr>
        <w:t>.</w:t>
      </w:r>
      <w:r w:rsidRPr="44B864DA">
        <w:rPr>
          <w:rFonts w:ascii="Arial" w:hAnsi="Arial" w:eastAsia="Arial" w:cs="Arial"/>
        </w:rPr>
        <w:t xml:space="preserve"> Cada diagrama muestra los actores que participan y el caso de uso dentro del límite del sistema. A continuación de cada figura se explica el propósito del caso de uso, sus condiciones de ejecución y el resultado que entrega, de acuerdo con la especificación UR–ESA de la sección 2.5.</w:t>
      </w:r>
    </w:p>
    <w:p w:rsidR="00887C6C" w:rsidRDefault="00AE7CDE" w14:paraId="5DAB6C7B" w14:textId="4565A9F9">
      <w:pPr>
        <w:keepNext w:val="1"/>
        <w:spacing w:before="120" w:after="0"/>
        <w:jc w:val="center"/>
      </w:pPr>
    </w:p>
    <w:p w:rsidR="00887C6C" w:rsidRDefault="00AE7CDE" w14:paraId="5DB44B4F" w14:textId="77777777">
      <w:pPr>
        <w:pStyle w:val="LeyendaFigura"/>
        <w:keepNext w:val="1"/>
        <w:spacing w:before="60"/>
      </w:pPr>
      <w:r w:rsidR="61AF1559">
        <w:rPr/>
        <w:t>Figura 2.1: “Diagrama de caso de uso CU-62 – Exportando lista de ítems válidos (UR-25)”.</w:t>
      </w:r>
    </w:p>
    <w:p w:rsidR="6D7D463E" w:rsidP="547F915B" w:rsidRDefault="6D7D463E" w14:paraId="2B75AF54" w14:textId="5F831794">
      <w:pPr>
        <w:pStyle w:val="Normal"/>
        <w:keepNext w:val="1"/>
      </w:pPr>
      <w:r w:rsidR="6D7D463E">
        <w:drawing>
          <wp:inline wp14:editId="07817E1C" wp14:anchorId="64824EB2">
            <wp:extent cx="5943600" cy="2800218"/>
            <wp:effectExtent l="0" t="0" r="0" b="0"/>
            <wp:docPr id="895111683" name="Imagen 99000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90001" name="inc3_new_1.png"/>
                    <pic:cNvPicPr/>
                  </pic:nvPicPr>
                  <pic:blipFill>
                    <a:blip xmlns:r="http://schemas.openxmlformats.org/officeDocument/2006/relationships" r:embed="rId7"/>
                    <a:stretch>
                      <a:fillRect/>
                    </a:stretch>
                  </pic:blipFill>
                  <pic:spPr>
                    <a:xfrm>
                      <a:off x="0" y="0"/>
                      <a:ext cx="5943600" cy="2800218"/>
                    </a:xfrm>
                    <a:prstGeom prst="rect">
                      <a:avLst/>
                    </a:prstGeom>
                  </pic:spPr>
                </pic:pic>
              </a:graphicData>
            </a:graphic>
          </wp:inline>
        </w:drawing>
      </w:r>
    </w:p>
    <w:p w:rsidR="00887C6C" w:rsidRDefault="00AE7CDE" w14:paraId="0472B6AB" w14:textId="77777777">
      <w:pPr>
        <w:spacing w:before="60" w:after="240" w:line="240" w:lineRule="auto"/>
        <w:jc w:val="center"/>
      </w:pPr>
      <w:r>
        <w:rPr>
          <w:rFonts w:ascii="Arial" w:hAnsi="Arial" w:eastAsia="Arial" w:cs="Arial"/>
          <w:i/>
          <w:iCs/>
          <w:sz w:val="18"/>
          <w:szCs w:val="18"/>
        </w:rPr>
        <w:t>Fuente: Elaborado por el equipo de proyecto a partir de la especificación UR–ESA del Incremento 3.</w:t>
      </w:r>
    </w:p>
    <w:p w:rsidR="00887C6C" w:rsidRDefault="00AE7CDE" w14:paraId="0E1F6E10" w14:textId="42CE63C6">
      <w:pPr>
        <w:spacing w:before="60" w:after="240" w:line="360" w:lineRule="auto"/>
        <w:jc w:val="both"/>
      </w:pPr>
      <w:r>
        <w:rPr>
          <w:rFonts w:ascii="Arial" w:hAnsi="Arial" w:eastAsia="Arial" w:cs="Arial"/>
        </w:rPr>
        <w:t>Este caso de uso representa la generación de la lista de ítems válidos al finalizar el procesamiento de una factura, en el que participan el Administrador y el Bodeguero. Para ejecutarlo, el procesamiento de la factura debe haber finalizado y debe existir al menos un ítem en estado Válido. El sistema separa esos ítems y construye una lista que contiene únicamente las columnas SKU y cantidad, excluyendo los ítems observados o no procesados. La lista queda disponible en pantalla y lista para exportarse en formato Excel</w:t>
      </w:r>
      <w:r w:rsidR="00780A7B">
        <w:rPr>
          <w:rFonts w:ascii="Arial" w:hAnsi="Arial" w:eastAsia="Arial" w:cs="Arial"/>
        </w:rPr>
        <w:t xml:space="preserve">, </w:t>
      </w:r>
      <w:r>
        <w:rPr>
          <w:rFonts w:ascii="Arial" w:hAnsi="Arial" w:eastAsia="Arial" w:cs="Arial"/>
        </w:rPr>
        <w:t>CU-63 o CSV</w:t>
      </w:r>
      <w:r w:rsidR="00780A7B">
        <w:rPr>
          <w:rFonts w:ascii="Arial" w:hAnsi="Arial" w:eastAsia="Arial" w:cs="Arial"/>
        </w:rPr>
        <w:t xml:space="preserve">, </w:t>
      </w:r>
      <w:r>
        <w:rPr>
          <w:rFonts w:ascii="Arial" w:hAnsi="Arial" w:eastAsia="Arial" w:cs="Arial"/>
        </w:rPr>
        <w:t>CU-64</w:t>
      </w:r>
      <w:r w:rsidR="009253EB">
        <w:rPr>
          <w:rFonts w:ascii="Arial" w:hAnsi="Arial" w:eastAsia="Arial" w:cs="Arial"/>
        </w:rPr>
        <w:t>.</w:t>
      </w:r>
      <w:r>
        <w:rPr>
          <w:rFonts w:ascii="Arial" w:hAnsi="Arial" w:eastAsia="Arial" w:cs="Arial"/>
        </w:rPr>
        <w:t xml:space="preserve"> En el diagrama, el Administrador y el Bodeguero se asocian directamente con el caso de uso porque son los perfiles que procesan facturas de compra; el Cajero no participa, ya que no tiene acceso al módulo de facturas. Su especificación corresponde a la Tabla 2.5, su flujo detallado a la Tabla 2.27 y a la Figura 2.23, y su interacción entre capas al diagrama de secuencia de la Figura 4.3.</w:t>
      </w:r>
    </w:p>
    <w:p w:rsidR="00887C6C" w:rsidP="5CE3DB99" w:rsidRDefault="00AE7CDE" w14:paraId="02EB378F" w14:textId="53E259E5">
      <w:pPr>
        <w:keepNext w:val="1"/>
        <w:spacing w:before="120" w:after="0"/>
        <w:jc w:val="center"/>
      </w:pPr>
    </w:p>
    <w:p w:rsidR="00887C6C" w:rsidRDefault="00AE7CDE" w14:paraId="2860D2D8" w14:textId="77777777">
      <w:pPr>
        <w:pStyle w:val="LeyendaFigura"/>
        <w:keepNext w:val="1"/>
        <w:spacing w:before="60"/>
      </w:pPr>
      <w:r w:rsidR="61AF1559">
        <w:rPr/>
        <w:t>Figura 2.2: “Diagrama de caso de uso CU-63 – Exportando ítems a Excel (UR-29)”.</w:t>
      </w:r>
    </w:p>
    <w:p w:rsidR="2171982D" w:rsidP="547F915B" w:rsidRDefault="2171982D" w14:paraId="0E8BAE93" w14:textId="744AE02F">
      <w:pPr>
        <w:pStyle w:val="Normal"/>
        <w:keepNext w:val="1"/>
      </w:pPr>
      <w:r w:rsidR="2171982D">
        <w:drawing>
          <wp:inline wp14:editId="4A99BCA1" wp14:anchorId="0A00B55E">
            <wp:extent cx="5943600" cy="2800350"/>
            <wp:effectExtent l="0" t="0" r="0" b="0"/>
            <wp:docPr id="205079435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9021430" name="Picture 179021430"/>
                    <pic:cNvPicPr/>
                  </pic:nvPicPr>
                  <pic:blipFill>
                    <a:blip xmlns:r="http://schemas.openxmlformats.org/officeDocument/2006/relationships" r:embed="rId8">
                      <a:extLst>
                        <a:ext uri="{28A0092B-C50C-407E-A947-70E740481C1C}">
                          <a14:useLocalDpi xmlns:a14="http://schemas.microsoft.com/office/drawing/2010/main"/>
                        </a:ext>
                      </a:extLst>
                    </a:blip>
                    <a:stretch>
                      <a:fillRect/>
                    </a:stretch>
                  </pic:blipFill>
                  <pic:spPr>
                    <a:xfrm>
                      <a:off x="0" y="0"/>
                      <a:ext cx="5943600" cy="2800350"/>
                    </a:xfrm>
                    <a:prstGeom prst="rect">
                      <a:avLst/>
                    </a:prstGeom>
                  </pic:spPr>
                </pic:pic>
              </a:graphicData>
            </a:graphic>
          </wp:inline>
        </w:drawing>
      </w:r>
    </w:p>
    <w:p w:rsidR="00887C6C" w:rsidRDefault="00AE7CDE" w14:paraId="472B8B93" w14:textId="77777777">
      <w:pPr>
        <w:spacing w:before="60" w:after="240" w:line="240" w:lineRule="auto"/>
        <w:jc w:val="center"/>
      </w:pPr>
      <w:r>
        <w:rPr>
          <w:rFonts w:ascii="Arial" w:hAnsi="Arial" w:eastAsia="Arial" w:cs="Arial"/>
          <w:i/>
          <w:iCs/>
          <w:sz w:val="18"/>
          <w:szCs w:val="18"/>
        </w:rPr>
        <w:t>Fuente: Elaborado por el equipo de proyecto a partir de la especificación UR–ESA del Incremento 3.</w:t>
      </w:r>
    </w:p>
    <w:p w:rsidR="00887C6C" w:rsidRDefault="00AE7CDE" w14:paraId="749443FC" w14:textId="4D65ACFE">
      <w:pPr>
        <w:spacing w:before="60" w:after="240" w:line="360" w:lineRule="auto"/>
        <w:jc w:val="both"/>
      </w:pPr>
      <w:r>
        <w:rPr>
          <w:rFonts w:ascii="Arial" w:hAnsi="Arial" w:eastAsia="Arial" w:cs="Arial"/>
        </w:rPr>
        <w:t>Este caso de uso corresponde a la exportación a Excel de la lista de ítems válidos de una factura, realizada por el Administrador o el Bodeguero. Requiere que la lista haya sido generada previamente</w:t>
      </w:r>
      <w:r w:rsidR="00780A7B">
        <w:rPr>
          <w:rFonts w:ascii="Arial" w:hAnsi="Arial" w:eastAsia="Arial" w:cs="Arial"/>
        </w:rPr>
        <w:t xml:space="preserve">, </w:t>
      </w:r>
      <w:r>
        <w:rPr>
          <w:rFonts w:ascii="Arial" w:hAnsi="Arial" w:eastAsia="Arial" w:cs="Arial"/>
        </w:rPr>
        <w:t>CU-62</w:t>
      </w:r>
      <w:r w:rsidR="009253EB">
        <w:rPr>
          <w:rFonts w:ascii="Arial" w:hAnsi="Arial" w:eastAsia="Arial" w:cs="Arial"/>
        </w:rPr>
        <w:t>.</w:t>
      </w:r>
      <w:r>
        <w:rPr>
          <w:rFonts w:ascii="Arial" w:hAnsi="Arial" w:eastAsia="Arial" w:cs="Arial"/>
        </w:rPr>
        <w:t xml:space="preserve"> El sistema genera un archivo con extensión .xlsx cuyas columnas son exactamente SKU y cantidad, en ese orden, y lo entrega para su descarga. La operación queda registrada en la bitácora de auditoría</w:t>
      </w:r>
      <w:r w:rsidR="00780A7B">
        <w:rPr>
          <w:rFonts w:ascii="Arial" w:hAnsi="Arial" w:eastAsia="Arial" w:cs="Arial"/>
        </w:rPr>
        <w:t xml:space="preserve">, </w:t>
      </w:r>
      <w:r>
        <w:rPr>
          <w:rFonts w:ascii="Arial" w:hAnsi="Arial" w:eastAsia="Arial" w:cs="Arial"/>
        </w:rPr>
        <w:t>CU-66 y, si ocurre un error al generar el archivo, el sistema lo informa sin cerrar la ventana y registra igualmente la operación fallida. El diagrama mantiene los mismos actores del CU-62, ya que la exportación es la continuación del procesamiento de la factura y la realizan los mismos perfiles. Su especificación corresponde a la Tabla 2.6, su flujo detallado a la Tabla 2.28 y a la Figura 2.24, y su interacción entre capas al diagrama de secuencia de la Figura 4.4.</w:t>
      </w:r>
    </w:p>
    <w:p w:rsidR="00887C6C" w:rsidP="5CE3DB99" w:rsidRDefault="00AE7CDE" w14:paraId="6A05A809" w14:textId="2BD2C539">
      <w:pPr>
        <w:keepNext w:val="1"/>
        <w:spacing w:before="120" w:after="0"/>
        <w:jc w:val="center"/>
      </w:pPr>
    </w:p>
    <w:p w:rsidR="00887C6C" w:rsidRDefault="00AE7CDE" w14:paraId="56D56B85" w14:textId="77777777">
      <w:pPr>
        <w:pStyle w:val="LeyendaFigura"/>
        <w:keepNext w:val="1"/>
        <w:spacing w:before="60"/>
      </w:pPr>
      <w:r w:rsidR="61AF1559">
        <w:rPr/>
        <w:t>Figura 2.3: “Diagrama de caso de uso CU-64 – Exportando ítems a CSV (UR-30)”.</w:t>
      </w:r>
    </w:p>
    <w:p w:rsidR="664396A5" w:rsidP="547F915B" w:rsidRDefault="664396A5" w14:paraId="78E3C4A2" w14:textId="3BE5071F">
      <w:pPr>
        <w:pStyle w:val="Normal"/>
        <w:keepNext w:val="1"/>
      </w:pPr>
      <w:r w:rsidR="664396A5">
        <w:drawing>
          <wp:inline wp14:editId="053929AF" wp14:anchorId="2F93AAB9">
            <wp:extent cx="5943600" cy="2800350"/>
            <wp:effectExtent l="0" t="0" r="0" b="0"/>
            <wp:docPr id="17314901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16531075" name="Picture 716531075"/>
                    <pic:cNvPicPr/>
                  </pic:nvPicPr>
                  <pic:blipFill>
                    <a:blip xmlns:r="http://schemas.openxmlformats.org/officeDocument/2006/relationships" r:embed="rId9">
                      <a:extLst>
                        <a:ext uri="{28A0092B-C50C-407E-A947-70E740481C1C}">
                          <a14:useLocalDpi xmlns:a14="http://schemas.microsoft.com/office/drawing/2010/main"/>
                        </a:ext>
                      </a:extLst>
                    </a:blip>
                    <a:stretch>
                      <a:fillRect/>
                    </a:stretch>
                  </pic:blipFill>
                  <pic:spPr>
                    <a:xfrm>
                      <a:off x="0" y="0"/>
                      <a:ext cx="5943600" cy="2800350"/>
                    </a:xfrm>
                    <a:prstGeom prst="rect">
                      <a:avLst/>
                    </a:prstGeom>
                  </pic:spPr>
                </pic:pic>
              </a:graphicData>
            </a:graphic>
          </wp:inline>
        </w:drawing>
      </w:r>
    </w:p>
    <w:p w:rsidR="00887C6C" w:rsidRDefault="00AE7CDE" w14:paraId="7170FCC3" w14:textId="77777777">
      <w:pPr>
        <w:spacing w:before="60" w:after="240" w:line="240" w:lineRule="auto"/>
        <w:jc w:val="center"/>
      </w:pPr>
      <w:r>
        <w:rPr>
          <w:rFonts w:ascii="Arial" w:hAnsi="Arial" w:eastAsia="Arial" w:cs="Arial"/>
          <w:i/>
          <w:iCs/>
          <w:sz w:val="18"/>
          <w:szCs w:val="18"/>
        </w:rPr>
        <w:t>Fuente: Elaborado por el equipo de proyecto a partir de la especificación UR–ESA del Incremento 3.</w:t>
      </w:r>
    </w:p>
    <w:p w:rsidR="00887C6C" w:rsidRDefault="00AE7CDE" w14:paraId="2605AF22" w14:textId="77777777">
      <w:pPr>
        <w:spacing w:before="60" w:after="240" w:line="360" w:lineRule="auto"/>
        <w:jc w:val="both"/>
      </w:pPr>
      <w:r>
        <w:rPr>
          <w:rFonts w:ascii="Arial" w:hAnsi="Arial" w:eastAsia="Arial" w:cs="Arial"/>
        </w:rPr>
        <w:t>Este caso de uso representa la exportación de la lista de ítems válidos en formato CSV y es equivalente al anterior en actores y precondición. El archivo generado incluye una fila de encabezado con los nombres de las columnas y los valores SKU y cantidad de cada fila separados por coma. Al igual que en la exportación a Excel, la operación se registra en la bitácora de auditoría, tanto si finaliza correctamente como si falla. El diagrama es análogo al del CU-63: ambos casos de uso comparten actores y precondición y se diferencian únicamente en el formato del archivo generado, lo que permite elegir el formato según el uso posterior del archivo. Su especificación corresponde a la Tabla 2.7, su flujo detallado a la Tabla 2.29 y a la Figura 2.25, y su interacción entre capas al diagrama de secuencia de la Figura 4.5.</w:t>
      </w:r>
    </w:p>
    <w:p w:rsidR="00887C6C" w:rsidP="5CE3DB99" w:rsidRDefault="00AE7CDE" w14:paraId="5A39BBE3" w14:textId="4822623A">
      <w:pPr>
        <w:keepNext w:val="1"/>
        <w:spacing w:before="120" w:after="0"/>
        <w:jc w:val="center"/>
      </w:pPr>
    </w:p>
    <w:p w:rsidR="00887C6C" w:rsidRDefault="00AE7CDE" w14:paraId="267050D7" w14:textId="77777777">
      <w:pPr>
        <w:pStyle w:val="LeyendaFigura"/>
        <w:keepNext w:val="1"/>
        <w:spacing w:before="60"/>
      </w:pPr>
      <w:r w:rsidR="61AF1559">
        <w:rPr/>
        <w:t>Figura 2.4: “Diagrama de caso de uso CU-65 – Descargando plantilla de importación (UR-36)”.</w:t>
      </w:r>
    </w:p>
    <w:p w:rsidR="77F79E6A" w:rsidP="547F915B" w:rsidRDefault="77F79E6A" w14:paraId="0730B90F" w14:textId="55AC30C8">
      <w:pPr>
        <w:pStyle w:val="Normal"/>
        <w:keepNext w:val="1"/>
      </w:pPr>
      <w:r w:rsidR="77F79E6A">
        <w:drawing>
          <wp:inline wp14:editId="789982DA" wp14:anchorId="3002F863">
            <wp:extent cx="5943600" cy="2800350"/>
            <wp:effectExtent l="0" t="0" r="0" b="0"/>
            <wp:docPr id="153166828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98045821" name="Picture 2098045821"/>
                    <pic:cNvPicPr/>
                  </pic:nvPicPr>
                  <pic:blipFill>
                    <a:blip xmlns:r="http://schemas.openxmlformats.org/officeDocument/2006/relationships" r:embed="rId10">
                      <a:extLst>
                        <a:ext uri="{28A0092B-C50C-407E-A947-70E740481C1C}">
                          <a14:useLocalDpi xmlns:a14="http://schemas.microsoft.com/office/drawing/2010/main"/>
                        </a:ext>
                      </a:extLst>
                    </a:blip>
                    <a:stretch>
                      <a:fillRect/>
                    </a:stretch>
                  </pic:blipFill>
                  <pic:spPr>
                    <a:xfrm>
                      <a:off x="0" y="0"/>
                      <a:ext cx="5943600" cy="2800350"/>
                    </a:xfrm>
                    <a:prstGeom prst="rect">
                      <a:avLst/>
                    </a:prstGeom>
                  </pic:spPr>
                </pic:pic>
              </a:graphicData>
            </a:graphic>
          </wp:inline>
        </w:drawing>
      </w:r>
    </w:p>
    <w:p w:rsidR="00887C6C" w:rsidRDefault="00AE7CDE" w14:paraId="20E1BFDF" w14:textId="77777777">
      <w:pPr>
        <w:spacing w:before="60" w:after="240" w:line="240" w:lineRule="auto"/>
        <w:jc w:val="center"/>
      </w:pPr>
      <w:r>
        <w:rPr>
          <w:rFonts w:ascii="Arial" w:hAnsi="Arial" w:eastAsia="Arial" w:cs="Arial"/>
          <w:i/>
          <w:iCs/>
          <w:sz w:val="18"/>
          <w:szCs w:val="18"/>
        </w:rPr>
        <w:t>Fuente: Elaborado por el equipo de proyecto a partir de la especificación UR–ESA del Incremento 3.</w:t>
      </w:r>
    </w:p>
    <w:p w:rsidR="00887C6C" w:rsidRDefault="00AE7CDE" w14:paraId="2CBFBFD3" w14:textId="553CBF32">
      <w:pPr>
        <w:spacing w:before="60" w:after="240" w:line="360" w:lineRule="auto"/>
        <w:jc w:val="both"/>
      </w:pPr>
      <w:r w:rsidRPr="3F6A85AA">
        <w:rPr>
          <w:rFonts w:ascii="Arial" w:hAnsi="Arial" w:eastAsia="Arial" w:cs="Arial"/>
        </w:rPr>
        <w:t>Este caso de uso permite al Administrador o al Bodeguero descargar, desde el módulo de ajuste de inventario, una plantilla de importación en formato Excel o CSV. La plantilla se entrega vacía y contiene únicamente los encabezados SKU y cantidad, de modo que el usuario pueda completarla y reimportarla sin errores de formato. Ambos formatos están disponibles desde el mismo botón de descarga y la operación queda registrada en la bitácora de auditoría</w:t>
      </w:r>
      <w:ins w:author="Microsoft Word" w:date="2026-10-03T16:20:00Z" w16du:dateUtc="2026-10-03T19:20:00Z" w:id="0">
        <w:r w:rsidR="005D692F">
          <w:rPr>
            <w:rFonts w:ascii="Arial" w:hAnsi="Arial" w:eastAsia="Arial" w:cs="Arial"/>
          </w:rPr>
          <w:t>,</w:t>
        </w:r>
      </w:ins>
      <w:r w:rsidRPr="3F6A85AA">
        <w:rPr>
          <w:rFonts w:ascii="Arial" w:hAnsi="Arial" w:eastAsia="Arial" w:cs="Arial"/>
        </w:rPr>
        <w:t xml:space="preserve"> CU-66. En el diagrama participan el Administrador y el Bodeguero, que son los perfiles con acceso al módulo de ajuste de inventario; la plantilla descargada es la base del archivo que luego se carga en el ajuste de inventario mediante archivos desarrollado en los incrementos anteriores. Su especificación corresponde a la Tabla 2.8, su flujo detallado a la Tabla 2.30 y a la Figura 2.26, y su interacción entre capas al diagrama de secuencia de la Figura 4.6.</w:t>
      </w:r>
    </w:p>
    <w:p w:rsidR="00887C6C" w:rsidP="5CE3DB99" w:rsidRDefault="00AE7CDE" w14:paraId="41C8F396" w14:textId="4DCB9135">
      <w:pPr>
        <w:keepNext w:val="1"/>
        <w:spacing w:before="120" w:after="0"/>
        <w:jc w:val="center"/>
      </w:pPr>
    </w:p>
    <w:p w:rsidR="00887C6C" w:rsidRDefault="00AE7CDE" w14:paraId="75CBF241" w14:textId="77777777">
      <w:pPr>
        <w:pStyle w:val="LeyendaFigura"/>
        <w:keepNext w:val="1"/>
        <w:spacing w:before="60"/>
      </w:pPr>
      <w:r w:rsidR="61AF1559">
        <w:rPr/>
        <w:t>Figura 2.5: “Diagrama de caso de uso CU-66 – Registrando auditoría de archivo (UR-37)”.</w:t>
      </w:r>
    </w:p>
    <w:p w:rsidR="45835239" w:rsidP="547F915B" w:rsidRDefault="45835239" w14:paraId="0E96BA69" w14:textId="1A7DA8D0">
      <w:pPr>
        <w:pStyle w:val="Normal"/>
        <w:keepNext w:val="1"/>
      </w:pPr>
      <w:r w:rsidR="45835239">
        <w:drawing>
          <wp:inline wp14:editId="7FC089A1" wp14:anchorId="3CB0CA86">
            <wp:extent cx="5943600" cy="2800350"/>
            <wp:effectExtent l="0" t="0" r="0" b="0"/>
            <wp:docPr id="9943732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30100319" name="Picture 1630100319"/>
                    <pic:cNvPicPr/>
                  </pic:nvPicPr>
                  <pic:blipFill>
                    <a:blip xmlns:r="http://schemas.openxmlformats.org/officeDocument/2006/relationships" r:embed="rId11">
                      <a:extLst>
                        <a:ext uri="{28A0092B-C50C-407E-A947-70E740481C1C}">
                          <a14:useLocalDpi xmlns:a14="http://schemas.microsoft.com/office/drawing/2010/main"/>
                        </a:ext>
                      </a:extLst>
                    </a:blip>
                    <a:stretch>
                      <a:fillRect/>
                    </a:stretch>
                  </pic:blipFill>
                  <pic:spPr>
                    <a:xfrm>
                      <a:off x="0" y="0"/>
                      <a:ext cx="5943600" cy="2800350"/>
                    </a:xfrm>
                    <a:prstGeom prst="rect">
                      <a:avLst/>
                    </a:prstGeom>
                  </pic:spPr>
                </pic:pic>
              </a:graphicData>
            </a:graphic>
          </wp:inline>
        </w:drawing>
      </w:r>
    </w:p>
    <w:p w:rsidR="00887C6C" w:rsidRDefault="00AE7CDE" w14:paraId="2596A1BF" w14:textId="77777777">
      <w:pPr>
        <w:spacing w:before="60" w:after="240" w:line="240" w:lineRule="auto"/>
        <w:jc w:val="center"/>
      </w:pPr>
      <w:r>
        <w:rPr>
          <w:rFonts w:ascii="Arial" w:hAnsi="Arial" w:eastAsia="Arial" w:cs="Arial"/>
          <w:i/>
          <w:iCs/>
          <w:sz w:val="18"/>
          <w:szCs w:val="18"/>
        </w:rPr>
        <w:t>Fuente: Elaborado por el equipo de proyecto a partir de la especificación UR–ESA del Incremento 3.</w:t>
      </w:r>
    </w:p>
    <w:p w:rsidR="00887C6C" w:rsidRDefault="00AE7CDE" w14:paraId="3A87196A" w14:textId="77777777">
      <w:pPr>
        <w:spacing w:before="60" w:after="240" w:line="360" w:lineRule="auto"/>
        <w:jc w:val="both"/>
      </w:pPr>
      <w:r>
        <w:rPr>
          <w:rFonts w:ascii="Arial" w:hAnsi="Arial" w:eastAsia="Arial" w:cs="Arial"/>
        </w:rPr>
        <w:t>Este caso de uso representa el registro de auditoría que acompaña a toda operación de archivo. A diferencia de los anteriores, no lo inicia directamente el usuario, sino que se ejecuta cada vez que se realiza una importación, una exportación o la descarga de una plantilla. El sistema registra en la tabla log_archivo la fecha, la hora, el identificador del usuario y el nombre del archivo procesado. El registro es obligatorio e inmediato para toda operación, sea exitosa o fallida, y no puede modificarse una vez creado. El diagrama lo representa como un caso de uso propio para destacar su carácter transversal: su relación con los CU-63, CU-64, CU-65 y CU-74 es de inclusión, ya que cada uno de ellos lo ejecuta como parte de su flujo. Su especificación corresponde a la Tabla 2.9, su flujo detallado a la Tabla 2.31 y a la Figura 2.27, y su interacción entre capas al diagrama de secuencia de la Figura 4.7.</w:t>
      </w:r>
    </w:p>
    <w:p w:rsidR="00887C6C" w:rsidP="5CE3DB99" w:rsidRDefault="00AE7CDE" w14:paraId="72A3D3EC" w14:textId="005479A8">
      <w:pPr>
        <w:keepNext w:val="1"/>
        <w:spacing w:before="120" w:after="0"/>
        <w:jc w:val="center"/>
      </w:pPr>
    </w:p>
    <w:p w:rsidR="00887C6C" w:rsidRDefault="00AE7CDE" w14:paraId="42A8A13C" w14:textId="77777777">
      <w:pPr>
        <w:pStyle w:val="LeyendaFigura"/>
        <w:keepNext w:val="1"/>
        <w:spacing w:before="60"/>
      </w:pPr>
      <w:r w:rsidR="61AF1559">
        <w:rPr/>
        <w:t>Figura 2.6: “Diagrama de caso de uso CU-67 – Revirtiendo ajuste (UR-46)”.</w:t>
      </w:r>
    </w:p>
    <w:p w:rsidR="6E917766" w:rsidP="547F915B" w:rsidRDefault="6E917766" w14:paraId="7429B02B" w14:textId="41F757D3">
      <w:pPr>
        <w:pStyle w:val="Normal"/>
        <w:keepNext w:val="1"/>
      </w:pPr>
      <w:r w:rsidR="6E917766">
        <w:drawing>
          <wp:inline wp14:editId="650FB596" wp14:anchorId="5F1511D6">
            <wp:extent cx="5943600" cy="2800350"/>
            <wp:effectExtent l="0" t="0" r="0" b="0"/>
            <wp:docPr id="18396198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13626474" name="Picture 1913626474"/>
                    <pic:cNvPicPr/>
                  </pic:nvPicPr>
                  <pic:blipFill>
                    <a:blip xmlns:r="http://schemas.openxmlformats.org/officeDocument/2006/relationships" r:embed="rId12">
                      <a:extLst>
                        <a:ext uri="{28A0092B-C50C-407E-A947-70E740481C1C}">
                          <a14:useLocalDpi xmlns:a14="http://schemas.microsoft.com/office/drawing/2010/main"/>
                        </a:ext>
                      </a:extLst>
                    </a:blip>
                    <a:stretch>
                      <a:fillRect/>
                    </a:stretch>
                  </pic:blipFill>
                  <pic:spPr>
                    <a:xfrm>
                      <a:off x="0" y="0"/>
                      <a:ext cx="5943600" cy="2800350"/>
                    </a:xfrm>
                    <a:prstGeom prst="rect">
                      <a:avLst/>
                    </a:prstGeom>
                  </pic:spPr>
                </pic:pic>
              </a:graphicData>
            </a:graphic>
          </wp:inline>
        </w:drawing>
      </w:r>
    </w:p>
    <w:p w:rsidR="00887C6C" w:rsidP="5CE3DB99" w:rsidRDefault="00AE7CDE" w14:paraId="0D0B940D" w14:textId="00589BA5">
      <w:pPr>
        <w:keepNext/>
        <w:spacing w:before="60" w:after="240" w:line="240" w:lineRule="auto"/>
        <w:jc w:val="center"/>
      </w:pPr>
      <w:r>
        <w:rPr>
          <w:rFonts w:ascii="Arial" w:hAnsi="Arial" w:eastAsia="Arial" w:cs="Arial"/>
          <w:i/>
          <w:iCs/>
          <w:sz w:val="18"/>
          <w:szCs w:val="18"/>
        </w:rPr>
        <w:t>Fuente: Elaborado por el equipo de proyecto a partir de la especificación UR–ESA del Incremento 3.</w:t>
      </w:r>
    </w:p>
    <w:p w:rsidR="00887C6C" w:rsidRDefault="00AE7CDE" w14:paraId="0992D276" w14:textId="77777777">
      <w:pPr>
        <w:spacing w:before="60" w:after="240" w:line="360" w:lineRule="auto"/>
        <w:jc w:val="both"/>
      </w:pPr>
      <w:r>
        <w:rPr>
          <w:rFonts w:ascii="Arial" w:hAnsi="Arial" w:eastAsia="Arial" w:cs="Arial"/>
        </w:rPr>
        <w:t>Este caso de uso corresponde a la reversión de un ajuste de inventario confirmado y es exclusivo del Administrador. Para ejecutarlo debe existir un ajuste previamente confirmado que no haya sido revertido. El sistema solicita confirmación, restaura en cada producto afectado el stock anterior al ajuste y registra un nuevo movimiento de tipo Reversión en el historial. Un ajuste ya revertido no puede revertirse nuevamente, y para los usuarios sin perfil Administrador la opción no está disponible. En el diagrama solo aparece el Administrador, lo que refleja la restricción de perfil definida en la UR-46: el Bodeguero puede aplicar ajustes de inventario, pero no revertirlos. Su especificación corresponde a la Tabla 2.10, su flujo detallado a la Tabla 2.32 y a la Figura 2.28, y su interacción entre capas al diagrama de secuencia de la Figura 4.8.</w:t>
      </w:r>
    </w:p>
    <w:p w:rsidR="00887C6C" w:rsidP="5CE3DB99" w:rsidRDefault="00AE7CDE" w14:paraId="75D1DA16" w14:textId="47EF5BF8">
      <w:pPr>
        <w:keepNext w:val="1"/>
        <w:spacing w:line="278" w:lineRule="auto"/>
        <w:jc w:val="both"/>
      </w:pPr>
    </w:p>
    <w:p w:rsidR="00887C6C" w:rsidP="5CE3DB99" w:rsidRDefault="00AE7CDE" w14:paraId="59F5C56A" w14:textId="77777777">
      <w:pPr>
        <w:pStyle w:val="LeyendaFigura"/>
        <w:keepNext w:val="1"/>
        <w:spacing w:before="60"/>
      </w:pPr>
      <w:r w:rsidRPr="547F915B" w:rsidR="61AF1559">
        <w:rPr>
          <w:color w:val="0E2841" w:themeColor="text2" w:themeTint="FF" w:themeShade="FF"/>
        </w:rPr>
        <w:t>Figura 2.7: “Diagrama de caso de uso CU-68 – Consultando historial de movimientos (UR-47)”.</w:t>
      </w:r>
    </w:p>
    <w:p w:rsidR="057919EF" w:rsidP="547F915B" w:rsidRDefault="057919EF" w14:paraId="18D83422" w14:textId="1A69F8BC">
      <w:pPr>
        <w:pStyle w:val="Normal"/>
        <w:keepNext w:val="1"/>
      </w:pPr>
      <w:r w:rsidR="057919EF">
        <w:drawing>
          <wp:inline wp14:editId="284C0AFF" wp14:anchorId="66CA7480">
            <wp:extent cx="5943600" cy="2798065"/>
            <wp:effectExtent l="0" t="0" r="0" b="0"/>
            <wp:docPr id="4113485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32096502" name="Picture 1232096502"/>
                    <pic:cNvPicPr/>
                  </pic:nvPicPr>
                  <pic:blipFill>
                    <a:blip xmlns:r="http://schemas.openxmlformats.org/officeDocument/2006/relationships" r:embed="rId13">
                      <a:extLst>
                        <a:ext uri="{28A0092B-C50C-407E-A947-70E740481C1C}">
                          <a14:useLocalDpi xmlns:a14="http://schemas.microsoft.com/office/drawing/2010/main"/>
                        </a:ext>
                      </a:extLst>
                    </a:blip>
                    <a:stretch>
                      <a:fillRect/>
                    </a:stretch>
                  </pic:blipFill>
                  <pic:spPr>
                    <a:xfrm rot="0">
                      <a:off x="0" y="0"/>
                      <a:ext cx="5943600" cy="2798065"/>
                    </a:xfrm>
                    <a:prstGeom prst="rect">
                      <a:avLst/>
                    </a:prstGeom>
                  </pic:spPr>
                </pic:pic>
              </a:graphicData>
            </a:graphic>
          </wp:inline>
        </w:drawing>
      </w:r>
    </w:p>
    <w:p w:rsidR="00887C6C" w:rsidP="5CE3DB99" w:rsidRDefault="00AE7CDE" w14:paraId="29C12AFC" w14:textId="1A809ECB">
      <w:pPr>
        <w:keepNext/>
        <w:spacing w:before="60" w:after="240" w:line="240" w:lineRule="auto"/>
        <w:jc w:val="center"/>
      </w:pPr>
      <w:r>
        <w:rPr>
          <w:rFonts w:ascii="Arial" w:hAnsi="Arial" w:eastAsia="Arial" w:cs="Arial"/>
          <w:i/>
          <w:iCs/>
          <w:sz w:val="18"/>
          <w:szCs w:val="18"/>
        </w:rPr>
        <w:t>Fuente: Elaborado por el equipo de proyecto a partir de la especificación UR–ESA del Incremento 3.</w:t>
      </w:r>
    </w:p>
    <w:p w:rsidR="00887C6C" w:rsidP="7A13BAAE" w:rsidRDefault="00AE7CDE" w14:paraId="7BBF87E0" w14:textId="0FC9CFD7">
      <w:pPr>
        <w:keepNext/>
        <w:spacing w:before="60" w:after="240" w:line="360" w:lineRule="auto"/>
        <w:jc w:val="both"/>
      </w:pPr>
      <w:r>
        <w:rPr>
          <w:rFonts w:ascii="Arial" w:hAnsi="Arial" w:eastAsia="Arial" w:cs="Arial"/>
        </w:rPr>
        <w:t>Este caso de uso representa la consulta del historial de movimientos de inventario por parte de un usuario autorizado. Para realizar la consulta deben existir movimientos previamente registrados en el sistema. El usuario puede aplicar filtros por rango de fechas, SKU o usuario responsable y visualizar información como el tipo de movimiento, fecha, hora, usuario, SKU, stock anterior y stock resultante. Esta funcionalidad es únicamente de consulta, por lo que los registros mostrados no pueden ser modificados desde esta opción. En el diagrama participa el usuario autorizado, término que agrupa al Administrador, al Bodeguero y al Cajero, ya que el historial es una funcionalidad de consulta disponible para los tres perfiles. Su especificación corresponde a la Tabla 2.11, su flujo detallado a la Tabla 2.33 y a la Figura 2.29, y su interacción entre capas al diagrama de secuencia de la Figura 4.9.</w:t>
      </w:r>
    </w:p>
    <w:p w:rsidR="00887C6C" w:rsidP="5CE3DB99" w:rsidRDefault="00AE7CDE" w14:paraId="046E7C28" w14:textId="595DA270">
      <w:pPr>
        <w:keepNext w:val="1"/>
        <w:spacing w:line="278" w:lineRule="auto"/>
        <w:jc w:val="both"/>
      </w:pPr>
    </w:p>
    <w:p w:rsidR="00887C6C" w:rsidP="5CE3DB99" w:rsidRDefault="00AE7CDE" w14:paraId="6EED6CE5" w14:textId="77777777">
      <w:pPr>
        <w:pStyle w:val="LeyendaFigura"/>
        <w:keepNext w:val="1"/>
        <w:spacing w:before="60"/>
      </w:pPr>
      <w:r w:rsidRPr="547F915B" w:rsidR="61AF1559">
        <w:rPr>
          <w:color w:val="0E2841" w:themeColor="text2" w:themeTint="FF" w:themeShade="FF"/>
        </w:rPr>
        <w:t>Figura 2.8: “Diagrama de caso de uso CU-69 – Consultando stock e historial (UR-56)”.</w:t>
      </w:r>
    </w:p>
    <w:p w:rsidR="128107D7" w:rsidP="547F915B" w:rsidRDefault="128107D7" w14:paraId="10723CDA" w14:textId="7D4137DA">
      <w:pPr>
        <w:pStyle w:val="Normal"/>
        <w:keepNext w:val="1"/>
      </w:pPr>
      <w:r w:rsidR="128107D7">
        <w:drawing>
          <wp:inline wp14:editId="31E81303" wp14:anchorId="508B6D8A">
            <wp:extent cx="5943600" cy="2798065"/>
            <wp:effectExtent l="0" t="0" r="0" b="0"/>
            <wp:docPr id="3561635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83175595" name="Picture 2083175595"/>
                    <pic:cNvPicPr/>
                  </pic:nvPicPr>
                  <pic:blipFill>
                    <a:blip xmlns:r="http://schemas.openxmlformats.org/officeDocument/2006/relationships" r:embed="rId14">
                      <a:extLst>
                        <a:ext uri="{28A0092B-C50C-407E-A947-70E740481C1C}">
                          <a14:useLocalDpi xmlns:a14="http://schemas.microsoft.com/office/drawing/2010/main"/>
                        </a:ext>
                      </a:extLst>
                    </a:blip>
                    <a:stretch>
                      <a:fillRect/>
                    </a:stretch>
                  </pic:blipFill>
                  <pic:spPr>
                    <a:xfrm rot="0">
                      <a:off x="0" y="0"/>
                      <a:ext cx="5943600" cy="2798065"/>
                    </a:xfrm>
                    <a:prstGeom prst="rect">
                      <a:avLst/>
                    </a:prstGeom>
                  </pic:spPr>
                </pic:pic>
              </a:graphicData>
            </a:graphic>
          </wp:inline>
        </w:drawing>
      </w:r>
    </w:p>
    <w:p w:rsidR="00887C6C" w:rsidP="5CE3DB99" w:rsidRDefault="00AE7CDE" w14:paraId="25EE62F9" w14:textId="78D3234A">
      <w:pPr>
        <w:keepNext/>
        <w:spacing w:before="60" w:after="240" w:line="240" w:lineRule="auto"/>
        <w:jc w:val="center"/>
      </w:pPr>
      <w:r>
        <w:rPr>
          <w:rFonts w:ascii="Arial" w:hAnsi="Arial" w:eastAsia="Arial" w:cs="Arial"/>
          <w:i/>
          <w:iCs/>
          <w:sz w:val="18"/>
          <w:szCs w:val="18"/>
        </w:rPr>
        <w:t>Fuente: Elaborado por el equipo de proyecto a partir de la especificación UR–ESA del Incremento 3.</w:t>
      </w:r>
    </w:p>
    <w:p w:rsidR="00887C6C" w:rsidP="7A13BAAE" w:rsidRDefault="00AE7CDE" w14:paraId="1993EFE8" w14:textId="5185062A">
      <w:pPr>
        <w:keepNext/>
        <w:spacing w:before="60" w:after="240" w:line="360" w:lineRule="auto"/>
        <w:jc w:val="both"/>
        <w:rPr>
          <w:rFonts w:ascii="Arial" w:hAnsi="Arial" w:eastAsia="Arial" w:cs="Arial"/>
        </w:rPr>
      </w:pPr>
      <w:r>
        <w:rPr>
          <w:rFonts w:ascii="Arial" w:hAnsi="Arial" w:eastAsia="Arial" w:cs="Arial"/>
        </w:rPr>
        <w:t>Este caso de uso permite consultar la situación actual de un producto dentro del inventario. El usuario selecciona un producto por SKU o nombre y el sistema recupera su stock actual, unidad de medida y hasta sus diez movimientos más recientes. Los movimientos se presentan ordenados desde el más reciente al más antiguo y, cuando existen menos de diez registros, se muestran todos los disponibles. De esta forma, el usuario puede revisar en una misma vista tanto el stock vigente como su historial reciente. El actor es el usuario autorizado, porque la consulta de stock está disponible para los tres perfiles desde el módulo de inventario; este caso de uso se diferencia del CU-68 en que parte de un producto específico y limita el historial a sus diez movimientos más recientes. Su especificación corresponde a la Tabla 2.12, su flujo detallado a la Tabla 2.34 y a la Figura 2.30, y su interacción entre capas al diagrama de secuencia de la Figura 4.10.</w:t>
      </w:r>
    </w:p>
    <w:p w:rsidR="00887C6C" w:rsidP="5CE3DB99" w:rsidRDefault="00887C6C" w14:paraId="348314D4" w14:textId="2AF441B5">
      <w:pPr>
        <w:keepNext/>
        <w:spacing w:line="278" w:lineRule="auto"/>
        <w:jc w:val="both"/>
        <w:rPr>
          <w:rFonts w:ascii="Aptos" w:hAnsi="Aptos" w:eastAsia="Aptos" w:cs="Aptos"/>
          <w:b/>
          <w:bCs/>
          <w:sz w:val="20"/>
          <w:szCs w:val="20"/>
        </w:rPr>
      </w:pPr>
    </w:p>
    <w:p w:rsidR="00887C6C" w:rsidP="5CE3DB99" w:rsidRDefault="00AE7CDE" w14:paraId="60061E4C" w14:textId="0AA86420">
      <w:pPr>
        <w:keepNext w:val="1"/>
        <w:spacing w:before="120" w:after="0"/>
        <w:jc w:val="center"/>
      </w:pPr>
    </w:p>
    <w:p w:rsidR="00887C6C" w:rsidRDefault="00AE7CDE" w14:paraId="2BCBBC63" w14:textId="77777777">
      <w:pPr>
        <w:pStyle w:val="LeyendaFigura"/>
        <w:keepNext w:val="1"/>
        <w:spacing w:before="60"/>
      </w:pPr>
      <w:r w:rsidR="61AF1559">
        <w:rPr/>
        <w:t>Figura 2.9: “Diagrama de caso de uso CU-70 – Generando reporte de stock (UR-57)”.</w:t>
      </w:r>
    </w:p>
    <w:p w:rsidR="00BD4D6A" w:rsidP="547F915B" w:rsidRDefault="00BD4D6A" w14:paraId="0E940A49" w14:textId="463427A1">
      <w:pPr>
        <w:pStyle w:val="Normal"/>
        <w:keepNext w:val="1"/>
      </w:pPr>
      <w:r w:rsidR="00BD4D6A">
        <w:drawing>
          <wp:inline wp14:editId="0C058D9A" wp14:anchorId="1F50E8E3">
            <wp:extent cx="5943600" cy="2798065"/>
            <wp:effectExtent l="0" t="0" r="0" b="0"/>
            <wp:docPr id="2594237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06341168" name="Picture 506341168"/>
                    <pic:cNvPicPr/>
                  </pic:nvPicPr>
                  <pic:blipFill>
                    <a:blip xmlns:r="http://schemas.openxmlformats.org/officeDocument/2006/relationships" r:embed="rId15">
                      <a:extLst>
                        <a:ext uri="{28A0092B-C50C-407E-A947-70E740481C1C}">
                          <a14:useLocalDpi xmlns:a14="http://schemas.microsoft.com/office/drawing/2010/main"/>
                        </a:ext>
                      </a:extLst>
                    </a:blip>
                    <a:stretch>
                      <a:fillRect/>
                    </a:stretch>
                  </pic:blipFill>
                  <pic:spPr>
                    <a:xfrm rot="0">
                      <a:off x="0" y="0"/>
                      <a:ext cx="5943600" cy="2798065"/>
                    </a:xfrm>
                    <a:prstGeom prst="rect">
                      <a:avLst/>
                    </a:prstGeom>
                  </pic:spPr>
                </pic:pic>
              </a:graphicData>
            </a:graphic>
          </wp:inline>
        </w:drawing>
      </w:r>
    </w:p>
    <w:p w:rsidR="00887C6C" w:rsidRDefault="00AE7CDE" w14:paraId="3E3CB434" w14:textId="77777777">
      <w:pPr>
        <w:spacing w:before="60" w:after="240" w:line="240" w:lineRule="auto"/>
        <w:jc w:val="center"/>
      </w:pPr>
      <w:r>
        <w:rPr>
          <w:rFonts w:ascii="Arial" w:hAnsi="Arial" w:eastAsia="Arial" w:cs="Arial"/>
          <w:i/>
          <w:iCs/>
          <w:sz w:val="18"/>
          <w:szCs w:val="18"/>
        </w:rPr>
        <w:t>Fuente: Elaborado por el equipo de proyecto a partir de la especificación UR–ESA del Incremento 3.</w:t>
      </w:r>
    </w:p>
    <w:p w:rsidR="00887C6C" w:rsidP="7A13BAAE" w:rsidRDefault="00AE7CDE" w14:paraId="7CF45808" w14:textId="39978AE3">
      <w:pPr>
        <w:keepNext/>
        <w:spacing w:before="240" w:after="240" w:line="360" w:lineRule="auto"/>
        <w:jc w:val="both"/>
        <w:rPr>
          <w:rFonts w:ascii="Arial" w:hAnsi="Arial" w:eastAsia="Arial" w:cs="Arial"/>
        </w:rPr>
      </w:pPr>
      <w:r>
        <w:rPr>
          <w:rFonts w:ascii="Arial" w:hAnsi="Arial" w:eastAsia="Arial" w:cs="Arial"/>
        </w:rPr>
        <w:t>Este caso de uso representa la generación del reporte de stock actual del minimarket. El sistema consulta únicamente los productos que se encuentran en estado Activo y construye un reporte que incluye su SKU, nombre, unidad de medida y cantidad disponible en inventario. Una vez generado, el reporte queda disponible para su visualización y posterior exportación a Excel. Si la consulta no entrega resultados, la opción de exportación permanece deshabilitada. El actor es el usuario autorizado, y el reporte generado es una de las cuatro entradas posibles de la exportación a Excel</w:t>
      </w:r>
      <w:r w:rsidR="005D692F">
        <w:rPr>
          <w:rFonts w:ascii="Arial" w:hAnsi="Arial" w:eastAsia="Arial" w:cs="Arial"/>
        </w:rPr>
        <w:t xml:space="preserve">, </w:t>
      </w:r>
      <w:r>
        <w:rPr>
          <w:rFonts w:ascii="Arial" w:hAnsi="Arial" w:eastAsia="Arial" w:cs="Arial"/>
        </w:rPr>
        <w:t>CU-74</w:t>
      </w:r>
      <w:r w:rsidR="00E17A63">
        <w:rPr>
          <w:rFonts w:ascii="Arial" w:hAnsi="Arial" w:eastAsia="Arial" w:cs="Arial"/>
        </w:rPr>
        <w:t>.</w:t>
      </w:r>
      <w:r>
        <w:rPr>
          <w:rFonts w:ascii="Arial" w:hAnsi="Arial" w:eastAsia="Arial" w:cs="Arial"/>
        </w:rPr>
        <w:t xml:space="preserve"> Su especificación corresponde a la Tabla 2.13, su flujo detallado a la Tabla 2.35 y a la Figura 2.31, y su interacción entre capas al diagrama de secuencia de la Figura 4.11.</w:t>
      </w:r>
    </w:p>
    <w:p w:rsidR="00887C6C" w:rsidP="547F915B" w:rsidRDefault="00AE7CDE" w14:paraId="44EAFD9C" w14:textId="7D6A6045">
      <w:pPr>
        <w:pStyle w:val="Normal"/>
        <w:keepNext w:val="1"/>
        <w:spacing w:before="60" w:after="240" w:line="240" w:lineRule="auto"/>
        <w:jc w:val="center"/>
        <w:rPr>
          <w:rFonts w:ascii="Arial" w:hAnsi="Arial" w:eastAsia="Arial" w:cs="Arial"/>
          <w:i w:val="1"/>
          <w:iCs w:val="1"/>
          <w:sz w:val="18"/>
          <w:szCs w:val="18"/>
        </w:rPr>
      </w:pPr>
    </w:p>
    <w:p w:rsidR="00887C6C" w:rsidRDefault="00AE7CDE" w14:paraId="45B1C8A8" w14:textId="77777777">
      <w:pPr>
        <w:pStyle w:val="LeyendaFigura"/>
        <w:keepNext w:val="1"/>
        <w:spacing w:before="60"/>
      </w:pPr>
      <w:r w:rsidR="61AF1559">
        <w:rPr/>
        <w:t>Figura 2.10: “Diagrama de caso de uso CU-71 – Reportando equivalencias faltantes (UR-58)”.</w:t>
      </w:r>
    </w:p>
    <w:p w:rsidR="1DF038F2" w:rsidP="547F915B" w:rsidRDefault="1DF038F2" w14:paraId="2FD48536" w14:textId="19D41EF3">
      <w:pPr>
        <w:pStyle w:val="Normal"/>
        <w:keepNext w:val="1"/>
      </w:pPr>
      <w:r w:rsidR="1DF038F2">
        <w:drawing>
          <wp:inline wp14:editId="7DFEBBB2" wp14:anchorId="6EA6A92F">
            <wp:extent cx="5943600" cy="2798065"/>
            <wp:effectExtent l="0" t="0" r="0" b="0"/>
            <wp:docPr id="86010883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3018543" name="Picture 143018543"/>
                    <pic:cNvPicPr/>
                  </pic:nvPicPr>
                  <pic:blipFill>
                    <a:blip xmlns:r="http://schemas.openxmlformats.org/officeDocument/2006/relationships" r:embed="rId16">
                      <a:extLst>
                        <a:ext uri="{28A0092B-C50C-407E-A947-70E740481C1C}">
                          <a14:useLocalDpi xmlns:a14="http://schemas.microsoft.com/office/drawing/2010/main"/>
                        </a:ext>
                      </a:extLst>
                    </a:blip>
                    <a:stretch>
                      <a:fillRect/>
                    </a:stretch>
                  </pic:blipFill>
                  <pic:spPr>
                    <a:xfrm rot="0">
                      <a:off x="0" y="0"/>
                      <a:ext cx="5943600" cy="2798065"/>
                    </a:xfrm>
                    <a:prstGeom prst="rect">
                      <a:avLst/>
                    </a:prstGeom>
                  </pic:spPr>
                </pic:pic>
              </a:graphicData>
            </a:graphic>
          </wp:inline>
        </w:drawing>
      </w:r>
    </w:p>
    <w:p w:rsidR="00887C6C" w:rsidRDefault="00AE7CDE" w14:paraId="2950536F" w14:textId="77777777">
      <w:pPr>
        <w:spacing w:before="60" w:after="240" w:line="240" w:lineRule="auto"/>
        <w:jc w:val="center"/>
      </w:pPr>
      <w:r>
        <w:rPr>
          <w:rFonts w:ascii="Arial" w:hAnsi="Arial" w:eastAsia="Arial" w:cs="Arial"/>
          <w:i/>
          <w:iCs/>
          <w:sz w:val="18"/>
          <w:szCs w:val="18"/>
        </w:rPr>
        <w:t>Fuente: Elaborado por el equipo de proyecto a partir de la especificación UR–ESA del Incremento 3.</w:t>
      </w:r>
    </w:p>
    <w:p w:rsidR="00887C6C" w:rsidP="7A13BAAE" w:rsidRDefault="00AE7CDE" w14:paraId="4839D743" w14:textId="17575BBC">
      <w:pPr>
        <w:keepNext/>
        <w:spacing w:before="60" w:after="240" w:line="360" w:lineRule="auto"/>
        <w:jc w:val="both"/>
        <w:rPr>
          <w:rFonts w:ascii="Arial" w:hAnsi="Arial" w:eastAsia="Arial" w:cs="Arial"/>
        </w:rPr>
      </w:pPr>
      <w:r>
        <w:rPr>
          <w:rFonts w:ascii="Arial" w:hAnsi="Arial" w:eastAsia="Arial" w:cs="Arial"/>
        </w:rPr>
        <w:t>Este caso de uso permite identificar los códigos internos de proveedores que todavía no poseen una equivalencia SKU registrada en el sistema. El reporte muestra el nombre del proveedor, su código interno y el producto relacionado, facilitando la identificación de equivalencias que aún deben ser corregidas o registradas. Además, desde el resultado se puede acceder al módulo de equivalencias de acuerdo con los permisos del usuario. El objetivo es mantener correctamente homologados los códigos utilizados por los proveedores con los SKU internos del minimarket. El actor es el usuario autorizado; el reporte se relaciona con el módulo de equivalencias del Incremento 2, ya que apoya la corrección de las equivalencias que se utilizan en el procesamiento de facturas. Su especificación corresponde a la Tabla 2.14, su flujo detallado a la Tabla 2.36 y a la Figura 2.32, y su interacción entre capas al diagrama de secuencia de la Figura 4.12.</w:t>
      </w:r>
    </w:p>
    <w:p w:rsidR="00887C6C" w:rsidP="5CE3DB99" w:rsidRDefault="00887C6C" w14:paraId="4EF94213" w14:textId="50F9A1C9">
      <w:pPr>
        <w:keepNext/>
        <w:spacing w:line="278" w:lineRule="auto"/>
        <w:jc w:val="both"/>
        <w:rPr>
          <w:rFonts w:ascii="Aptos" w:hAnsi="Aptos" w:eastAsia="Aptos" w:cs="Aptos"/>
          <w:b/>
          <w:bCs/>
          <w:sz w:val="20"/>
          <w:szCs w:val="20"/>
        </w:rPr>
      </w:pPr>
    </w:p>
    <w:p w:rsidR="00887C6C" w:rsidP="5CE3DB99" w:rsidRDefault="00AE7CDE" w14:paraId="4B94D5A5" w14:textId="4220E74E">
      <w:pPr>
        <w:keepNext w:val="1"/>
        <w:spacing w:before="120" w:after="0"/>
        <w:jc w:val="center"/>
      </w:pPr>
    </w:p>
    <w:p w:rsidR="00887C6C" w:rsidRDefault="00AE7CDE" w14:paraId="04010AD1" w14:textId="77777777">
      <w:pPr>
        <w:pStyle w:val="LeyendaFigura"/>
        <w:keepNext w:val="1"/>
        <w:spacing w:before="60"/>
      </w:pPr>
      <w:r w:rsidR="61AF1559">
        <w:rPr/>
        <w:t>Figura 2.11: “Diagrama de caso de uso CU-72 – Generando reporte de facturas (UR-59)”.</w:t>
      </w:r>
    </w:p>
    <w:p w:rsidR="5F817FAC" w:rsidP="547F915B" w:rsidRDefault="5F817FAC" w14:paraId="386756F3" w14:textId="453B008E">
      <w:pPr>
        <w:pStyle w:val="Normal"/>
        <w:keepNext w:val="1"/>
      </w:pPr>
      <w:r w:rsidR="5F817FAC">
        <w:drawing>
          <wp:inline wp14:editId="2AC6DA64" wp14:anchorId="78D2723E">
            <wp:extent cx="5943600" cy="2798065"/>
            <wp:effectExtent l="0" t="0" r="0" b="0"/>
            <wp:docPr id="11428336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43955784" name="Picture 1243955784"/>
                    <pic:cNvPicPr/>
                  </pic:nvPicPr>
                  <pic:blipFill>
                    <a:blip xmlns:r="http://schemas.openxmlformats.org/officeDocument/2006/relationships" r:embed="rId17">
                      <a:extLst>
                        <a:ext uri="{28A0092B-C50C-407E-A947-70E740481C1C}">
                          <a14:useLocalDpi xmlns:a14="http://schemas.microsoft.com/office/drawing/2010/main"/>
                        </a:ext>
                      </a:extLst>
                    </a:blip>
                    <a:stretch>
                      <a:fillRect/>
                    </a:stretch>
                  </pic:blipFill>
                  <pic:spPr>
                    <a:xfrm rot="0">
                      <a:off x="0" y="0"/>
                      <a:ext cx="5943600" cy="2798065"/>
                    </a:xfrm>
                    <a:prstGeom prst="rect">
                      <a:avLst/>
                    </a:prstGeom>
                  </pic:spPr>
                </pic:pic>
              </a:graphicData>
            </a:graphic>
          </wp:inline>
        </w:drawing>
      </w:r>
    </w:p>
    <w:p w:rsidR="00887C6C" w:rsidRDefault="00AE7CDE" w14:paraId="7B7ECD6B" w14:textId="77777777">
      <w:pPr>
        <w:spacing w:before="60" w:after="240" w:line="240" w:lineRule="auto"/>
        <w:jc w:val="center"/>
      </w:pPr>
      <w:r>
        <w:rPr>
          <w:rFonts w:ascii="Arial" w:hAnsi="Arial" w:eastAsia="Arial" w:cs="Arial"/>
          <w:i/>
          <w:iCs/>
          <w:sz w:val="18"/>
          <w:szCs w:val="18"/>
        </w:rPr>
        <w:t>Fuente: Elaborado por el equipo de proyecto a partir de la especificación UR–ESA del Incremento 3.</w:t>
      </w:r>
    </w:p>
    <w:p w:rsidR="00887C6C" w:rsidP="7A13BAAE" w:rsidRDefault="00AE7CDE" w14:paraId="366D24F2" w14:textId="311EA5F7">
      <w:pPr>
        <w:keepNext/>
        <w:spacing w:before="60" w:after="240" w:line="360" w:lineRule="auto"/>
        <w:jc w:val="both"/>
        <w:rPr>
          <w:rFonts w:ascii="Arial" w:hAnsi="Arial" w:eastAsia="Arial" w:cs="Arial"/>
        </w:rPr>
      </w:pPr>
      <w:r>
        <w:rPr>
          <w:rFonts w:ascii="Arial" w:hAnsi="Arial" w:eastAsia="Arial" w:cs="Arial"/>
        </w:rPr>
        <w:t>Este caso de uso corresponde a la generación de un reporte de las facturas registradas en el sistema. El usuario puede filtrar los resultados por estado, rango de fechas o utilizar ambos criterios de manera combinada. Para cada factura se presentan datos como número, proveedor, fecha, estado y cantidad de ítems observados, calculándose esta última información al momento de generar el reporte. Si no existen facturas que coincidan con los filtros seleccionados, no se habilita la exportación del reporte. El actor es el usuario autorizado; el reporte resume el resultado del registro y del procesamiento de facturas de los incrementos anteriores, y la cantidad de ítems observados permite identificar las facturas que requieren revisión. Su especificación corresponde a la Tabla 2.15, su flujo detallado a la Tabla 2.37 y a la Figura 2.33, y su interacción entre capas al diagrama de secuencia de la Figura 4.13.</w:t>
      </w:r>
    </w:p>
    <w:p w:rsidR="00887C6C" w:rsidP="5CE3DB99" w:rsidRDefault="00AE7CDE" w14:paraId="3DEEC669" w14:textId="64415681">
      <w:pPr>
        <w:keepNext w:val="1"/>
        <w:spacing w:before="120" w:after="0"/>
        <w:jc w:val="center"/>
      </w:pPr>
    </w:p>
    <w:p w:rsidR="00887C6C" w:rsidRDefault="00AE7CDE" w14:paraId="52D768F7" w14:textId="77777777">
      <w:pPr>
        <w:pStyle w:val="LeyendaFigura"/>
        <w:keepNext w:val="1"/>
        <w:spacing w:before="60"/>
      </w:pPr>
      <w:r w:rsidR="61AF1559">
        <w:rPr/>
        <w:t>Figura 2.12: “Diagrama de caso de uso CU-73 – Generando reporte de movimientos (UR-60)”.</w:t>
      </w:r>
    </w:p>
    <w:p w:rsidR="3AFC1F5A" w:rsidP="547F915B" w:rsidRDefault="3AFC1F5A" w14:paraId="3C08880D" w14:textId="6E16335B">
      <w:pPr>
        <w:pStyle w:val="Normal"/>
        <w:keepNext w:val="1"/>
      </w:pPr>
      <w:r w:rsidR="3AFC1F5A">
        <w:drawing>
          <wp:inline wp14:editId="1A813043" wp14:anchorId="559E4519">
            <wp:extent cx="5943600" cy="2798065"/>
            <wp:effectExtent l="0" t="0" r="0" b="0"/>
            <wp:docPr id="8571588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92015187" name="Picture 1592015187"/>
                    <pic:cNvPicPr/>
                  </pic:nvPicPr>
                  <pic:blipFill>
                    <a:blip xmlns:r="http://schemas.openxmlformats.org/officeDocument/2006/relationships" r:embed="rId18">
                      <a:extLst>
                        <a:ext uri="{28A0092B-C50C-407E-A947-70E740481C1C}">
                          <a14:useLocalDpi xmlns:a14="http://schemas.microsoft.com/office/drawing/2010/main"/>
                        </a:ext>
                      </a:extLst>
                    </a:blip>
                    <a:stretch>
                      <a:fillRect/>
                    </a:stretch>
                  </pic:blipFill>
                  <pic:spPr>
                    <a:xfrm rot="0">
                      <a:off x="0" y="0"/>
                      <a:ext cx="5943600" cy="2798065"/>
                    </a:xfrm>
                    <a:prstGeom prst="rect">
                      <a:avLst/>
                    </a:prstGeom>
                  </pic:spPr>
                </pic:pic>
              </a:graphicData>
            </a:graphic>
          </wp:inline>
        </w:drawing>
      </w:r>
    </w:p>
    <w:p w:rsidR="00887C6C" w:rsidP="5CE3DB99" w:rsidRDefault="00AE7CDE" w14:paraId="5143AB65" w14:textId="1A910BDD">
      <w:pPr>
        <w:keepNext/>
        <w:spacing w:before="60" w:after="240" w:line="240" w:lineRule="auto"/>
        <w:jc w:val="center"/>
      </w:pPr>
      <w:r>
        <w:rPr>
          <w:rFonts w:ascii="Arial" w:hAnsi="Arial" w:eastAsia="Arial" w:cs="Arial"/>
          <w:i/>
          <w:iCs/>
          <w:sz w:val="18"/>
          <w:szCs w:val="18"/>
        </w:rPr>
        <w:t>Fuente: Elaborado por el equipo de proyecto a partir de la especificación UR–ESA del Incremento 3.</w:t>
      </w:r>
    </w:p>
    <w:p w:rsidR="00887C6C" w:rsidP="7A13BAAE" w:rsidRDefault="00AE7CDE" w14:paraId="7B804993" w14:textId="16804740">
      <w:pPr>
        <w:keepNext/>
        <w:spacing w:before="60" w:after="240" w:line="360" w:lineRule="auto"/>
        <w:jc w:val="both"/>
        <w:rPr>
          <w:rFonts w:ascii="Arial" w:hAnsi="Arial" w:eastAsia="Arial" w:cs="Arial"/>
        </w:rPr>
      </w:pPr>
      <w:r>
        <w:rPr>
          <w:rFonts w:ascii="Arial" w:hAnsi="Arial" w:eastAsia="Arial" w:cs="Arial"/>
        </w:rPr>
        <w:t>Este caso de uso permite generar un reporte de los movimientos realizados sobre el inventario dentro de un rango de fechas determinado. El sistema considera los distintos tipos de movimientos registrados, incluyendo compras, ventas, ajustes y reversiones. El reporte presenta información como fecha, hora, tipo de movimiento, SKU, nombre del producto, cantidad aplicada y usuario responsable. El rango de fechas es obligatorio para realizar la consulta y, si no existen resultados, la exportación a Excel permanece deshabilitada. El actor es el usuario autorizado; el reporte se construye sobre el mismo historial de movimientos que consulta el CU-68, pero lo presenta acotado a un período y en un formato exportable. Su especificación corresponde a la Tabla 2.16, su flujo detallado a la Tabla 2.38 y a la Figura 2.34, y su interacción entre capas al diagrama de secuencia de la Figura 4.14.</w:t>
      </w:r>
    </w:p>
    <w:p w:rsidR="00887C6C" w:rsidP="5CE3DB99" w:rsidRDefault="00AE7CDE" w14:paraId="3656B9AB" w14:textId="187A1A65">
      <w:pPr>
        <w:keepNext w:val="1"/>
        <w:spacing w:before="120" w:after="0"/>
        <w:jc w:val="center"/>
      </w:pPr>
    </w:p>
    <w:p w:rsidR="00887C6C" w:rsidRDefault="00AE7CDE" w14:paraId="1A640D7C" w14:textId="77777777">
      <w:pPr>
        <w:pStyle w:val="LeyendaFigura"/>
        <w:keepNext w:val="1"/>
        <w:spacing w:before="60"/>
      </w:pPr>
      <w:r w:rsidR="61AF1559">
        <w:rPr/>
        <w:t>Figura 2.13: “Diagrama de caso de uso CU-74 – Exportando reportes a Excel (UR-61)”.</w:t>
      </w:r>
    </w:p>
    <w:p w:rsidR="10A7F373" w:rsidP="547F915B" w:rsidRDefault="10A7F373" w14:paraId="58DB422C" w14:textId="1D463128">
      <w:pPr>
        <w:pStyle w:val="Normal"/>
        <w:keepNext w:val="1"/>
      </w:pPr>
      <w:r w:rsidR="10A7F373">
        <w:drawing>
          <wp:inline wp14:editId="7D1D792B" wp14:anchorId="1BB14AED">
            <wp:extent cx="5943600" cy="2798065"/>
            <wp:effectExtent l="0" t="0" r="0" b="0"/>
            <wp:docPr id="16876409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27283598" name="Picture 1727283598"/>
                    <pic:cNvPicPr/>
                  </pic:nvPicPr>
                  <pic:blipFill>
                    <a:blip xmlns:r="http://schemas.openxmlformats.org/officeDocument/2006/relationships" r:embed="rId19">
                      <a:extLst>
                        <a:ext uri="{28A0092B-C50C-407E-A947-70E740481C1C}">
                          <a14:useLocalDpi xmlns:a14="http://schemas.microsoft.com/office/drawing/2010/main"/>
                        </a:ext>
                      </a:extLst>
                    </a:blip>
                    <a:stretch>
                      <a:fillRect/>
                    </a:stretch>
                  </pic:blipFill>
                  <pic:spPr>
                    <a:xfrm rot="0">
                      <a:off x="0" y="0"/>
                      <a:ext cx="5943600" cy="2798065"/>
                    </a:xfrm>
                    <a:prstGeom prst="rect">
                      <a:avLst/>
                    </a:prstGeom>
                  </pic:spPr>
                </pic:pic>
              </a:graphicData>
            </a:graphic>
          </wp:inline>
        </w:drawing>
      </w:r>
    </w:p>
    <w:p w:rsidR="00887C6C" w:rsidRDefault="00AE7CDE" w14:paraId="35216090" w14:textId="77777777">
      <w:pPr>
        <w:spacing w:before="60" w:after="240" w:line="240" w:lineRule="auto"/>
        <w:jc w:val="center"/>
      </w:pPr>
      <w:r>
        <w:rPr>
          <w:rFonts w:ascii="Arial" w:hAnsi="Arial" w:eastAsia="Arial" w:cs="Arial"/>
          <w:i/>
          <w:iCs/>
          <w:sz w:val="18"/>
          <w:szCs w:val="18"/>
        </w:rPr>
        <w:t>Fuente: Elaborado por el equipo de proyecto a partir de la especificación UR–ESA del Incremento 3.</w:t>
      </w:r>
    </w:p>
    <w:p w:rsidR="5D562417" w:rsidP="7A13BAAE" w:rsidRDefault="5D562417" w14:paraId="41C55EE4" w14:textId="3FF48865">
      <w:pPr>
        <w:spacing w:before="60" w:after="240" w:line="360" w:lineRule="auto"/>
        <w:jc w:val="both"/>
        <w:rPr>
          <w:rFonts w:ascii="Arial" w:hAnsi="Arial" w:eastAsia="Arial" w:cs="Arial"/>
        </w:rPr>
      </w:pPr>
      <w:r>
        <w:rPr>
          <w:rFonts w:ascii="Arial" w:hAnsi="Arial" w:eastAsia="Arial" w:cs="Arial"/>
        </w:rPr>
        <w:t>Este caso de uso representa la exportación a Excel de los reportes previamente generados por el sistema. Para ejecutar la operación debe existir uno de los reportes de stock, equivalencias faltantes, facturas o movimientos con resultados disponibles. El sistema genera un archivo .xlsx conservando exactamente la información y los filtros aplicados en pantalla y posteriormente entrega el archivo al usuario. Además, la operación de exportación queda registrada en la bitácora de auditoría y, si ocurre un error durante la generación del archivo, el sistema informa el problema y registra igualmente la operación fallida. El actor es el usuario autorizado; su relación con los CU-70 a CU-73 es de dependencia, porque requiere un reporte previamente generado, y con el CU-66 es de inclusión, porque toda exportación se registra en la bitácora. Su especificación corresponde a la Tabla 2.17, su flujo detallado a la Tabla 2.39 y a la Figura 2.35, y su interacción entre capas al diagrama de secuencia de la Figura 4.15.</w:t>
      </w:r>
    </w:p>
    <w:p w:rsidR="00887C6C" w:rsidRDefault="00AE7CDE" w14:paraId="0E27B00A" w14:textId="016FEC43">
      <w:pPr>
        <w:keepNext w:val="1"/>
        <w:spacing w:before="120" w:after="0"/>
        <w:jc w:val="center"/>
      </w:pPr>
    </w:p>
    <w:p w:rsidR="00887C6C" w:rsidRDefault="00AE7CDE" w14:paraId="0A748788" w14:textId="77777777">
      <w:pPr>
        <w:pStyle w:val="LeyendaFigura"/>
        <w:keepNext w:val="1"/>
        <w:spacing w:before="60"/>
      </w:pPr>
      <w:r w:rsidR="61AF1559">
        <w:rPr/>
        <w:t>Figura 2.14: “Diagrama de caso de uso CU-75 – Iniciando venta (UR-64)”.</w:t>
      </w:r>
    </w:p>
    <w:p w:rsidR="2451494F" w:rsidP="547F915B" w:rsidRDefault="2451494F" w14:paraId="7FE2EDD1" w14:textId="132F37AD">
      <w:pPr>
        <w:pStyle w:val="Normal"/>
        <w:keepNext w:val="1"/>
      </w:pPr>
      <w:r w:rsidR="2451494F">
        <w:drawing>
          <wp:inline wp14:editId="570E20A1" wp14:anchorId="4FEB2D40">
            <wp:extent cx="5943600" cy="2800218"/>
            <wp:effectExtent l="0" t="0" r="0" b="0"/>
            <wp:docPr id="240881537" name="Imagen 990002"/>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90002" name="inc3_new_2.png"/>
                    <pic:cNvPicPr/>
                  </pic:nvPicPr>
                  <pic:blipFill>
                    <a:blip xmlns:r="http://schemas.openxmlformats.org/officeDocument/2006/relationships" r:embed="rId20"/>
                    <a:stretch>
                      <a:fillRect/>
                    </a:stretch>
                  </pic:blipFill>
                  <pic:spPr>
                    <a:xfrm>
                      <a:off x="0" y="0"/>
                      <a:ext cx="5943600" cy="2800218"/>
                    </a:xfrm>
                    <a:prstGeom prst="rect">
                      <a:avLst/>
                    </a:prstGeom>
                  </pic:spPr>
                </pic:pic>
              </a:graphicData>
            </a:graphic>
          </wp:inline>
        </w:drawing>
      </w:r>
    </w:p>
    <w:p w:rsidR="00887C6C" w:rsidRDefault="00AE7CDE" w14:paraId="7A7CC9C2" w14:textId="77777777">
      <w:pPr>
        <w:spacing w:before="60" w:after="240" w:line="240" w:lineRule="auto"/>
        <w:jc w:val="center"/>
      </w:pPr>
      <w:r>
        <w:rPr>
          <w:rFonts w:ascii="Arial" w:hAnsi="Arial" w:eastAsia="Arial" w:cs="Arial"/>
          <w:i/>
          <w:iCs/>
          <w:sz w:val="18"/>
          <w:szCs w:val="18"/>
        </w:rPr>
        <w:t>Fuente: Elaborado por el equipo de proyecto a partir de la especificación UR–ESA del Incremento 3.</w:t>
      </w:r>
    </w:p>
    <w:p w:rsidR="00887C6C" w:rsidRDefault="00AE7CDE" w14:paraId="0D697082" w14:textId="380CCB5B">
      <w:pPr>
        <w:spacing w:before="60" w:after="240" w:line="360" w:lineRule="auto"/>
        <w:jc w:val="both"/>
      </w:pPr>
      <w:r>
        <w:rPr>
          <w:rFonts w:ascii="Arial" w:hAnsi="Arial" w:eastAsia="Arial" w:cs="Arial"/>
        </w:rPr>
        <w:t>Este caso de uso representa el inicio de una nueva venta por parte del Cajero, que debe estar autenticado con ese perfil. Al iniciar la venta, el sistema registra automáticamente la fecha, la hora y el identificador del usuario responsable, y deja la venta en curso, lista para agregar productos</w:t>
      </w:r>
      <w:r w:rsidR="005D692F">
        <w:rPr>
          <w:rFonts w:ascii="Arial" w:hAnsi="Arial" w:eastAsia="Arial" w:cs="Arial"/>
        </w:rPr>
        <w:t xml:space="preserve">, </w:t>
      </w:r>
      <w:r>
        <w:rPr>
          <w:rFonts w:ascii="Arial" w:hAnsi="Arial" w:eastAsia="Arial" w:cs="Arial"/>
        </w:rPr>
        <w:t>CU-76</w:t>
      </w:r>
      <w:r w:rsidR="00E17A63">
        <w:rPr>
          <w:rFonts w:ascii="Arial" w:hAnsi="Arial" w:eastAsia="Arial" w:cs="Arial"/>
        </w:rPr>
        <w:t>.</w:t>
      </w:r>
      <w:r>
        <w:rPr>
          <w:rFonts w:ascii="Arial" w:hAnsi="Arial" w:eastAsia="Arial" w:cs="Arial"/>
        </w:rPr>
        <w:t xml:space="preserve"> Mientras la venta no sea confirmada, el stock de los productos no se modifica. El único actor del diagrama es el Cajero, perfil al que la especificación asigna la operación del punto de venta; este caso de uso es el punto de partida de toda la cadena de venta</w:t>
      </w:r>
      <w:r w:rsidR="005D692F">
        <w:rPr>
          <w:rFonts w:ascii="Arial" w:hAnsi="Arial" w:eastAsia="Arial" w:cs="Arial"/>
        </w:rPr>
        <w:t xml:space="preserve">, </w:t>
      </w:r>
      <w:r>
        <w:rPr>
          <w:rFonts w:ascii="Arial" w:hAnsi="Arial" w:eastAsia="Arial" w:cs="Arial"/>
        </w:rPr>
        <w:t>CU-75 a CU-83</w:t>
      </w:r>
      <w:r w:rsidR="00E17A63">
        <w:rPr>
          <w:rFonts w:ascii="Arial" w:hAnsi="Arial" w:eastAsia="Arial" w:cs="Arial"/>
        </w:rPr>
        <w:t>.</w:t>
      </w:r>
      <w:r>
        <w:rPr>
          <w:rFonts w:ascii="Arial" w:hAnsi="Arial" w:eastAsia="Arial" w:cs="Arial"/>
        </w:rPr>
        <w:t xml:space="preserve"> Su especificación corresponde a la Tabla 2.18, su flujo detallado a la Tabla 2.40 y a la Figura 2.36, y su interacción entre capas al diagrama de secuencia de la Figura 4.16.</w:t>
      </w:r>
    </w:p>
    <w:p w:rsidR="00887C6C" w:rsidRDefault="00AE7CDE" w14:paraId="45FB0818" w14:textId="2BB1B991">
      <w:pPr>
        <w:keepNext w:val="1"/>
        <w:spacing w:before="120" w:after="0"/>
        <w:jc w:val="center"/>
      </w:pPr>
    </w:p>
    <w:p w:rsidR="00887C6C" w:rsidRDefault="00AE7CDE" w14:paraId="279424E7" w14:textId="77777777">
      <w:pPr>
        <w:pStyle w:val="LeyendaFigura"/>
        <w:keepNext w:val="1"/>
        <w:spacing w:before="60"/>
      </w:pPr>
      <w:r w:rsidR="61AF1559">
        <w:rPr/>
        <w:t>Figura 2.15: “Diagrama de caso de uso CU-76 – Agregando productos a la venta (UR-65)”.</w:t>
      </w:r>
    </w:p>
    <w:p w:rsidR="791052BF" w:rsidP="547F915B" w:rsidRDefault="791052BF" w14:paraId="0412DF17" w14:textId="6937159C">
      <w:pPr>
        <w:pStyle w:val="Normal"/>
        <w:keepNext w:val="1"/>
      </w:pPr>
      <w:r w:rsidR="791052BF">
        <w:drawing>
          <wp:inline wp14:editId="10635936" wp14:anchorId="037261FF">
            <wp:extent cx="5943600" cy="2800218"/>
            <wp:effectExtent l="0" t="0" r="0" b="0"/>
            <wp:docPr id="1656494615" name="Imagen 990003"/>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90003" name="inc3_new_3.png"/>
                    <pic:cNvPicPr/>
                  </pic:nvPicPr>
                  <pic:blipFill>
                    <a:blip xmlns:r="http://schemas.openxmlformats.org/officeDocument/2006/relationships" r:embed="rId21"/>
                    <a:stretch>
                      <a:fillRect/>
                    </a:stretch>
                  </pic:blipFill>
                  <pic:spPr>
                    <a:xfrm>
                      <a:off x="0" y="0"/>
                      <a:ext cx="5943600" cy="2800218"/>
                    </a:xfrm>
                    <a:prstGeom prst="rect">
                      <a:avLst/>
                    </a:prstGeom>
                  </pic:spPr>
                </pic:pic>
              </a:graphicData>
            </a:graphic>
          </wp:inline>
        </w:drawing>
      </w:r>
    </w:p>
    <w:p w:rsidR="00887C6C" w:rsidRDefault="00AE7CDE" w14:paraId="5408C37E" w14:textId="77777777">
      <w:pPr>
        <w:spacing w:before="60" w:after="240" w:line="240" w:lineRule="auto"/>
        <w:jc w:val="center"/>
      </w:pPr>
      <w:r>
        <w:rPr>
          <w:rFonts w:ascii="Arial" w:hAnsi="Arial" w:eastAsia="Arial" w:cs="Arial"/>
          <w:i/>
          <w:iCs/>
          <w:sz w:val="18"/>
          <w:szCs w:val="18"/>
        </w:rPr>
        <w:t>Fuente: Elaborado por el equipo de proyecto a partir de la especificación UR–ESA del Incremento 3.</w:t>
      </w:r>
    </w:p>
    <w:p w:rsidR="00887C6C" w:rsidRDefault="00AE7CDE" w14:paraId="208733D3" w14:textId="533A88B4">
      <w:pPr>
        <w:spacing w:before="60" w:after="240" w:line="360" w:lineRule="auto"/>
        <w:jc w:val="both"/>
      </w:pPr>
      <w:r>
        <w:rPr>
          <w:rFonts w:ascii="Arial" w:hAnsi="Arial" w:eastAsia="Arial" w:cs="Arial"/>
        </w:rPr>
        <w:t>Este caso de uso permite al Cajero agregar productos a una venta en curso mediante la lectura del código de barras, el ingreso del SKU o la selección desde la búsqueda de productos, indicando la cantidad solicitada. Antes de incorporar el producto, el sistema valida que esté activo y que tenga stock suficiente</w:t>
      </w:r>
      <w:r w:rsidR="005D692F">
        <w:rPr>
          <w:rFonts w:ascii="Arial" w:hAnsi="Arial" w:eastAsia="Arial" w:cs="Arial"/>
        </w:rPr>
        <w:t xml:space="preserve">, </w:t>
      </w:r>
      <w:r>
        <w:rPr>
          <w:rFonts w:ascii="Arial" w:hAnsi="Arial" w:eastAsia="Arial" w:cs="Arial"/>
        </w:rPr>
        <w:t>CU-77</w:t>
      </w:r>
      <w:r w:rsidR="00E17A63">
        <w:rPr>
          <w:rFonts w:ascii="Arial" w:hAnsi="Arial" w:eastAsia="Arial" w:cs="Arial"/>
        </w:rPr>
        <w:t>,</w:t>
      </w:r>
      <w:r>
        <w:rPr>
          <w:rFonts w:ascii="Arial" w:hAnsi="Arial" w:eastAsia="Arial" w:cs="Arial"/>
        </w:rPr>
        <w:t xml:space="preserve"> y luego actualiza el total de la venta</w:t>
      </w:r>
      <w:r w:rsidR="005D692F">
        <w:rPr>
          <w:rFonts w:ascii="Arial" w:hAnsi="Arial" w:eastAsia="Arial" w:cs="Arial"/>
        </w:rPr>
        <w:t xml:space="preserve">, </w:t>
      </w:r>
      <w:r>
        <w:rPr>
          <w:rFonts w:ascii="Arial" w:hAnsi="Arial" w:eastAsia="Arial" w:cs="Arial"/>
        </w:rPr>
        <w:t>CU-78</w:t>
      </w:r>
      <w:r w:rsidR="00E17A63">
        <w:rPr>
          <w:rFonts w:ascii="Arial" w:hAnsi="Arial" w:eastAsia="Arial" w:cs="Arial"/>
        </w:rPr>
        <w:t>.</w:t>
      </w:r>
      <w:r>
        <w:rPr>
          <w:rFonts w:ascii="Arial" w:hAnsi="Arial" w:eastAsia="Arial" w:cs="Arial"/>
        </w:rPr>
        <w:t xml:space="preserve"> Si el producto no existe, el sistema muestra el mensaje «Producto no encontrado», y si está inactivo no permite incorporarlo. El actor es el Cajero; el caso de uso se apoya en el catálogo de productos del Incremento 1 y se repite una vez por cada producto que se incorpora a la venta. Su especificación corresponde a la Tabla 2.19, su flujo detallado a la Tabla 2.41 y a la Figura 2.37, y su interacción entre capas al diagrama de secuencia de la Figura 4.17.</w:t>
      </w:r>
    </w:p>
    <w:p w:rsidR="00887C6C" w:rsidRDefault="00AE7CDE" w14:paraId="049F31CB" w14:textId="735C6C93">
      <w:pPr>
        <w:keepNext w:val="1"/>
        <w:spacing w:before="120" w:after="0"/>
        <w:jc w:val="center"/>
      </w:pPr>
    </w:p>
    <w:p w:rsidR="00887C6C" w:rsidRDefault="00AE7CDE" w14:paraId="34245FBE" w14:textId="77777777">
      <w:pPr>
        <w:pStyle w:val="LeyendaFigura"/>
        <w:keepNext w:val="1"/>
        <w:spacing w:before="60"/>
      </w:pPr>
      <w:r w:rsidR="61AF1559">
        <w:rPr/>
        <w:t>Figura 2.16: “Diagrama de caso de uso CU-77 – Validando stock disponible (UR-66)”.</w:t>
      </w:r>
    </w:p>
    <w:p w:rsidR="22A83FD6" w:rsidP="547F915B" w:rsidRDefault="22A83FD6" w14:paraId="7444631B" w14:textId="3EADDEAC">
      <w:pPr>
        <w:pStyle w:val="Normal"/>
        <w:keepNext w:val="1"/>
      </w:pPr>
      <w:r w:rsidR="22A83FD6">
        <w:drawing>
          <wp:inline wp14:editId="4C244CFB" wp14:anchorId="12C70A5E">
            <wp:extent cx="5943600" cy="2800218"/>
            <wp:effectExtent l="0" t="0" r="0" b="0"/>
            <wp:docPr id="229286523" name="Imagen 990004"/>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90004" name="inc3_new_4.png"/>
                    <pic:cNvPicPr/>
                  </pic:nvPicPr>
                  <pic:blipFill>
                    <a:blip xmlns:r="http://schemas.openxmlformats.org/officeDocument/2006/relationships" r:embed="rId22"/>
                    <a:stretch>
                      <a:fillRect/>
                    </a:stretch>
                  </pic:blipFill>
                  <pic:spPr>
                    <a:xfrm>
                      <a:off x="0" y="0"/>
                      <a:ext cx="5943600" cy="2800218"/>
                    </a:xfrm>
                    <a:prstGeom prst="rect">
                      <a:avLst/>
                    </a:prstGeom>
                  </pic:spPr>
                </pic:pic>
              </a:graphicData>
            </a:graphic>
          </wp:inline>
        </w:drawing>
      </w:r>
    </w:p>
    <w:p w:rsidR="00887C6C" w:rsidRDefault="00AE7CDE" w14:paraId="13229A0F" w14:textId="77777777">
      <w:pPr>
        <w:spacing w:before="60" w:after="240" w:line="240" w:lineRule="auto"/>
        <w:jc w:val="center"/>
      </w:pPr>
      <w:r>
        <w:rPr>
          <w:rFonts w:ascii="Arial" w:hAnsi="Arial" w:eastAsia="Arial" w:cs="Arial"/>
          <w:i/>
          <w:iCs/>
          <w:sz w:val="18"/>
          <w:szCs w:val="18"/>
        </w:rPr>
        <w:t>Fuente: Elaborado por el equipo de proyecto a partir de la especificación UR–ESA del Incremento 3.</w:t>
      </w:r>
    </w:p>
    <w:p w:rsidR="00887C6C" w:rsidRDefault="00AE7CDE" w14:paraId="6EAFCBAC" w14:textId="77777777">
      <w:pPr>
        <w:spacing w:before="60" w:after="240" w:line="360" w:lineRule="auto"/>
        <w:jc w:val="both"/>
      </w:pPr>
      <w:r>
        <w:rPr>
          <w:rFonts w:ascii="Arial" w:hAnsi="Arial" w:eastAsia="Arial" w:cs="Arial"/>
        </w:rPr>
        <w:t>Este caso de uso corresponde a la validación de stock que el sistema realiza antes de incorporar o confirmar un producto en una venta. El sistema verifica que el producto se encuentre activo y compara la cantidad solicitada con el stock disponible. Si el stock es suficiente, la operación continúa; en caso contrario, el sistema la impide y muestra el mensaje «Stock insuficiente. Disponible: X unidades.», de modo que solo se incorporen a la venta cantidades que el inventario puede cubrir. Aunque la validación la ejecuta el sistema, el diagrama mantiene al Cajero como actor porque es quien la provoca al agregar un producto o al confirmar la venta, y quien recibe el mensaje resultante. Su especificación corresponde a la Tabla 2.20, su flujo detallado a la Tabla 2.42 y a la Figura 2.38, y su interacción entre capas al diagrama de secuencia de la Figura 4.18.</w:t>
      </w:r>
    </w:p>
    <w:p w:rsidR="00887C6C" w:rsidRDefault="00AE7CDE" w14:paraId="53128261" w14:textId="1E473F3E">
      <w:pPr>
        <w:keepNext w:val="1"/>
        <w:spacing w:before="120" w:after="0"/>
        <w:jc w:val="center"/>
      </w:pPr>
    </w:p>
    <w:p w:rsidR="00887C6C" w:rsidRDefault="00AE7CDE" w14:paraId="78637FCE" w14:textId="77777777">
      <w:pPr>
        <w:pStyle w:val="LeyendaFigura"/>
        <w:keepNext w:val="1"/>
        <w:spacing w:before="60"/>
      </w:pPr>
      <w:r w:rsidR="61AF1559">
        <w:rPr/>
        <w:t>Figura 2.17: “Diagrama de caso de uso CU-78 – Calculando total de venta (UR-67)”.</w:t>
      </w:r>
    </w:p>
    <w:p w:rsidR="0C501801" w:rsidP="547F915B" w:rsidRDefault="0C501801" w14:paraId="6CED2888" w14:textId="21358AAB">
      <w:pPr>
        <w:pStyle w:val="Normal"/>
        <w:keepNext w:val="1"/>
      </w:pPr>
      <w:r w:rsidR="0C501801">
        <w:drawing>
          <wp:inline wp14:editId="3D5B4222" wp14:anchorId="468CDE92">
            <wp:extent cx="5943600" cy="2800218"/>
            <wp:effectExtent l="0" t="0" r="0" b="0"/>
            <wp:docPr id="414883928" name="Imagen 990005"/>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90005" name="inc3_new_5.png"/>
                    <pic:cNvPicPr/>
                  </pic:nvPicPr>
                  <pic:blipFill>
                    <a:blip xmlns:r="http://schemas.openxmlformats.org/officeDocument/2006/relationships" r:embed="rId23"/>
                    <a:stretch>
                      <a:fillRect/>
                    </a:stretch>
                  </pic:blipFill>
                  <pic:spPr>
                    <a:xfrm>
                      <a:off x="0" y="0"/>
                      <a:ext cx="5943600" cy="2800218"/>
                    </a:xfrm>
                    <a:prstGeom prst="rect">
                      <a:avLst/>
                    </a:prstGeom>
                  </pic:spPr>
                </pic:pic>
              </a:graphicData>
            </a:graphic>
          </wp:inline>
        </w:drawing>
      </w:r>
    </w:p>
    <w:p w:rsidR="00887C6C" w:rsidRDefault="00AE7CDE" w14:paraId="1EB7485F" w14:textId="77777777">
      <w:pPr>
        <w:spacing w:before="60" w:after="240" w:line="240" w:lineRule="auto"/>
        <w:jc w:val="center"/>
      </w:pPr>
      <w:r>
        <w:rPr>
          <w:rFonts w:ascii="Arial" w:hAnsi="Arial" w:eastAsia="Arial" w:cs="Arial"/>
          <w:i/>
          <w:iCs/>
          <w:sz w:val="18"/>
          <w:szCs w:val="18"/>
        </w:rPr>
        <w:t>Fuente: Elaborado por el equipo de proyecto a partir de la especificación UR–ESA del Incremento 3.</w:t>
      </w:r>
    </w:p>
    <w:p w:rsidR="00887C6C" w:rsidRDefault="00AE7CDE" w14:paraId="1B1CA0C5" w14:textId="456AA5F8">
      <w:pPr>
        <w:spacing w:before="60" w:after="240" w:line="360" w:lineRule="auto"/>
        <w:jc w:val="both"/>
      </w:pPr>
      <w:r>
        <w:rPr>
          <w:rFonts w:ascii="Arial" w:hAnsi="Arial" w:eastAsia="Arial" w:cs="Arial"/>
        </w:rPr>
        <w:t>Este caso de uso representa el cálculo automático del total de la venta. Para cada ítem, el sistema calcula el subtotal a partir de la cantidad y del precio unitario vigente del producto, y luego suma los subtotales para obtener el total general. El total se recalcula cada vez que se agrega, modifica o elimina un ítem, por lo que el Cajero dispone del monto actualizado antes de registrar el pago</w:t>
      </w:r>
      <w:r w:rsidR="005D692F">
        <w:rPr>
          <w:rFonts w:ascii="Arial" w:hAnsi="Arial" w:eastAsia="Arial" w:cs="Arial"/>
        </w:rPr>
        <w:t xml:space="preserve">, </w:t>
      </w:r>
      <w:r>
        <w:rPr>
          <w:rFonts w:ascii="Arial" w:hAnsi="Arial" w:eastAsia="Arial" w:cs="Arial"/>
        </w:rPr>
        <w:t>CU-79</w:t>
      </w:r>
      <w:r w:rsidR="00E17A63">
        <w:rPr>
          <w:rFonts w:ascii="Arial" w:hAnsi="Arial" w:eastAsia="Arial" w:cs="Arial"/>
        </w:rPr>
        <w:t>.</w:t>
      </w:r>
      <w:r>
        <w:rPr>
          <w:rFonts w:ascii="Arial" w:hAnsi="Arial" w:eastAsia="Arial" w:cs="Arial"/>
        </w:rPr>
        <w:t xml:space="preserve"> El Cajero figura como actor porque es el destinatario del total calculado; el cálculo en sí es automático y no requiere una acción explícita. Su especificación corresponde a la Tabla 2.21, su flujo detallado a la Tabla 2.43 y a la Figura 2.39, y su interacción entre capas al diagrama de secuencia de la Figura 4.19.</w:t>
      </w:r>
    </w:p>
    <w:p w:rsidR="00887C6C" w:rsidRDefault="00AE7CDE" w14:paraId="62486C05" w14:textId="4840D350">
      <w:pPr>
        <w:keepNext w:val="1"/>
        <w:spacing w:before="120" w:after="0"/>
        <w:jc w:val="center"/>
      </w:pPr>
    </w:p>
    <w:p w:rsidR="00887C6C" w:rsidRDefault="00AE7CDE" w14:paraId="66F40EB9" w14:textId="77777777">
      <w:pPr>
        <w:pStyle w:val="LeyendaFigura"/>
        <w:keepNext w:val="1"/>
        <w:spacing w:before="60"/>
      </w:pPr>
      <w:r w:rsidR="61AF1559">
        <w:rPr/>
        <w:t>Figura 2.18: “Diagrama de caso de uso CU-79 – Registrando pago de venta (UR-68)”.</w:t>
      </w:r>
    </w:p>
    <w:p w:rsidR="1BB5F3A3" w:rsidP="547F915B" w:rsidRDefault="1BB5F3A3" w14:paraId="70F4FFDB" w14:textId="2A3E0A14">
      <w:pPr>
        <w:pStyle w:val="Normal"/>
        <w:keepNext w:val="1"/>
      </w:pPr>
      <w:r w:rsidR="1BB5F3A3">
        <w:drawing>
          <wp:inline wp14:editId="42B0FB83" wp14:anchorId="11548322">
            <wp:extent cx="5943600" cy="2800218"/>
            <wp:effectExtent l="0" t="0" r="0" b="0"/>
            <wp:docPr id="1110746892" name="Imagen 990006"/>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90006" name="inc3_new_6.png"/>
                    <pic:cNvPicPr/>
                  </pic:nvPicPr>
                  <pic:blipFill>
                    <a:blip xmlns:r="http://schemas.openxmlformats.org/officeDocument/2006/relationships" r:embed="rId24"/>
                    <a:stretch>
                      <a:fillRect/>
                    </a:stretch>
                  </pic:blipFill>
                  <pic:spPr>
                    <a:xfrm>
                      <a:off x="0" y="0"/>
                      <a:ext cx="5943600" cy="2800218"/>
                    </a:xfrm>
                    <a:prstGeom prst="rect">
                      <a:avLst/>
                    </a:prstGeom>
                  </pic:spPr>
                </pic:pic>
              </a:graphicData>
            </a:graphic>
          </wp:inline>
        </w:drawing>
      </w:r>
    </w:p>
    <w:p w:rsidR="00887C6C" w:rsidRDefault="00AE7CDE" w14:paraId="267F1C8A" w14:textId="77777777">
      <w:pPr>
        <w:spacing w:before="60" w:after="240" w:line="240" w:lineRule="auto"/>
        <w:jc w:val="center"/>
      </w:pPr>
      <w:r>
        <w:rPr>
          <w:rFonts w:ascii="Arial" w:hAnsi="Arial" w:eastAsia="Arial" w:cs="Arial"/>
          <w:i/>
          <w:iCs/>
          <w:sz w:val="18"/>
          <w:szCs w:val="18"/>
        </w:rPr>
        <w:t>Fuente: Elaborado por el equipo de proyecto a partir de la especificación UR–ESA del Incremento 3.</w:t>
      </w:r>
    </w:p>
    <w:p w:rsidR="00887C6C" w:rsidRDefault="00AE7CDE" w14:paraId="1CE3D476" w14:textId="73067CF0">
      <w:pPr>
        <w:spacing w:before="60" w:after="240" w:line="360" w:lineRule="auto"/>
        <w:jc w:val="both"/>
      </w:pPr>
      <w:r>
        <w:rPr>
          <w:rFonts w:ascii="Arial" w:hAnsi="Arial" w:eastAsia="Arial" w:cs="Arial"/>
        </w:rPr>
        <w:t>Este caso de uso permite al Cajero registrar el pago de una venta cuyo total ya fue calculado, indicando el medio de pago utilizado y el monto recibido. Cuando el pago es en efectivo, el sistema calcula y muestra automáticamente el vuelto. Si el monto recibido en efectivo es inferior al total, el sistema impide continuar y muestra el mensaje «Monto insuficiente». Al finalizar, el pago queda asociado a la venta y esta puede ser confirmada</w:t>
      </w:r>
      <w:r w:rsidR="005D692F">
        <w:rPr>
          <w:rFonts w:ascii="Arial" w:hAnsi="Arial" w:eastAsia="Arial" w:cs="Arial"/>
        </w:rPr>
        <w:t xml:space="preserve">, </w:t>
      </w:r>
      <w:r>
        <w:rPr>
          <w:rFonts w:ascii="Arial" w:hAnsi="Arial" w:eastAsia="Arial" w:cs="Arial"/>
        </w:rPr>
        <w:t>CU-80</w:t>
      </w:r>
      <w:r w:rsidR="00E17A63">
        <w:rPr>
          <w:rFonts w:ascii="Arial" w:hAnsi="Arial" w:eastAsia="Arial" w:cs="Arial"/>
        </w:rPr>
        <w:t>.</w:t>
      </w:r>
      <w:r>
        <w:rPr>
          <w:rFonts w:ascii="Arial" w:hAnsi="Arial" w:eastAsia="Arial" w:cs="Arial"/>
        </w:rPr>
        <w:t xml:space="preserve"> El actor es el Cajero; este caso de uso es el último que requiere el ingreso de datos antes de la confirmación de la venta. Su especificación corresponde a la Tabla 2.22, su flujo detallado a la Tabla 2.44 y a la Figura 2.40, y su interacción entre capas al diagrama de secuencia de la Figura 4.20.</w:t>
      </w:r>
    </w:p>
    <w:p w:rsidR="00887C6C" w:rsidRDefault="00AE7CDE" w14:paraId="4101652C" w14:textId="36A6455E">
      <w:pPr>
        <w:keepNext w:val="1"/>
        <w:spacing w:before="120" w:after="0"/>
        <w:jc w:val="center"/>
      </w:pPr>
    </w:p>
    <w:p w:rsidR="00887C6C" w:rsidRDefault="00AE7CDE" w14:paraId="79303D0D" w14:textId="77777777">
      <w:pPr>
        <w:pStyle w:val="LeyendaFigura"/>
        <w:keepNext w:val="1"/>
        <w:spacing w:before="60"/>
      </w:pPr>
      <w:r w:rsidR="61AF1559">
        <w:rPr/>
        <w:t>Figura 2.19: “Diagrama de caso de uso CU-80 – Confirmando venta (UR-69)”.</w:t>
      </w:r>
    </w:p>
    <w:p w:rsidR="1F8ECC10" w:rsidP="547F915B" w:rsidRDefault="1F8ECC10" w14:paraId="2510CF7E" w14:textId="62B026B3">
      <w:pPr>
        <w:pStyle w:val="Normal"/>
        <w:keepNext w:val="1"/>
      </w:pPr>
      <w:r w:rsidR="1F8ECC10">
        <w:drawing>
          <wp:inline wp14:editId="4EE93FAA" wp14:anchorId="6504166D">
            <wp:extent cx="5943600" cy="2800218"/>
            <wp:effectExtent l="0" t="0" r="0" b="0"/>
            <wp:docPr id="6464531" name="Imagen 990007"/>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90007" name="inc3_new_7.png"/>
                    <pic:cNvPicPr/>
                  </pic:nvPicPr>
                  <pic:blipFill>
                    <a:blip xmlns:r="http://schemas.openxmlformats.org/officeDocument/2006/relationships" r:embed="rId25"/>
                    <a:stretch>
                      <a:fillRect/>
                    </a:stretch>
                  </pic:blipFill>
                  <pic:spPr>
                    <a:xfrm>
                      <a:off x="0" y="0"/>
                      <a:ext cx="5943600" cy="2800218"/>
                    </a:xfrm>
                    <a:prstGeom prst="rect">
                      <a:avLst/>
                    </a:prstGeom>
                  </pic:spPr>
                </pic:pic>
              </a:graphicData>
            </a:graphic>
          </wp:inline>
        </w:drawing>
      </w:r>
    </w:p>
    <w:p w:rsidR="00887C6C" w:rsidRDefault="00AE7CDE" w14:paraId="13A91309" w14:textId="77777777">
      <w:pPr>
        <w:spacing w:before="60" w:after="240" w:line="240" w:lineRule="auto"/>
        <w:jc w:val="center"/>
      </w:pPr>
      <w:r>
        <w:rPr>
          <w:rFonts w:ascii="Arial" w:hAnsi="Arial" w:eastAsia="Arial" w:cs="Arial"/>
          <w:i/>
          <w:iCs/>
          <w:sz w:val="18"/>
          <w:szCs w:val="18"/>
        </w:rPr>
        <w:t>Fuente: Elaborado por el equipo de proyecto a partir de la especificación UR–ESA del Incremento 3.</w:t>
      </w:r>
    </w:p>
    <w:p w:rsidR="00887C6C" w:rsidRDefault="00AE7CDE" w14:paraId="73C12824" w14:textId="7EC0EEB4">
      <w:pPr>
        <w:spacing w:before="60" w:after="240" w:line="360" w:lineRule="auto"/>
        <w:jc w:val="both"/>
      </w:pPr>
      <w:r>
        <w:rPr>
          <w:rFonts w:ascii="Arial" w:hAnsi="Arial" w:eastAsia="Arial" w:cs="Arial"/>
        </w:rPr>
        <w:t>Este caso de uso corresponde a la confirmación de la venta, que requiere una acción explícita del Cajero. Antes de confirmar, el sistema verifica que la venta contenga al menos un producto válido, que exista stock suficiente y que tenga un pago válido registrado; si falta alguna de estas condiciones, la venta no se confirma. Una vez confirmada, la venta ya no puede modificarse desde la pantalla de venta y el sistema continúa con la actualización de stock</w:t>
      </w:r>
      <w:r w:rsidR="005D692F">
        <w:rPr>
          <w:rFonts w:ascii="Arial" w:hAnsi="Arial" w:eastAsia="Arial" w:cs="Arial"/>
        </w:rPr>
        <w:t xml:space="preserve">, </w:t>
      </w:r>
      <w:r>
        <w:rPr>
          <w:rFonts w:ascii="Arial" w:hAnsi="Arial" w:eastAsia="Arial" w:cs="Arial"/>
        </w:rPr>
        <w:t>CU-81</w:t>
      </w:r>
      <w:r w:rsidR="00E17A63">
        <w:rPr>
          <w:rFonts w:ascii="Arial" w:hAnsi="Arial" w:eastAsia="Arial" w:cs="Arial"/>
        </w:rPr>
        <w:t>,</w:t>
      </w:r>
      <w:r>
        <w:rPr>
          <w:rFonts w:ascii="Arial" w:hAnsi="Arial" w:eastAsia="Arial" w:cs="Arial"/>
        </w:rPr>
        <w:t xml:space="preserve"> el registro de movimientos</w:t>
      </w:r>
      <w:r w:rsidR="005D692F">
        <w:rPr>
          <w:rFonts w:ascii="Arial" w:hAnsi="Arial" w:eastAsia="Arial" w:cs="Arial"/>
        </w:rPr>
        <w:t xml:space="preserve">, </w:t>
      </w:r>
      <w:r>
        <w:rPr>
          <w:rFonts w:ascii="Arial" w:hAnsi="Arial" w:eastAsia="Arial" w:cs="Arial"/>
        </w:rPr>
        <w:t>CU-82 y la emisión del comprobante</w:t>
      </w:r>
      <w:r w:rsidR="005D692F">
        <w:rPr>
          <w:rFonts w:ascii="Arial" w:hAnsi="Arial" w:eastAsia="Arial" w:cs="Arial"/>
        </w:rPr>
        <w:t xml:space="preserve">, </w:t>
      </w:r>
      <w:r>
        <w:rPr>
          <w:rFonts w:ascii="Arial" w:hAnsi="Arial" w:eastAsia="Arial" w:cs="Arial"/>
        </w:rPr>
        <w:t>CU-83</w:t>
      </w:r>
      <w:r w:rsidR="00E17A63">
        <w:rPr>
          <w:rFonts w:ascii="Arial" w:hAnsi="Arial" w:eastAsia="Arial" w:cs="Arial"/>
        </w:rPr>
        <w:t>.</w:t>
      </w:r>
      <w:r>
        <w:rPr>
          <w:rFonts w:ascii="Arial" w:hAnsi="Arial" w:eastAsia="Arial" w:cs="Arial"/>
        </w:rPr>
        <w:t xml:space="preserve"> El actor es el Cajero; el caso de uso representa el punto de control del flujo de venta, ya que separa las operaciones que aún pueden modificarse de aquellas que quedan registradas de forma definitiva. Su especificación corresponde a la Tabla 2.23, su flujo detallado a la Tabla 2.45 y a la Figura 2.41, y su interacción entre capas al diagrama de secuencia de la Figura 4.21.</w:t>
      </w:r>
    </w:p>
    <w:p w:rsidR="00887C6C" w:rsidRDefault="00AE7CDE" w14:paraId="4B99056E" w14:textId="1BBFD997">
      <w:pPr>
        <w:keepNext w:val="1"/>
        <w:spacing w:before="120" w:after="0"/>
        <w:jc w:val="center"/>
      </w:pPr>
    </w:p>
    <w:p w:rsidR="00887C6C" w:rsidRDefault="00AE7CDE" w14:paraId="65AE8F89" w14:textId="77777777">
      <w:pPr>
        <w:pStyle w:val="LeyendaFigura"/>
        <w:keepNext w:val="1"/>
        <w:spacing w:before="60"/>
      </w:pPr>
      <w:r w:rsidR="61AF1559">
        <w:rPr/>
        <w:t>Figura 2.20: “Diagrama de caso de uso CU-81 – Actualizando stock por venta (UR-70)”.</w:t>
      </w:r>
    </w:p>
    <w:p w:rsidR="317D4BB7" w:rsidP="547F915B" w:rsidRDefault="317D4BB7" w14:paraId="5A5E0562" w14:textId="0FE33997">
      <w:pPr>
        <w:pStyle w:val="Normal"/>
        <w:keepNext w:val="1"/>
      </w:pPr>
      <w:r w:rsidR="317D4BB7">
        <w:drawing>
          <wp:inline wp14:editId="3E3FD04D" wp14:anchorId="3EF3AF90">
            <wp:extent cx="5943600" cy="2800218"/>
            <wp:effectExtent l="0" t="0" r="0" b="0"/>
            <wp:docPr id="1470692421" name="Imagen 990008"/>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90008" name="inc3_new_8.png"/>
                    <pic:cNvPicPr/>
                  </pic:nvPicPr>
                  <pic:blipFill>
                    <a:blip xmlns:r="http://schemas.openxmlformats.org/officeDocument/2006/relationships" r:embed="rId26"/>
                    <a:stretch>
                      <a:fillRect/>
                    </a:stretch>
                  </pic:blipFill>
                  <pic:spPr>
                    <a:xfrm>
                      <a:off x="0" y="0"/>
                      <a:ext cx="5943600" cy="2800218"/>
                    </a:xfrm>
                    <a:prstGeom prst="rect">
                      <a:avLst/>
                    </a:prstGeom>
                  </pic:spPr>
                </pic:pic>
              </a:graphicData>
            </a:graphic>
          </wp:inline>
        </w:drawing>
      </w:r>
    </w:p>
    <w:p w:rsidR="00887C6C" w:rsidRDefault="00AE7CDE" w14:paraId="6ED4351C" w14:textId="77777777">
      <w:pPr>
        <w:spacing w:before="60" w:after="240" w:line="240" w:lineRule="auto"/>
        <w:jc w:val="center"/>
      </w:pPr>
      <w:r>
        <w:rPr>
          <w:rFonts w:ascii="Arial" w:hAnsi="Arial" w:eastAsia="Arial" w:cs="Arial"/>
          <w:i/>
          <w:iCs/>
          <w:sz w:val="18"/>
          <w:szCs w:val="18"/>
        </w:rPr>
        <w:t>Fuente: Elaborado por el equipo de proyecto a partir de la especificación UR–ESA del Incremento 3.</w:t>
      </w:r>
    </w:p>
    <w:p w:rsidR="00887C6C" w:rsidRDefault="00AE7CDE" w14:paraId="49714D4F" w14:textId="77777777">
      <w:pPr>
        <w:spacing w:before="60" w:after="240" w:line="360" w:lineRule="auto"/>
        <w:jc w:val="both"/>
      </w:pPr>
      <w:r>
        <w:rPr>
          <w:rFonts w:ascii="Arial" w:hAnsi="Arial" w:eastAsia="Arial" w:cs="Arial"/>
        </w:rPr>
        <w:t>Este caso de uso representa la actualización del inventario como consecuencia de una venta confirmada. Inmediatamente después de la confirmación, el sistema descuenta del stock actual de cada producto la cantidad vendida, sin que el Cajero deba realizar una acción adicional. El descuento solo se aplica a ventas confirmadas: una venta que no llegó a confirmarse no modifica el stock ni genera movimientos. El Cajero se mantiene como actor por ser el responsable de la venta que origina el descuento, aunque el caso de uso es ejecutado automáticamente por el sistema. Su especificación corresponde a la Tabla 2.24, su flujo detallado a la Tabla 2.46 y a la Figura 2.42, y su interacción entre capas al diagrama de secuencia de la Figura 4.22.</w:t>
      </w:r>
    </w:p>
    <w:p w:rsidR="00887C6C" w:rsidRDefault="00AE7CDE" w14:paraId="1299C43A" w14:textId="45C79CFB">
      <w:pPr>
        <w:keepNext w:val="1"/>
        <w:spacing w:before="120" w:after="0"/>
        <w:jc w:val="center"/>
      </w:pPr>
    </w:p>
    <w:p w:rsidR="00887C6C" w:rsidRDefault="00AE7CDE" w14:paraId="27BA5287" w14:textId="77777777">
      <w:pPr>
        <w:pStyle w:val="LeyendaFigura"/>
        <w:keepNext w:val="1"/>
        <w:spacing w:before="60"/>
      </w:pPr>
      <w:r w:rsidR="61AF1559">
        <w:rPr/>
        <w:t>Figura 2.21: “Diagrama de caso de uso CU-82 – Registrando movimiento de venta (UR-71)”.</w:t>
      </w:r>
    </w:p>
    <w:p w:rsidR="0C3672C9" w:rsidP="547F915B" w:rsidRDefault="0C3672C9" w14:paraId="6BEB3EFC" w14:textId="4E4E6B9E">
      <w:pPr>
        <w:pStyle w:val="Normal"/>
        <w:keepNext w:val="1"/>
      </w:pPr>
      <w:r w:rsidR="0C3672C9">
        <w:drawing>
          <wp:inline wp14:editId="1D492C9D" wp14:anchorId="1A1F7A48">
            <wp:extent cx="5943600" cy="2800218"/>
            <wp:effectExtent l="0" t="0" r="0" b="0"/>
            <wp:docPr id="1682258769" name="Imagen 990009"/>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90009" name="inc3_new_9.png"/>
                    <pic:cNvPicPr/>
                  </pic:nvPicPr>
                  <pic:blipFill>
                    <a:blip xmlns:r="http://schemas.openxmlformats.org/officeDocument/2006/relationships" r:embed="rId27"/>
                    <a:stretch>
                      <a:fillRect/>
                    </a:stretch>
                  </pic:blipFill>
                  <pic:spPr>
                    <a:xfrm>
                      <a:off x="0" y="0"/>
                      <a:ext cx="5943600" cy="2800218"/>
                    </a:xfrm>
                    <a:prstGeom prst="rect">
                      <a:avLst/>
                    </a:prstGeom>
                  </pic:spPr>
                </pic:pic>
              </a:graphicData>
            </a:graphic>
          </wp:inline>
        </w:drawing>
      </w:r>
    </w:p>
    <w:p w:rsidR="00887C6C" w:rsidRDefault="00AE7CDE" w14:paraId="136ABDDF" w14:textId="77777777">
      <w:pPr>
        <w:spacing w:before="60" w:after="240" w:line="240" w:lineRule="auto"/>
        <w:jc w:val="center"/>
      </w:pPr>
      <w:r>
        <w:rPr>
          <w:rFonts w:ascii="Arial" w:hAnsi="Arial" w:eastAsia="Arial" w:cs="Arial"/>
          <w:i/>
          <w:iCs/>
          <w:sz w:val="18"/>
          <w:szCs w:val="18"/>
        </w:rPr>
        <w:t>Fuente: Elaborado por el equipo de proyecto a partir de la especificación UR–ESA del Incremento 3.</w:t>
      </w:r>
    </w:p>
    <w:p w:rsidR="00887C6C" w:rsidRDefault="00AE7CDE" w14:paraId="56F5FD82" w14:textId="3B72F395">
      <w:pPr>
        <w:spacing w:before="60" w:after="240" w:line="360" w:lineRule="auto"/>
        <w:jc w:val="both"/>
      </w:pPr>
      <w:r>
        <w:rPr>
          <w:rFonts w:ascii="Arial" w:hAnsi="Arial" w:eastAsia="Arial" w:cs="Arial"/>
        </w:rPr>
        <w:t>Este caso de uso corresponde al registro de la venta en el historial de movimientos de inventario. Por cada producto incluido en una venta confirmada, el sistema registra un movimiento de tipo «Venta» con el identificador de la venta, la fecha, la hora, el usuario responsable, el SKU, la cantidad vendida, el stock anterior y el stock resultante. De esta forma, cada producto vendido queda trazado de manera individual y la venta puede reconstruirse desde el historial. Como en el caso anterior, la ejecución es automática y el Cajero figura como responsable de la venta; los movimientos registrados son los que luego se consultan en el historial</w:t>
      </w:r>
      <w:r w:rsidR="005D692F">
        <w:rPr>
          <w:rFonts w:ascii="Arial" w:hAnsi="Arial" w:eastAsia="Arial" w:cs="Arial"/>
        </w:rPr>
        <w:t xml:space="preserve">, </w:t>
      </w:r>
      <w:r>
        <w:rPr>
          <w:rFonts w:ascii="Arial" w:hAnsi="Arial" w:eastAsia="Arial" w:cs="Arial"/>
        </w:rPr>
        <w:t>CU-68 y en el reporte de movimientos</w:t>
      </w:r>
      <w:r w:rsidR="005D692F">
        <w:rPr>
          <w:rFonts w:ascii="Arial" w:hAnsi="Arial" w:eastAsia="Arial" w:cs="Arial"/>
        </w:rPr>
        <w:t xml:space="preserve">, </w:t>
      </w:r>
      <w:r>
        <w:rPr>
          <w:rFonts w:ascii="Arial" w:hAnsi="Arial" w:eastAsia="Arial" w:cs="Arial"/>
        </w:rPr>
        <w:t>CU-73</w:t>
      </w:r>
      <w:r w:rsidR="00E17A63">
        <w:rPr>
          <w:rFonts w:ascii="Arial" w:hAnsi="Arial" w:eastAsia="Arial" w:cs="Arial"/>
        </w:rPr>
        <w:t>.</w:t>
      </w:r>
      <w:r>
        <w:rPr>
          <w:rFonts w:ascii="Arial" w:hAnsi="Arial" w:eastAsia="Arial" w:cs="Arial"/>
        </w:rPr>
        <w:t xml:space="preserve"> Su especificación corresponde a la Tabla 2.25, su flujo detallado a la Tabla 2.47 y a la Figura 2.43, y su interacción entre capas al diagrama de secuencia de la Figura 4.23.</w:t>
      </w:r>
    </w:p>
    <w:p w:rsidR="00887C6C" w:rsidRDefault="00AE7CDE" w14:paraId="4DDBEF00" w14:textId="0B848B8B">
      <w:pPr>
        <w:keepNext w:val="1"/>
        <w:spacing w:before="120" w:after="0"/>
        <w:jc w:val="center"/>
      </w:pPr>
    </w:p>
    <w:p w:rsidR="00887C6C" w:rsidRDefault="00AE7CDE" w14:paraId="1891624C" w14:textId="77777777">
      <w:pPr>
        <w:pStyle w:val="LeyendaFigura"/>
        <w:keepNext w:val="1"/>
        <w:spacing w:before="60"/>
      </w:pPr>
      <w:r w:rsidR="61AF1559">
        <w:rPr/>
        <w:t>Figura 2.22: “Diagrama de caso de uso CU-83 – Emitiendo comprobante de venta (UR-72)”.</w:t>
      </w:r>
    </w:p>
    <w:p w:rsidR="3DE11DC2" w:rsidP="547F915B" w:rsidRDefault="3DE11DC2" w14:paraId="4CFABD21" w14:textId="5175357C">
      <w:pPr>
        <w:pStyle w:val="Normal"/>
        <w:keepNext w:val="1"/>
      </w:pPr>
      <w:r w:rsidR="3DE11DC2">
        <w:drawing>
          <wp:inline wp14:editId="3EB15691" wp14:anchorId="60CE1F8A">
            <wp:extent cx="5943600" cy="2800218"/>
            <wp:effectExtent l="0" t="0" r="0" b="0"/>
            <wp:docPr id="750656331" name="Imagen 990010"/>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90010" name="inc3_new_10.png"/>
                    <pic:cNvPicPr/>
                  </pic:nvPicPr>
                  <pic:blipFill>
                    <a:blip xmlns:r="http://schemas.openxmlformats.org/officeDocument/2006/relationships" r:embed="rId28"/>
                    <a:stretch>
                      <a:fillRect/>
                    </a:stretch>
                  </pic:blipFill>
                  <pic:spPr>
                    <a:xfrm>
                      <a:off x="0" y="0"/>
                      <a:ext cx="5943600" cy="2800218"/>
                    </a:xfrm>
                    <a:prstGeom prst="rect">
                      <a:avLst/>
                    </a:prstGeom>
                  </pic:spPr>
                </pic:pic>
              </a:graphicData>
            </a:graphic>
          </wp:inline>
        </w:drawing>
      </w:r>
    </w:p>
    <w:p w:rsidR="00887C6C" w:rsidRDefault="00AE7CDE" w14:paraId="30374F44" w14:textId="77777777">
      <w:pPr>
        <w:spacing w:before="60" w:after="240" w:line="240" w:lineRule="auto"/>
        <w:jc w:val="center"/>
      </w:pPr>
      <w:r>
        <w:rPr>
          <w:rFonts w:ascii="Arial" w:hAnsi="Arial" w:eastAsia="Arial" w:cs="Arial"/>
          <w:i/>
          <w:iCs/>
          <w:sz w:val="18"/>
          <w:szCs w:val="18"/>
        </w:rPr>
        <w:t>Fuente: Elaborado por el equipo de proyecto a partir de la especificación UR–ESA del Incremento 3.</w:t>
      </w:r>
    </w:p>
    <w:p w:rsidR="00887C6C" w:rsidRDefault="00AE7CDE" w14:paraId="5156C61B" w14:textId="77777777">
      <w:pPr>
        <w:spacing w:before="60" w:after="240" w:line="360" w:lineRule="auto"/>
        <w:jc w:val="both"/>
      </w:pPr>
      <w:r>
        <w:rPr>
          <w:rFonts w:ascii="Arial" w:hAnsi="Arial" w:eastAsia="Arial" w:cs="Arial"/>
        </w:rPr>
        <w:t>Este caso de uso representa la emisión del comprobante de venta. Al confirmarse la venta, el sistema genera automáticamente el comprobante, sin requerir una acción adicional del Cajero, con el identificador de la venta, la fecha y la hora, el usuario responsable, el detalle de productos, las cantidades, el precio unitario, el subtotal por ítem, el total y el medio de pago utilizado. El comprobante queda disponible para su impresión o visualización y constituye la evidencia de la transacción. El actor es el Cajero, que recibe el comprobante para entregarlo o revisarlo; con este caso de uso finaliza la cadena de venta iniciada en el CU-75. Su especificación corresponde a la Tabla 2.26, su flujo detallado a la Tabla 2.48 y a la Figura 2.44, y su interacción entre capas al diagrama de secuencia de la Figura 4.24.</w:t>
      </w:r>
    </w:p>
    <w:p w:rsidR="5CE3DB99" w:rsidP="5CE3DB99" w:rsidRDefault="5CE3DB99" w14:paraId="402BC0D1" w14:textId="25D2FD34">
      <w:pPr>
        <w:spacing w:line="278" w:lineRule="auto"/>
        <w:jc w:val="both"/>
        <w:rPr>
          <w:rFonts w:ascii="Aptos" w:hAnsi="Aptos" w:eastAsia="Aptos" w:cs="Aptos"/>
          <w:b/>
          <w:bCs/>
          <w:sz w:val="20"/>
          <w:szCs w:val="20"/>
        </w:rPr>
      </w:pPr>
    </w:p>
    <w:p w:rsidR="5CE3DB99" w:rsidP="5CE3DB99" w:rsidRDefault="5CE3DB99" w14:paraId="41AB4173" w14:textId="4A069AB9">
      <w:pPr>
        <w:spacing w:before="60" w:after="240" w:line="240" w:lineRule="auto"/>
        <w:jc w:val="center"/>
        <w:rPr>
          <w:rFonts w:ascii="Arial" w:hAnsi="Arial" w:eastAsia="Arial" w:cs="Arial"/>
          <w:i/>
          <w:iCs/>
          <w:sz w:val="18"/>
          <w:szCs w:val="18"/>
        </w:rPr>
      </w:pPr>
    </w:p>
    <w:p w:rsidR="00887C6C" w:rsidRDefault="00887C6C" w14:paraId="3461D779" w14:textId="77777777">
      <w:pPr>
        <w:spacing w:after="240" w:line="240" w:lineRule="auto"/>
      </w:pPr>
    </w:p>
    <w:p w:rsidR="00887C6C" w:rsidRDefault="00AE7CDE" w14:paraId="00FFB292" w14:textId="77777777">
      <w:pPr>
        <w:keepNext/>
        <w:spacing w:before="240" w:after="200" w:line="276" w:lineRule="auto"/>
        <w:outlineLvl w:val="1"/>
      </w:pPr>
      <w:r>
        <w:rPr>
          <w:rFonts w:ascii="Arial" w:hAnsi="Arial" w:eastAsia="Arial" w:cs="Arial"/>
          <w:b/>
          <w:bCs/>
          <w:sz w:val="28"/>
          <w:szCs w:val="28"/>
        </w:rPr>
        <w:t>2.7 Casos de uso extendidos</w:t>
      </w:r>
    </w:p>
    <w:p w:rsidR="00887C6C" w:rsidRDefault="00AE7CDE" w14:paraId="23ABE7FB" w14:textId="545485E0">
      <w:pPr>
        <w:spacing w:line="360" w:lineRule="auto"/>
        <w:jc w:val="both"/>
      </w:pPr>
      <w:r>
        <w:rPr>
          <w:rFonts w:ascii="Arial" w:hAnsi="Arial" w:eastAsia="Arial" w:cs="Arial"/>
        </w:rPr>
        <w:t>A continuación, se presenta la especificación extendida de los 22 casos de uso del incremento. Cada ficha indica el requerimiento que origina el caso de uso, sus actores, la precondición, el flujo normal, los flujos alternativos y la postcondición. Los flujos se construyeron a partir de la especificación UR–ESA de la sección 2.5, y como flujos alternativos solo se incluyen las situaciones definidas en las reglas de negocio y en los criterios de aceptación del Sprint Backlog.</w:t>
      </w:r>
    </w:p>
    <w:p w:rsidR="00887C6C" w:rsidRDefault="00AE7CDE" w14:paraId="0B142245" w14:textId="77777777">
      <w:pPr>
        <w:pStyle w:val="LeyendaTabla"/>
        <w:keepNext/>
        <w:spacing w:before="240"/>
      </w:pPr>
      <w:r>
        <w:t>Tabla 2.27: “Caso de uso extendido CU-62 – Exportando lista de ítems válidos”.</w:t>
      </w:r>
    </w:p>
    <w:tbl>
      <w:tblPr>
        <w:tblW w:w="936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80" w:type="dxa"/>
          <w:right w:w="80" w:type="dxa"/>
        </w:tblCellMar>
        <w:tblLook w:val="04A0" w:firstRow="1" w:lastRow="0" w:firstColumn="1" w:lastColumn="0" w:noHBand="0" w:noVBand="1"/>
      </w:tblPr>
      <w:tblGrid>
        <w:gridCol w:w="2300"/>
        <w:gridCol w:w="7060"/>
      </w:tblGrid>
      <w:tr w:rsidR="00887C6C" w:rsidTr="547F915B" w14:paraId="1AC0D2A6" w14:textId="77777777">
        <w:trPr>
          <w:cantSplit/>
          <w:jc w:val="center"/>
        </w:trPr>
        <w:tc>
          <w:tcPr>
            <w:tcW w:w="2300" w:type="dxa"/>
            <w:tcMar/>
          </w:tcPr>
          <w:p w:rsidR="00887C6C" w:rsidP="547F915B" w:rsidRDefault="00AE7CDE" w14:paraId="26EC155D"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Caso de uso</w:t>
            </w:r>
          </w:p>
        </w:tc>
        <w:tc>
          <w:tcPr>
            <w:tcW w:w="7060" w:type="dxa"/>
            <w:tcMar/>
          </w:tcPr>
          <w:p w:rsidR="00887C6C" w:rsidP="547F915B" w:rsidRDefault="00AE7CDE" w14:paraId="082DB39B"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CU-62 – Exportando lista de ítems válidos</w:t>
            </w:r>
          </w:p>
        </w:tc>
      </w:tr>
      <w:tr w:rsidR="00887C6C" w:rsidTr="547F915B" w14:paraId="08D98D4B" w14:textId="77777777">
        <w:trPr>
          <w:cantSplit/>
          <w:jc w:val="center"/>
        </w:trPr>
        <w:tc>
          <w:tcPr>
            <w:tcW w:w="2300" w:type="dxa"/>
            <w:tcMar/>
          </w:tcPr>
          <w:p w:rsidR="00887C6C" w:rsidP="547F915B" w:rsidRDefault="00AE7CDE" w14:paraId="557AC4D9"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Requerimiento</w:t>
            </w:r>
          </w:p>
        </w:tc>
        <w:tc>
          <w:tcPr>
            <w:tcW w:w="7060" w:type="dxa"/>
            <w:tcMar/>
          </w:tcPr>
          <w:p w:rsidR="00887C6C" w:rsidP="547F915B" w:rsidRDefault="00AE7CDE" w14:paraId="2688BE87"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UR-25</w:t>
            </w:r>
          </w:p>
        </w:tc>
      </w:tr>
      <w:tr w:rsidR="00887C6C" w:rsidTr="547F915B" w14:paraId="48AD6C9A" w14:textId="77777777">
        <w:trPr>
          <w:cantSplit/>
          <w:jc w:val="center"/>
        </w:trPr>
        <w:tc>
          <w:tcPr>
            <w:tcW w:w="2300" w:type="dxa"/>
            <w:tcMar/>
          </w:tcPr>
          <w:p w:rsidR="00887C6C" w:rsidP="547F915B" w:rsidRDefault="00AE7CDE" w14:paraId="5AFEE056"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Actor(es)</w:t>
            </w:r>
          </w:p>
        </w:tc>
        <w:tc>
          <w:tcPr>
            <w:tcW w:w="7060" w:type="dxa"/>
            <w:tcMar/>
          </w:tcPr>
          <w:p w:rsidR="00887C6C" w:rsidP="547F915B" w:rsidRDefault="00AE7CDE" w14:paraId="224E8750"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Administrador y Bodeguero</w:t>
            </w:r>
          </w:p>
        </w:tc>
      </w:tr>
      <w:tr w:rsidR="00887C6C" w:rsidTr="547F915B" w14:paraId="4BEC8CF1" w14:textId="77777777">
        <w:trPr>
          <w:cantSplit/>
          <w:jc w:val="center"/>
        </w:trPr>
        <w:tc>
          <w:tcPr>
            <w:tcW w:w="2300" w:type="dxa"/>
            <w:tcMar/>
          </w:tcPr>
          <w:p w:rsidR="00887C6C" w:rsidP="547F915B" w:rsidRDefault="00AE7CDE" w14:paraId="7124EFD2"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Precondición</w:t>
            </w:r>
          </w:p>
        </w:tc>
        <w:tc>
          <w:tcPr>
            <w:tcW w:w="7060" w:type="dxa"/>
            <w:tcMar/>
          </w:tcPr>
          <w:p w:rsidR="00887C6C" w:rsidP="547F915B" w:rsidRDefault="00AE7CDE" w14:paraId="4C1F2195"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El procesamiento de la factura finalizó y existe al menos un ítem en estado Válido.</w:t>
            </w:r>
          </w:p>
        </w:tc>
      </w:tr>
      <w:tr w:rsidR="00887C6C" w:rsidTr="547F915B" w14:paraId="617135AE" w14:textId="77777777">
        <w:trPr>
          <w:cantSplit/>
          <w:jc w:val="center"/>
        </w:trPr>
        <w:tc>
          <w:tcPr>
            <w:tcW w:w="2300" w:type="dxa"/>
            <w:tcMar/>
          </w:tcPr>
          <w:p w:rsidR="00887C6C" w:rsidP="547F915B" w:rsidRDefault="00AE7CDE" w14:paraId="58A089BE"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Flujo normal</w:t>
            </w:r>
          </w:p>
        </w:tc>
        <w:tc>
          <w:tcPr>
            <w:tcW w:w="7060" w:type="dxa"/>
            <w:tcMar/>
          </w:tcPr>
          <w:p w:rsidR="00887C6C" w:rsidP="547F915B" w:rsidRDefault="00AE7CDE" w14:paraId="5B94DE64"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1. El usuario finaliza el procesamiento de la factura.</w:t>
            </w:r>
          </w:p>
          <w:p w:rsidR="00887C6C" w:rsidP="547F915B" w:rsidRDefault="00AE7CDE" w14:paraId="168A6F93"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2. El sistema separa los ítems que quedaron en estado Válido.</w:t>
            </w:r>
          </w:p>
          <w:p w:rsidR="00887C6C" w:rsidP="547F915B" w:rsidRDefault="00AE7CDE" w14:paraId="65E638E3"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3. El sistema genera la lista con las columnas SKU y cantidad.</w:t>
            </w:r>
          </w:p>
          <w:p w:rsidR="00887C6C" w:rsidP="547F915B" w:rsidRDefault="00AE7CDE" w14:paraId="467C15C8" w14:textId="73828775">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4. El sistema muestra la lista y habilita su exportación en formato Excel</w:t>
            </w:r>
            <w:r w:rsidRPr="547F915B" w:rsidR="4C4E9A74">
              <w:rPr>
                <w:rFonts w:ascii="Arial" w:hAnsi="Arial" w:eastAsia="Arial" w:cs="Arial"/>
                <w:sz w:val="20"/>
                <w:szCs w:val="20"/>
              </w:rPr>
              <w:t xml:space="preserve">, </w:t>
            </w:r>
            <w:r w:rsidRPr="547F915B" w:rsidR="61AF1559">
              <w:rPr>
                <w:rFonts w:ascii="Arial" w:hAnsi="Arial" w:eastAsia="Arial" w:cs="Arial"/>
                <w:sz w:val="20"/>
                <w:szCs w:val="20"/>
              </w:rPr>
              <w:t>CU-63</w:t>
            </w:r>
            <w:r w:rsidRPr="547F915B" w:rsidR="4C4E9A74">
              <w:rPr>
                <w:rFonts w:ascii="Arial" w:hAnsi="Arial" w:eastAsia="Arial" w:cs="Arial"/>
                <w:sz w:val="20"/>
                <w:szCs w:val="20"/>
              </w:rPr>
              <w:t>,</w:t>
            </w:r>
            <w:r w:rsidRPr="547F915B" w:rsidR="61AF1559">
              <w:rPr>
                <w:rFonts w:ascii="Arial" w:hAnsi="Arial" w:eastAsia="Arial" w:cs="Arial"/>
                <w:sz w:val="20"/>
                <w:szCs w:val="20"/>
              </w:rPr>
              <w:t xml:space="preserve"> o CSV</w:t>
            </w:r>
            <w:r w:rsidRPr="547F915B" w:rsidR="4C4E9A74">
              <w:rPr>
                <w:rFonts w:ascii="Arial" w:hAnsi="Arial" w:eastAsia="Arial" w:cs="Arial"/>
                <w:sz w:val="20"/>
                <w:szCs w:val="20"/>
              </w:rPr>
              <w:t xml:space="preserve">, </w:t>
            </w:r>
            <w:r w:rsidRPr="547F915B" w:rsidR="61AF1559">
              <w:rPr>
                <w:rFonts w:ascii="Arial" w:hAnsi="Arial" w:eastAsia="Arial" w:cs="Arial"/>
                <w:sz w:val="20"/>
                <w:szCs w:val="20"/>
              </w:rPr>
              <w:t>CU-64</w:t>
            </w:r>
            <w:r w:rsidRPr="547F915B" w:rsidR="0145AF81">
              <w:rPr>
                <w:rFonts w:ascii="Arial" w:hAnsi="Arial" w:eastAsia="Arial" w:cs="Arial"/>
                <w:sz w:val="20"/>
                <w:szCs w:val="20"/>
              </w:rPr>
              <w:t>.</w:t>
            </w:r>
          </w:p>
        </w:tc>
      </w:tr>
      <w:tr w:rsidR="00887C6C" w:rsidTr="547F915B" w14:paraId="6D13F137" w14:textId="77777777">
        <w:trPr>
          <w:cantSplit/>
          <w:jc w:val="center"/>
        </w:trPr>
        <w:tc>
          <w:tcPr>
            <w:tcW w:w="2300" w:type="dxa"/>
            <w:tcMar/>
          </w:tcPr>
          <w:p w:rsidR="00887C6C" w:rsidP="547F915B" w:rsidRDefault="00AE7CDE" w14:paraId="5B5B9CCD"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Flujos alternativos</w:t>
            </w:r>
          </w:p>
        </w:tc>
        <w:tc>
          <w:tcPr>
            <w:tcW w:w="7060" w:type="dxa"/>
            <w:tcMar/>
          </w:tcPr>
          <w:p w:rsidR="00887C6C" w:rsidP="547F915B" w:rsidRDefault="00AE7CDE" w14:paraId="5F3A71FB"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A1. Los ítems en estado Observado o No procesado se excluyen de la lista y no forman parte de la exportación.</w:t>
            </w:r>
          </w:p>
        </w:tc>
      </w:tr>
      <w:tr w:rsidR="00887C6C" w:rsidTr="547F915B" w14:paraId="71AD4A85" w14:textId="77777777">
        <w:trPr>
          <w:cantSplit/>
          <w:jc w:val="center"/>
        </w:trPr>
        <w:tc>
          <w:tcPr>
            <w:tcW w:w="2300" w:type="dxa"/>
            <w:tcMar/>
          </w:tcPr>
          <w:p w:rsidR="00887C6C" w:rsidP="547F915B" w:rsidRDefault="00AE7CDE" w14:paraId="38079056" w14:textId="77777777">
            <w:pPr>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Postcondición</w:t>
            </w:r>
          </w:p>
        </w:tc>
        <w:tc>
          <w:tcPr>
            <w:tcW w:w="7060" w:type="dxa"/>
            <w:tcMar/>
          </w:tcPr>
          <w:p w:rsidR="00887C6C" w:rsidP="547F915B" w:rsidRDefault="00AE7CDE" w14:paraId="4F9874E3"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La lista de ítems válidos queda disponible en pantalla y lista para exportar.</w:t>
            </w:r>
          </w:p>
        </w:tc>
      </w:tr>
    </w:tbl>
    <w:p w:rsidR="00887C6C" w:rsidRDefault="00AE7CDE" w14:paraId="69A2F937" w14:textId="77777777">
      <w:pPr>
        <w:spacing w:before="60" w:after="240" w:line="240" w:lineRule="auto"/>
        <w:jc w:val="center"/>
      </w:pPr>
      <w:r>
        <w:rPr>
          <w:rFonts w:ascii="Arial" w:hAnsi="Arial" w:eastAsia="Arial" w:cs="Arial"/>
          <w:i/>
          <w:iCs/>
          <w:sz w:val="18"/>
          <w:szCs w:val="18"/>
        </w:rPr>
        <w:t>Fuente: Elaborado por el equipo de proyecto a partir de la especificación UR–ESA del Incremento 3.</w:t>
      </w:r>
    </w:p>
    <w:p w:rsidR="00887C6C" w:rsidRDefault="00AE7CDE" w14:paraId="00BD1214" w14:textId="77777777">
      <w:pPr>
        <w:pStyle w:val="LeyendaTabla"/>
        <w:keepNext/>
        <w:spacing w:before="240"/>
      </w:pPr>
      <w:r>
        <w:t>Tabla 2.28: “Caso de uso extendido CU-63 – Exportando ítems a Excel”.</w:t>
      </w:r>
    </w:p>
    <w:tbl>
      <w:tblPr>
        <w:tblW w:w="936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80" w:type="dxa"/>
          <w:right w:w="80" w:type="dxa"/>
        </w:tblCellMar>
        <w:tblLook w:val="04A0" w:firstRow="1" w:lastRow="0" w:firstColumn="1" w:lastColumn="0" w:noHBand="0" w:noVBand="1"/>
      </w:tblPr>
      <w:tblGrid>
        <w:gridCol w:w="2300"/>
        <w:gridCol w:w="7060"/>
      </w:tblGrid>
      <w:tr w:rsidR="00887C6C" w:rsidTr="547F915B" w14:paraId="31D56245" w14:textId="77777777">
        <w:trPr>
          <w:cantSplit/>
          <w:jc w:val="center"/>
        </w:trPr>
        <w:tc>
          <w:tcPr>
            <w:tcW w:w="2300" w:type="dxa"/>
            <w:tcMar/>
          </w:tcPr>
          <w:p w:rsidR="00887C6C" w:rsidP="547F915B" w:rsidRDefault="00AE7CDE" w14:paraId="48F915ED"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Caso de uso</w:t>
            </w:r>
          </w:p>
        </w:tc>
        <w:tc>
          <w:tcPr>
            <w:tcW w:w="7060" w:type="dxa"/>
            <w:tcMar/>
          </w:tcPr>
          <w:p w:rsidR="00887C6C" w:rsidP="547F915B" w:rsidRDefault="00AE7CDE" w14:paraId="61FC9379"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CU-63 – Exportando ítems a Excel</w:t>
            </w:r>
          </w:p>
        </w:tc>
      </w:tr>
      <w:tr w:rsidR="00887C6C" w:rsidTr="547F915B" w14:paraId="21D86A35" w14:textId="77777777">
        <w:trPr>
          <w:cantSplit/>
          <w:jc w:val="center"/>
        </w:trPr>
        <w:tc>
          <w:tcPr>
            <w:tcW w:w="2300" w:type="dxa"/>
            <w:tcMar/>
          </w:tcPr>
          <w:p w:rsidR="00887C6C" w:rsidP="547F915B" w:rsidRDefault="00AE7CDE" w14:paraId="0B03FBF6"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Requerimiento</w:t>
            </w:r>
          </w:p>
        </w:tc>
        <w:tc>
          <w:tcPr>
            <w:tcW w:w="7060" w:type="dxa"/>
            <w:tcMar/>
          </w:tcPr>
          <w:p w:rsidR="00887C6C" w:rsidP="547F915B" w:rsidRDefault="00AE7CDE" w14:paraId="43C630F1"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UR-29</w:t>
            </w:r>
          </w:p>
        </w:tc>
      </w:tr>
      <w:tr w:rsidR="00887C6C" w:rsidTr="547F915B" w14:paraId="1C51F101" w14:textId="77777777">
        <w:trPr>
          <w:cantSplit/>
          <w:jc w:val="center"/>
        </w:trPr>
        <w:tc>
          <w:tcPr>
            <w:tcW w:w="2300" w:type="dxa"/>
            <w:tcMar/>
          </w:tcPr>
          <w:p w:rsidR="00887C6C" w:rsidP="547F915B" w:rsidRDefault="00AE7CDE" w14:paraId="6BA7B00A"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Actor(es)</w:t>
            </w:r>
          </w:p>
        </w:tc>
        <w:tc>
          <w:tcPr>
            <w:tcW w:w="7060" w:type="dxa"/>
            <w:tcMar/>
          </w:tcPr>
          <w:p w:rsidR="00887C6C" w:rsidP="547F915B" w:rsidRDefault="00AE7CDE" w14:paraId="10BB7137"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Administrador y Bodeguero</w:t>
            </w:r>
          </w:p>
        </w:tc>
      </w:tr>
      <w:tr w:rsidR="00887C6C" w:rsidTr="547F915B" w14:paraId="74C2426C" w14:textId="77777777">
        <w:trPr>
          <w:cantSplit/>
          <w:jc w:val="center"/>
        </w:trPr>
        <w:tc>
          <w:tcPr>
            <w:tcW w:w="2300" w:type="dxa"/>
            <w:tcMar/>
          </w:tcPr>
          <w:p w:rsidR="00887C6C" w:rsidP="547F915B" w:rsidRDefault="00AE7CDE" w14:paraId="5A664F49"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Precondición</w:t>
            </w:r>
          </w:p>
        </w:tc>
        <w:tc>
          <w:tcPr>
            <w:tcW w:w="7060" w:type="dxa"/>
            <w:tcMar/>
          </w:tcPr>
          <w:p w:rsidR="00887C6C" w:rsidP="547F915B" w:rsidRDefault="00AE7CDE" w14:paraId="3ADC0344" w14:textId="4C44F30D">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Existe una lista de ítems válidos generada previamente</w:t>
            </w:r>
            <w:r w:rsidRPr="547F915B" w:rsidR="4C4E9A74">
              <w:rPr>
                <w:rFonts w:ascii="Arial" w:hAnsi="Arial" w:eastAsia="Arial" w:cs="Arial"/>
                <w:sz w:val="20"/>
                <w:szCs w:val="20"/>
              </w:rPr>
              <w:t xml:space="preserve">, </w:t>
            </w:r>
            <w:r w:rsidRPr="547F915B" w:rsidR="61AF1559">
              <w:rPr>
                <w:rFonts w:ascii="Arial" w:hAnsi="Arial" w:eastAsia="Arial" w:cs="Arial"/>
                <w:sz w:val="20"/>
                <w:szCs w:val="20"/>
              </w:rPr>
              <w:t>CU-62</w:t>
            </w:r>
            <w:r w:rsidRPr="547F915B" w:rsidR="0145AF81">
              <w:rPr>
                <w:rFonts w:ascii="Arial" w:hAnsi="Arial" w:eastAsia="Arial" w:cs="Arial"/>
                <w:sz w:val="20"/>
                <w:szCs w:val="20"/>
              </w:rPr>
              <w:t>.</w:t>
            </w:r>
          </w:p>
        </w:tc>
      </w:tr>
      <w:tr w:rsidR="00887C6C" w:rsidTr="547F915B" w14:paraId="29052B1D" w14:textId="77777777">
        <w:trPr>
          <w:cantSplit/>
          <w:jc w:val="center"/>
        </w:trPr>
        <w:tc>
          <w:tcPr>
            <w:tcW w:w="2300" w:type="dxa"/>
            <w:tcMar/>
          </w:tcPr>
          <w:p w:rsidR="00887C6C" w:rsidP="547F915B" w:rsidRDefault="00AE7CDE" w14:paraId="7E244BE4"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Flujo normal</w:t>
            </w:r>
          </w:p>
        </w:tc>
        <w:tc>
          <w:tcPr>
            <w:tcW w:w="7060" w:type="dxa"/>
            <w:tcMar/>
          </w:tcPr>
          <w:p w:rsidR="00887C6C" w:rsidP="547F915B" w:rsidRDefault="00AE7CDE" w14:paraId="4E8BFC99"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1. El usuario selecciona la exportación a Excel de la lista de ítems válidos.</w:t>
            </w:r>
          </w:p>
          <w:p w:rsidR="00887C6C" w:rsidP="547F915B" w:rsidRDefault="00AE7CDE" w14:paraId="5B389791"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2. El sistema toma la lista previamente validada.</w:t>
            </w:r>
          </w:p>
          <w:p w:rsidR="00887C6C" w:rsidP="547F915B" w:rsidRDefault="00AE7CDE" w14:paraId="690555BF"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3. El sistema genera un archivo .xlsx con las columnas SKU y cantidad, en ese orden.</w:t>
            </w:r>
          </w:p>
          <w:p w:rsidR="00887C6C" w:rsidP="547F915B" w:rsidRDefault="00AE7CDE" w14:paraId="58D41260" w14:textId="3F29884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4. El sistema entrega el archivo para su descarga y registra la operación en la bitácora de auditoría</w:t>
            </w:r>
            <w:r w:rsidRPr="547F915B" w:rsidR="4C4E9A74">
              <w:rPr>
                <w:rFonts w:ascii="Arial" w:hAnsi="Arial" w:eastAsia="Arial" w:cs="Arial"/>
                <w:sz w:val="20"/>
                <w:szCs w:val="20"/>
              </w:rPr>
              <w:t xml:space="preserve">, </w:t>
            </w:r>
            <w:r w:rsidRPr="547F915B" w:rsidR="61AF1559">
              <w:rPr>
                <w:rFonts w:ascii="Arial" w:hAnsi="Arial" w:eastAsia="Arial" w:cs="Arial"/>
                <w:sz w:val="20"/>
                <w:szCs w:val="20"/>
              </w:rPr>
              <w:t>CU-66</w:t>
            </w:r>
            <w:r w:rsidRPr="547F915B" w:rsidR="0145AF81">
              <w:rPr>
                <w:rFonts w:ascii="Arial" w:hAnsi="Arial" w:eastAsia="Arial" w:cs="Arial"/>
                <w:sz w:val="20"/>
                <w:szCs w:val="20"/>
              </w:rPr>
              <w:t>.</w:t>
            </w:r>
          </w:p>
        </w:tc>
      </w:tr>
      <w:tr w:rsidR="00887C6C" w:rsidTr="547F915B" w14:paraId="686C5328" w14:textId="77777777">
        <w:trPr>
          <w:cantSplit/>
          <w:jc w:val="center"/>
        </w:trPr>
        <w:tc>
          <w:tcPr>
            <w:tcW w:w="2300" w:type="dxa"/>
            <w:tcMar/>
          </w:tcPr>
          <w:p w:rsidR="00887C6C" w:rsidP="547F915B" w:rsidRDefault="00AE7CDE" w14:paraId="429990C2"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Flujos alternativos</w:t>
            </w:r>
          </w:p>
        </w:tc>
        <w:tc>
          <w:tcPr>
            <w:tcW w:w="7060" w:type="dxa"/>
            <w:tcMar/>
          </w:tcPr>
          <w:p w:rsidR="00887C6C" w:rsidP="547F915B" w:rsidRDefault="00AE7CDE" w14:paraId="3B9426CA"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A1. Si ocurre un error al generar o escribir el archivo (por ejemplo, por permisos o espacio en disco), el sistema muestra un mensaje claro sin cerrar la ventana y la operación fallida también queda registrada en la bitácora.</w:t>
            </w:r>
          </w:p>
        </w:tc>
      </w:tr>
      <w:tr w:rsidR="00887C6C" w:rsidTr="547F915B" w14:paraId="7455976B" w14:textId="77777777">
        <w:trPr>
          <w:cantSplit/>
          <w:jc w:val="center"/>
        </w:trPr>
        <w:tc>
          <w:tcPr>
            <w:tcW w:w="2300" w:type="dxa"/>
            <w:tcMar/>
          </w:tcPr>
          <w:p w:rsidR="00887C6C" w:rsidP="547F915B" w:rsidRDefault="00AE7CDE" w14:paraId="5A71B05F" w14:textId="77777777">
            <w:pPr>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Postcondición</w:t>
            </w:r>
          </w:p>
        </w:tc>
        <w:tc>
          <w:tcPr>
            <w:tcW w:w="7060" w:type="dxa"/>
            <w:tcMar/>
          </w:tcPr>
          <w:p w:rsidR="00887C6C" w:rsidP="547F915B" w:rsidRDefault="00AE7CDE" w14:paraId="73F9DFF0"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Se genera un archivo .xlsx descargable con los ítems válidos.</w:t>
            </w:r>
          </w:p>
        </w:tc>
      </w:tr>
    </w:tbl>
    <w:p w:rsidR="00887C6C" w:rsidRDefault="00AE7CDE" w14:paraId="3A296C27" w14:textId="77777777">
      <w:pPr>
        <w:spacing w:before="60" w:after="240" w:line="240" w:lineRule="auto"/>
        <w:jc w:val="center"/>
      </w:pPr>
      <w:r>
        <w:rPr>
          <w:rFonts w:ascii="Arial" w:hAnsi="Arial" w:eastAsia="Arial" w:cs="Arial"/>
          <w:i/>
          <w:iCs/>
          <w:sz w:val="18"/>
          <w:szCs w:val="18"/>
        </w:rPr>
        <w:t>Fuente: Elaborado por el equipo de proyecto a partir de la especificación UR–ESA del Incremento 3.</w:t>
      </w:r>
    </w:p>
    <w:p w:rsidR="00887C6C" w:rsidRDefault="00AE7CDE" w14:paraId="529DCDE0" w14:textId="77777777">
      <w:pPr>
        <w:pStyle w:val="LeyendaTabla"/>
        <w:keepNext/>
        <w:spacing w:before="240"/>
      </w:pPr>
      <w:r>
        <w:t>Tabla 2.29: “Caso de uso extendido CU-64 – Exportando ítems a CSV”.</w:t>
      </w:r>
    </w:p>
    <w:tbl>
      <w:tblPr>
        <w:tblW w:w="936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80" w:type="dxa"/>
          <w:right w:w="80" w:type="dxa"/>
        </w:tblCellMar>
        <w:tblLook w:val="04A0" w:firstRow="1" w:lastRow="0" w:firstColumn="1" w:lastColumn="0" w:noHBand="0" w:noVBand="1"/>
      </w:tblPr>
      <w:tblGrid>
        <w:gridCol w:w="2300"/>
        <w:gridCol w:w="7060"/>
      </w:tblGrid>
      <w:tr w:rsidR="00887C6C" w:rsidTr="547F915B" w14:paraId="607D974C" w14:textId="77777777">
        <w:trPr>
          <w:cantSplit/>
          <w:jc w:val="center"/>
        </w:trPr>
        <w:tc>
          <w:tcPr>
            <w:tcW w:w="2300" w:type="dxa"/>
            <w:tcMar/>
          </w:tcPr>
          <w:p w:rsidR="00887C6C" w:rsidP="547F915B" w:rsidRDefault="00AE7CDE" w14:paraId="073DF678"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Caso de uso</w:t>
            </w:r>
          </w:p>
        </w:tc>
        <w:tc>
          <w:tcPr>
            <w:tcW w:w="7060" w:type="dxa"/>
            <w:tcMar/>
          </w:tcPr>
          <w:p w:rsidR="00887C6C" w:rsidP="547F915B" w:rsidRDefault="00AE7CDE" w14:paraId="6C010ED2"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CU-64 – Exportando ítems a CSV</w:t>
            </w:r>
          </w:p>
        </w:tc>
      </w:tr>
      <w:tr w:rsidR="00887C6C" w:rsidTr="547F915B" w14:paraId="09CC5614" w14:textId="77777777">
        <w:trPr>
          <w:cantSplit/>
          <w:jc w:val="center"/>
        </w:trPr>
        <w:tc>
          <w:tcPr>
            <w:tcW w:w="2300" w:type="dxa"/>
            <w:tcMar/>
          </w:tcPr>
          <w:p w:rsidR="00887C6C" w:rsidP="547F915B" w:rsidRDefault="00AE7CDE" w14:paraId="25E271DD"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Requerimiento</w:t>
            </w:r>
          </w:p>
        </w:tc>
        <w:tc>
          <w:tcPr>
            <w:tcW w:w="7060" w:type="dxa"/>
            <w:tcMar/>
          </w:tcPr>
          <w:p w:rsidR="00887C6C" w:rsidP="547F915B" w:rsidRDefault="00AE7CDE" w14:paraId="20B17AF7"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UR-30</w:t>
            </w:r>
          </w:p>
        </w:tc>
      </w:tr>
      <w:tr w:rsidR="00887C6C" w:rsidTr="547F915B" w14:paraId="7994BCC7" w14:textId="77777777">
        <w:trPr>
          <w:cantSplit/>
          <w:jc w:val="center"/>
        </w:trPr>
        <w:tc>
          <w:tcPr>
            <w:tcW w:w="2300" w:type="dxa"/>
            <w:tcMar/>
          </w:tcPr>
          <w:p w:rsidR="00887C6C" w:rsidP="547F915B" w:rsidRDefault="00AE7CDE" w14:paraId="18591BFB"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Actor(es)</w:t>
            </w:r>
          </w:p>
        </w:tc>
        <w:tc>
          <w:tcPr>
            <w:tcW w:w="7060" w:type="dxa"/>
            <w:tcMar/>
          </w:tcPr>
          <w:p w:rsidR="00887C6C" w:rsidP="547F915B" w:rsidRDefault="00AE7CDE" w14:paraId="3B5A06D9"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Administrador y Bodeguero</w:t>
            </w:r>
          </w:p>
        </w:tc>
      </w:tr>
      <w:tr w:rsidR="00887C6C" w:rsidTr="547F915B" w14:paraId="7800E92A" w14:textId="77777777">
        <w:trPr>
          <w:cantSplit/>
          <w:jc w:val="center"/>
        </w:trPr>
        <w:tc>
          <w:tcPr>
            <w:tcW w:w="2300" w:type="dxa"/>
            <w:tcMar/>
          </w:tcPr>
          <w:p w:rsidR="00887C6C" w:rsidP="547F915B" w:rsidRDefault="00AE7CDE" w14:paraId="57C81D21"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Precondición</w:t>
            </w:r>
          </w:p>
        </w:tc>
        <w:tc>
          <w:tcPr>
            <w:tcW w:w="7060" w:type="dxa"/>
            <w:tcMar/>
          </w:tcPr>
          <w:p w:rsidR="00887C6C" w:rsidP="547F915B" w:rsidRDefault="00AE7CDE" w14:paraId="49644DD1" w14:textId="5C1F7716">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Existe una lista de ítems válidos generada previamente</w:t>
            </w:r>
            <w:r w:rsidRPr="547F915B" w:rsidR="4C4E9A74">
              <w:rPr>
                <w:rFonts w:ascii="Arial" w:hAnsi="Arial" w:eastAsia="Arial" w:cs="Arial"/>
                <w:sz w:val="20"/>
                <w:szCs w:val="20"/>
              </w:rPr>
              <w:t xml:space="preserve">, </w:t>
            </w:r>
            <w:r w:rsidRPr="547F915B" w:rsidR="61AF1559">
              <w:rPr>
                <w:rFonts w:ascii="Arial" w:hAnsi="Arial" w:eastAsia="Arial" w:cs="Arial"/>
                <w:sz w:val="20"/>
                <w:szCs w:val="20"/>
              </w:rPr>
              <w:t>CU-62</w:t>
            </w:r>
            <w:r w:rsidRPr="547F915B" w:rsidR="0145AF81">
              <w:rPr>
                <w:rFonts w:ascii="Arial" w:hAnsi="Arial" w:eastAsia="Arial" w:cs="Arial"/>
                <w:sz w:val="20"/>
                <w:szCs w:val="20"/>
              </w:rPr>
              <w:t>.</w:t>
            </w:r>
          </w:p>
        </w:tc>
      </w:tr>
      <w:tr w:rsidR="00887C6C" w:rsidTr="547F915B" w14:paraId="0909C962" w14:textId="77777777">
        <w:trPr>
          <w:cantSplit/>
          <w:jc w:val="center"/>
        </w:trPr>
        <w:tc>
          <w:tcPr>
            <w:tcW w:w="2300" w:type="dxa"/>
            <w:tcMar/>
          </w:tcPr>
          <w:p w:rsidR="00887C6C" w:rsidP="547F915B" w:rsidRDefault="00AE7CDE" w14:paraId="4D3259CB"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Flujo normal</w:t>
            </w:r>
          </w:p>
        </w:tc>
        <w:tc>
          <w:tcPr>
            <w:tcW w:w="7060" w:type="dxa"/>
            <w:tcMar/>
          </w:tcPr>
          <w:p w:rsidR="00887C6C" w:rsidP="547F915B" w:rsidRDefault="00AE7CDE" w14:paraId="1ED162FC"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1. El usuario selecciona la exportación a CSV de la lista de ítems válidos.</w:t>
            </w:r>
          </w:p>
          <w:p w:rsidR="00887C6C" w:rsidP="547F915B" w:rsidRDefault="00AE7CDE" w14:paraId="38B53B97"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2. El sistema toma los valores SKU y cantidad de la lista.</w:t>
            </w:r>
          </w:p>
          <w:p w:rsidR="00887C6C" w:rsidP="547F915B" w:rsidRDefault="00AE7CDE" w14:paraId="59BEF4AE"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3. El sistema genera el archivo CSV con una fila de encabezado y los valores de cada fila separados por coma.</w:t>
            </w:r>
          </w:p>
          <w:p w:rsidR="00887C6C" w:rsidP="547F915B" w:rsidRDefault="00AE7CDE" w14:paraId="2C0A4313" w14:textId="694BEF6E">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4. El sistema entrega el archivo para su descarga y registra la operación en la bitácora de auditoría</w:t>
            </w:r>
            <w:r w:rsidRPr="547F915B" w:rsidR="4C4E9A74">
              <w:rPr>
                <w:rFonts w:ascii="Arial" w:hAnsi="Arial" w:eastAsia="Arial" w:cs="Arial"/>
                <w:sz w:val="20"/>
                <w:szCs w:val="20"/>
              </w:rPr>
              <w:t xml:space="preserve">, </w:t>
            </w:r>
            <w:r w:rsidRPr="547F915B" w:rsidR="61AF1559">
              <w:rPr>
                <w:rFonts w:ascii="Arial" w:hAnsi="Arial" w:eastAsia="Arial" w:cs="Arial"/>
                <w:sz w:val="20"/>
                <w:szCs w:val="20"/>
              </w:rPr>
              <w:t>CU-66</w:t>
            </w:r>
            <w:r w:rsidRPr="547F915B" w:rsidR="0145AF81">
              <w:rPr>
                <w:rFonts w:ascii="Arial" w:hAnsi="Arial" w:eastAsia="Arial" w:cs="Arial"/>
                <w:sz w:val="20"/>
                <w:szCs w:val="20"/>
              </w:rPr>
              <w:t>.</w:t>
            </w:r>
          </w:p>
        </w:tc>
      </w:tr>
      <w:tr w:rsidR="00887C6C" w:rsidTr="547F915B" w14:paraId="4BBB8DF5" w14:textId="77777777">
        <w:trPr>
          <w:cantSplit/>
          <w:jc w:val="center"/>
        </w:trPr>
        <w:tc>
          <w:tcPr>
            <w:tcW w:w="2300" w:type="dxa"/>
            <w:tcMar/>
          </w:tcPr>
          <w:p w:rsidR="00887C6C" w:rsidP="547F915B" w:rsidRDefault="00AE7CDE" w14:paraId="2F4B5666"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Flujos alternativos</w:t>
            </w:r>
          </w:p>
        </w:tc>
        <w:tc>
          <w:tcPr>
            <w:tcW w:w="7060" w:type="dxa"/>
            <w:tcMar/>
          </w:tcPr>
          <w:p w:rsidR="00887C6C" w:rsidP="547F915B" w:rsidRDefault="00AE7CDE" w14:paraId="65215C42"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A1. Si ocurre un error al generar o escribir el archivo (por ejemplo, por permisos o espacio en disco), el sistema muestra un mensaje claro sin cerrar la ventana y la operación fallida también queda registrada en la bitácora.</w:t>
            </w:r>
          </w:p>
        </w:tc>
      </w:tr>
      <w:tr w:rsidR="00887C6C" w:rsidTr="547F915B" w14:paraId="07239A17" w14:textId="77777777">
        <w:trPr>
          <w:cantSplit/>
          <w:jc w:val="center"/>
        </w:trPr>
        <w:tc>
          <w:tcPr>
            <w:tcW w:w="2300" w:type="dxa"/>
            <w:tcMar/>
          </w:tcPr>
          <w:p w:rsidR="00887C6C" w:rsidP="547F915B" w:rsidRDefault="00AE7CDE" w14:paraId="1D35D5E2" w14:textId="77777777">
            <w:pPr>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Postcondición</w:t>
            </w:r>
          </w:p>
        </w:tc>
        <w:tc>
          <w:tcPr>
            <w:tcW w:w="7060" w:type="dxa"/>
            <w:tcMar/>
          </w:tcPr>
          <w:p w:rsidR="00887C6C" w:rsidP="547F915B" w:rsidRDefault="00AE7CDE" w14:paraId="45516033"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Se genera un archivo .csv descargable con los ítems válidos.</w:t>
            </w:r>
          </w:p>
        </w:tc>
      </w:tr>
    </w:tbl>
    <w:p w:rsidR="00887C6C" w:rsidRDefault="00AE7CDE" w14:paraId="71A2A79B" w14:textId="77777777">
      <w:pPr>
        <w:spacing w:before="60" w:after="240" w:line="240" w:lineRule="auto"/>
        <w:jc w:val="center"/>
      </w:pPr>
      <w:r>
        <w:rPr>
          <w:rFonts w:ascii="Arial" w:hAnsi="Arial" w:eastAsia="Arial" w:cs="Arial"/>
          <w:i/>
          <w:iCs/>
          <w:sz w:val="18"/>
          <w:szCs w:val="18"/>
        </w:rPr>
        <w:t>Fuente: Elaborado por el equipo de proyecto a partir de la especificación UR–ESA del Incremento 3.</w:t>
      </w:r>
    </w:p>
    <w:p w:rsidR="00887C6C" w:rsidRDefault="00AE7CDE" w14:paraId="743752D1" w14:textId="77777777">
      <w:pPr>
        <w:pStyle w:val="LeyendaTabla"/>
        <w:keepNext/>
        <w:spacing w:before="240"/>
      </w:pPr>
      <w:r>
        <w:t>Tabla 2.30: “Caso de uso extendido CU-65 – Descargando plantilla de importación”.</w:t>
      </w:r>
    </w:p>
    <w:tbl>
      <w:tblPr>
        <w:tblW w:w="936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80" w:type="dxa"/>
          <w:right w:w="80" w:type="dxa"/>
        </w:tblCellMar>
        <w:tblLook w:val="04A0" w:firstRow="1" w:lastRow="0" w:firstColumn="1" w:lastColumn="0" w:noHBand="0" w:noVBand="1"/>
      </w:tblPr>
      <w:tblGrid>
        <w:gridCol w:w="2300"/>
        <w:gridCol w:w="7060"/>
      </w:tblGrid>
      <w:tr w:rsidR="00887C6C" w:rsidTr="547F915B" w14:paraId="6507A4AC" w14:textId="77777777">
        <w:trPr>
          <w:cantSplit/>
          <w:jc w:val="center"/>
        </w:trPr>
        <w:tc>
          <w:tcPr>
            <w:tcW w:w="2300" w:type="dxa"/>
            <w:tcMar/>
          </w:tcPr>
          <w:p w:rsidR="00887C6C" w:rsidP="547F915B" w:rsidRDefault="00AE7CDE" w14:paraId="3CD96468"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Caso de uso</w:t>
            </w:r>
          </w:p>
        </w:tc>
        <w:tc>
          <w:tcPr>
            <w:tcW w:w="7060" w:type="dxa"/>
            <w:tcMar/>
          </w:tcPr>
          <w:p w:rsidR="00887C6C" w:rsidP="547F915B" w:rsidRDefault="00AE7CDE" w14:paraId="57F9864C"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CU-65 – Descargando plantilla de importación</w:t>
            </w:r>
          </w:p>
        </w:tc>
      </w:tr>
      <w:tr w:rsidR="00887C6C" w:rsidTr="547F915B" w14:paraId="6D489813" w14:textId="77777777">
        <w:trPr>
          <w:cantSplit/>
          <w:jc w:val="center"/>
        </w:trPr>
        <w:tc>
          <w:tcPr>
            <w:tcW w:w="2300" w:type="dxa"/>
            <w:tcMar/>
          </w:tcPr>
          <w:p w:rsidR="00887C6C" w:rsidP="547F915B" w:rsidRDefault="00AE7CDE" w14:paraId="0BB9BF39"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Requerimiento</w:t>
            </w:r>
          </w:p>
        </w:tc>
        <w:tc>
          <w:tcPr>
            <w:tcW w:w="7060" w:type="dxa"/>
            <w:tcMar/>
          </w:tcPr>
          <w:p w:rsidR="00887C6C" w:rsidP="547F915B" w:rsidRDefault="00AE7CDE" w14:paraId="453D2A9B"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UR-36</w:t>
            </w:r>
          </w:p>
        </w:tc>
      </w:tr>
      <w:tr w:rsidR="00887C6C" w:rsidTr="547F915B" w14:paraId="26F0AAAC" w14:textId="77777777">
        <w:trPr>
          <w:cantSplit/>
          <w:jc w:val="center"/>
        </w:trPr>
        <w:tc>
          <w:tcPr>
            <w:tcW w:w="2300" w:type="dxa"/>
            <w:tcMar/>
          </w:tcPr>
          <w:p w:rsidR="00887C6C" w:rsidP="547F915B" w:rsidRDefault="00AE7CDE" w14:paraId="14E51E84"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Actor(es)</w:t>
            </w:r>
          </w:p>
        </w:tc>
        <w:tc>
          <w:tcPr>
            <w:tcW w:w="7060" w:type="dxa"/>
            <w:tcMar/>
          </w:tcPr>
          <w:p w:rsidR="00887C6C" w:rsidP="547F915B" w:rsidRDefault="00AE7CDE" w14:paraId="53157C0D"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Administrador y Bodeguero</w:t>
            </w:r>
          </w:p>
        </w:tc>
      </w:tr>
      <w:tr w:rsidR="00887C6C" w:rsidTr="547F915B" w14:paraId="2198234A" w14:textId="77777777">
        <w:trPr>
          <w:cantSplit/>
          <w:jc w:val="center"/>
        </w:trPr>
        <w:tc>
          <w:tcPr>
            <w:tcW w:w="2300" w:type="dxa"/>
            <w:tcMar/>
          </w:tcPr>
          <w:p w:rsidR="00887C6C" w:rsidP="547F915B" w:rsidRDefault="00AE7CDE" w14:paraId="77850969"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Precondición</w:t>
            </w:r>
          </w:p>
        </w:tc>
        <w:tc>
          <w:tcPr>
            <w:tcW w:w="7060" w:type="dxa"/>
            <w:tcMar/>
          </w:tcPr>
          <w:p w:rsidR="00887C6C" w:rsidP="547F915B" w:rsidRDefault="00AE7CDE" w14:paraId="32742138"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El usuario se encuentra en el módulo de ajuste de inventario con perfil Administrador o Bodeguero.</w:t>
            </w:r>
          </w:p>
        </w:tc>
      </w:tr>
      <w:tr w:rsidR="00887C6C" w:rsidTr="547F915B" w14:paraId="5938ED72" w14:textId="77777777">
        <w:trPr>
          <w:cantSplit/>
          <w:jc w:val="center"/>
        </w:trPr>
        <w:tc>
          <w:tcPr>
            <w:tcW w:w="2300" w:type="dxa"/>
            <w:tcMar/>
          </w:tcPr>
          <w:p w:rsidR="00887C6C" w:rsidP="547F915B" w:rsidRDefault="00AE7CDE" w14:paraId="79D6BBBF"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Flujo normal</w:t>
            </w:r>
          </w:p>
        </w:tc>
        <w:tc>
          <w:tcPr>
            <w:tcW w:w="7060" w:type="dxa"/>
            <w:tcMar/>
          </w:tcPr>
          <w:p w:rsidR="00887C6C" w:rsidP="547F915B" w:rsidRDefault="00AE7CDE" w14:paraId="58F0DB7B"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1. El usuario ingresa al módulo de ajuste de inventario.</w:t>
            </w:r>
          </w:p>
          <w:p w:rsidR="00887C6C" w:rsidP="547F915B" w:rsidRDefault="00AE7CDE" w14:paraId="49563669"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2. El usuario selecciona la descarga de la plantilla de importación.</w:t>
            </w:r>
          </w:p>
          <w:p w:rsidR="00887C6C" w:rsidP="547F915B" w:rsidRDefault="00AE7CDE" w14:paraId="3FDC6799"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3. El usuario elige el formato Excel o CSV.</w:t>
            </w:r>
          </w:p>
          <w:p w:rsidR="00887C6C" w:rsidP="547F915B" w:rsidRDefault="00AE7CDE" w14:paraId="7E18D485" w14:textId="3BF0E450">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4. El sistema entrega una plantilla vacía con los encabezados SKU y cantidad, y registra la operación en la bitácora de auditoría</w:t>
            </w:r>
            <w:r w:rsidRPr="547F915B" w:rsidR="4C4E9A74">
              <w:rPr>
                <w:rFonts w:ascii="Arial" w:hAnsi="Arial" w:eastAsia="Arial" w:cs="Arial"/>
                <w:sz w:val="20"/>
                <w:szCs w:val="20"/>
              </w:rPr>
              <w:t xml:space="preserve">, </w:t>
            </w:r>
            <w:r w:rsidRPr="547F915B" w:rsidR="61AF1559">
              <w:rPr>
                <w:rFonts w:ascii="Arial" w:hAnsi="Arial" w:eastAsia="Arial" w:cs="Arial"/>
                <w:sz w:val="20"/>
                <w:szCs w:val="20"/>
              </w:rPr>
              <w:t>CU-66</w:t>
            </w:r>
            <w:r w:rsidRPr="547F915B" w:rsidR="0145AF81">
              <w:rPr>
                <w:rFonts w:ascii="Arial" w:hAnsi="Arial" w:eastAsia="Arial" w:cs="Arial"/>
                <w:sz w:val="20"/>
                <w:szCs w:val="20"/>
              </w:rPr>
              <w:t>.</w:t>
            </w:r>
          </w:p>
        </w:tc>
      </w:tr>
      <w:tr w:rsidR="00887C6C" w:rsidTr="547F915B" w14:paraId="6DB80B55" w14:textId="77777777">
        <w:trPr>
          <w:cantSplit/>
          <w:jc w:val="center"/>
        </w:trPr>
        <w:tc>
          <w:tcPr>
            <w:tcW w:w="2300" w:type="dxa"/>
            <w:tcMar/>
          </w:tcPr>
          <w:p w:rsidR="00887C6C" w:rsidP="547F915B" w:rsidRDefault="00AE7CDE" w14:paraId="483A97D2"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Flujos alternativos</w:t>
            </w:r>
          </w:p>
        </w:tc>
        <w:tc>
          <w:tcPr>
            <w:tcW w:w="7060" w:type="dxa"/>
            <w:tcMar/>
          </w:tcPr>
          <w:p w:rsidR="00887C6C" w:rsidP="547F915B" w:rsidRDefault="00AE7CDE" w14:paraId="24F78707"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A1. Si no es posible generar el archivo, el sistema informa el error y la operación fallida queda registrada en la bitácora.</w:t>
            </w:r>
          </w:p>
        </w:tc>
      </w:tr>
      <w:tr w:rsidR="00887C6C" w:rsidTr="547F915B" w14:paraId="252875A5" w14:textId="77777777">
        <w:trPr>
          <w:cantSplit/>
          <w:jc w:val="center"/>
        </w:trPr>
        <w:tc>
          <w:tcPr>
            <w:tcW w:w="2300" w:type="dxa"/>
            <w:tcMar/>
          </w:tcPr>
          <w:p w:rsidR="00887C6C" w:rsidP="547F915B" w:rsidRDefault="00AE7CDE" w14:paraId="11899EFF" w14:textId="77777777">
            <w:pPr>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Postcondición</w:t>
            </w:r>
          </w:p>
        </w:tc>
        <w:tc>
          <w:tcPr>
            <w:tcW w:w="7060" w:type="dxa"/>
            <w:tcMar/>
          </w:tcPr>
          <w:p w:rsidR="00887C6C" w:rsidP="547F915B" w:rsidRDefault="00AE7CDE" w14:paraId="6763261F"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El usuario obtiene una plantilla vacía, lista para completar e importar.</w:t>
            </w:r>
          </w:p>
        </w:tc>
      </w:tr>
    </w:tbl>
    <w:p w:rsidR="00887C6C" w:rsidRDefault="00AE7CDE" w14:paraId="5CA00179" w14:textId="77777777">
      <w:pPr>
        <w:spacing w:before="60" w:after="240" w:line="240" w:lineRule="auto"/>
        <w:jc w:val="center"/>
      </w:pPr>
      <w:r>
        <w:rPr>
          <w:rFonts w:ascii="Arial" w:hAnsi="Arial" w:eastAsia="Arial" w:cs="Arial"/>
          <w:i/>
          <w:iCs/>
          <w:sz w:val="18"/>
          <w:szCs w:val="18"/>
        </w:rPr>
        <w:t>Fuente: Elaborado por el equipo de proyecto a partir de la especificación UR–ESA del Incremento 3.</w:t>
      </w:r>
    </w:p>
    <w:p w:rsidR="00887C6C" w:rsidRDefault="00AE7CDE" w14:paraId="3FA544AD" w14:textId="77777777">
      <w:pPr>
        <w:pStyle w:val="LeyendaTabla"/>
        <w:keepNext/>
        <w:spacing w:before="240"/>
      </w:pPr>
      <w:r>
        <w:t>Tabla 2.31: “Caso de uso extendido CU-66 – Registrando auditoría de archivo”.</w:t>
      </w:r>
    </w:p>
    <w:tbl>
      <w:tblPr>
        <w:tblW w:w="936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80" w:type="dxa"/>
          <w:right w:w="80" w:type="dxa"/>
        </w:tblCellMar>
        <w:tblLook w:val="04A0" w:firstRow="1" w:lastRow="0" w:firstColumn="1" w:lastColumn="0" w:noHBand="0" w:noVBand="1"/>
      </w:tblPr>
      <w:tblGrid>
        <w:gridCol w:w="2300"/>
        <w:gridCol w:w="7060"/>
      </w:tblGrid>
      <w:tr w:rsidR="00887C6C" w:rsidTr="547F915B" w14:paraId="18891E00" w14:textId="77777777">
        <w:trPr>
          <w:cantSplit/>
          <w:jc w:val="center"/>
        </w:trPr>
        <w:tc>
          <w:tcPr>
            <w:tcW w:w="2300" w:type="dxa"/>
            <w:tcMar/>
          </w:tcPr>
          <w:p w:rsidR="00887C6C" w:rsidP="547F915B" w:rsidRDefault="00AE7CDE" w14:paraId="1B7FC2F2"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Caso de uso</w:t>
            </w:r>
          </w:p>
        </w:tc>
        <w:tc>
          <w:tcPr>
            <w:tcW w:w="7060" w:type="dxa"/>
            <w:tcMar/>
          </w:tcPr>
          <w:p w:rsidR="00887C6C" w:rsidP="547F915B" w:rsidRDefault="00AE7CDE" w14:paraId="152B8847"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CU-66 – Registrando auditoría de archivo</w:t>
            </w:r>
          </w:p>
        </w:tc>
      </w:tr>
      <w:tr w:rsidR="00887C6C" w:rsidTr="547F915B" w14:paraId="5426F773" w14:textId="77777777">
        <w:trPr>
          <w:cantSplit/>
          <w:jc w:val="center"/>
        </w:trPr>
        <w:tc>
          <w:tcPr>
            <w:tcW w:w="2300" w:type="dxa"/>
            <w:tcMar/>
          </w:tcPr>
          <w:p w:rsidR="00887C6C" w:rsidP="547F915B" w:rsidRDefault="00AE7CDE" w14:paraId="35CC9D42"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Requerimiento</w:t>
            </w:r>
          </w:p>
        </w:tc>
        <w:tc>
          <w:tcPr>
            <w:tcW w:w="7060" w:type="dxa"/>
            <w:tcMar/>
          </w:tcPr>
          <w:p w:rsidR="00887C6C" w:rsidP="547F915B" w:rsidRDefault="00AE7CDE" w14:paraId="707094B3"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UR-37</w:t>
            </w:r>
          </w:p>
        </w:tc>
      </w:tr>
      <w:tr w:rsidR="00887C6C" w:rsidTr="547F915B" w14:paraId="20B5309F" w14:textId="77777777">
        <w:trPr>
          <w:cantSplit/>
          <w:jc w:val="center"/>
        </w:trPr>
        <w:tc>
          <w:tcPr>
            <w:tcW w:w="2300" w:type="dxa"/>
            <w:tcMar/>
          </w:tcPr>
          <w:p w:rsidR="00887C6C" w:rsidP="547F915B" w:rsidRDefault="00AE7CDE" w14:paraId="16C8AC6F"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Actor(es)</w:t>
            </w:r>
          </w:p>
        </w:tc>
        <w:tc>
          <w:tcPr>
            <w:tcW w:w="7060" w:type="dxa"/>
            <w:tcMar/>
          </w:tcPr>
          <w:p w:rsidR="00887C6C" w:rsidP="547F915B" w:rsidRDefault="00AE7CDE" w14:paraId="2792FBFE"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Usuario que importa o exporta un archivo (el registro lo realiza el sistema)</w:t>
            </w:r>
          </w:p>
        </w:tc>
      </w:tr>
      <w:tr w:rsidR="00887C6C" w:rsidTr="547F915B" w14:paraId="75C05F70" w14:textId="77777777">
        <w:trPr>
          <w:cantSplit/>
          <w:jc w:val="center"/>
        </w:trPr>
        <w:tc>
          <w:tcPr>
            <w:tcW w:w="2300" w:type="dxa"/>
            <w:tcMar/>
          </w:tcPr>
          <w:p w:rsidR="00887C6C" w:rsidP="547F915B" w:rsidRDefault="00AE7CDE" w14:paraId="55D22A65"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Precondición</w:t>
            </w:r>
          </w:p>
        </w:tc>
        <w:tc>
          <w:tcPr>
            <w:tcW w:w="7060" w:type="dxa"/>
            <w:tcMar/>
          </w:tcPr>
          <w:p w:rsidR="00887C6C" w:rsidP="547F915B" w:rsidRDefault="00AE7CDE" w14:paraId="7C873668"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Se ejecuta una operación de importación o exportación de archivo.</w:t>
            </w:r>
          </w:p>
        </w:tc>
      </w:tr>
      <w:tr w:rsidR="00887C6C" w:rsidTr="547F915B" w14:paraId="7B3ADACD" w14:textId="77777777">
        <w:trPr>
          <w:cantSplit/>
          <w:jc w:val="center"/>
        </w:trPr>
        <w:tc>
          <w:tcPr>
            <w:tcW w:w="2300" w:type="dxa"/>
            <w:tcMar/>
          </w:tcPr>
          <w:p w:rsidR="00887C6C" w:rsidP="547F915B" w:rsidRDefault="00AE7CDE" w14:paraId="0E28BBB9"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Flujo normal</w:t>
            </w:r>
          </w:p>
        </w:tc>
        <w:tc>
          <w:tcPr>
            <w:tcW w:w="7060" w:type="dxa"/>
            <w:tcMar/>
          </w:tcPr>
          <w:p w:rsidR="00887C6C" w:rsidP="547F915B" w:rsidRDefault="00AE7CDE" w14:paraId="4A2F1D91"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1. El usuario inicia una operación de importación o exportación.</w:t>
            </w:r>
          </w:p>
          <w:p w:rsidR="00887C6C" w:rsidP="547F915B" w:rsidRDefault="00AE7CDE" w14:paraId="60A5F861"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2. El sistema identifica el archivo, el usuario, la fecha y la hora de la operación.</w:t>
            </w:r>
          </w:p>
          <w:p w:rsidR="00887C6C" w:rsidP="547F915B" w:rsidRDefault="00AE7CDE" w14:paraId="47ED3A05"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3. El sistema registra la operación en la bitácora log_archivo, indicando si fue exitosa o fallida.</w:t>
            </w:r>
          </w:p>
          <w:p w:rsidR="00887C6C" w:rsidP="547F915B" w:rsidRDefault="00AE7CDE" w14:paraId="22230E09"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4. El registro queda almacenado para su consulta de auditoría.</w:t>
            </w:r>
          </w:p>
        </w:tc>
      </w:tr>
      <w:tr w:rsidR="00887C6C" w:rsidTr="547F915B" w14:paraId="3FE54C35" w14:textId="77777777">
        <w:trPr>
          <w:cantSplit/>
          <w:jc w:val="center"/>
        </w:trPr>
        <w:tc>
          <w:tcPr>
            <w:tcW w:w="2300" w:type="dxa"/>
            <w:tcMar/>
          </w:tcPr>
          <w:p w:rsidR="00887C6C" w:rsidP="547F915B" w:rsidRDefault="00AE7CDE" w14:paraId="1A593434"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Flujos alternativos</w:t>
            </w:r>
          </w:p>
        </w:tc>
        <w:tc>
          <w:tcPr>
            <w:tcW w:w="7060" w:type="dxa"/>
            <w:tcMar/>
          </w:tcPr>
          <w:p w:rsidR="00887C6C" w:rsidP="547F915B" w:rsidRDefault="00AE7CDE" w14:paraId="42803A67"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A1. Si la operación de archivo falla, el registro se genera igualmente, indicando el resultado fallido.</w:t>
            </w:r>
          </w:p>
        </w:tc>
      </w:tr>
      <w:tr w:rsidR="00887C6C" w:rsidTr="547F915B" w14:paraId="5B4F96A3" w14:textId="77777777">
        <w:trPr>
          <w:cantSplit/>
          <w:jc w:val="center"/>
        </w:trPr>
        <w:tc>
          <w:tcPr>
            <w:tcW w:w="2300" w:type="dxa"/>
            <w:tcMar/>
          </w:tcPr>
          <w:p w:rsidR="00887C6C" w:rsidP="547F915B" w:rsidRDefault="00AE7CDE" w14:paraId="31090AC5" w14:textId="77777777">
            <w:pPr>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Postcondición</w:t>
            </w:r>
          </w:p>
        </w:tc>
        <w:tc>
          <w:tcPr>
            <w:tcW w:w="7060" w:type="dxa"/>
            <w:tcMar/>
          </w:tcPr>
          <w:p w:rsidR="00887C6C" w:rsidP="547F915B" w:rsidRDefault="00AE7CDE" w14:paraId="17DF1832"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Existe un registro de auditoría inalterable con los datos de la operación.</w:t>
            </w:r>
          </w:p>
        </w:tc>
      </w:tr>
    </w:tbl>
    <w:p w:rsidR="00887C6C" w:rsidRDefault="00AE7CDE" w14:paraId="32B05A4A" w14:textId="77777777">
      <w:pPr>
        <w:spacing w:before="60" w:after="240" w:line="240" w:lineRule="auto"/>
        <w:jc w:val="center"/>
      </w:pPr>
      <w:r>
        <w:rPr>
          <w:rFonts w:ascii="Arial" w:hAnsi="Arial" w:eastAsia="Arial" w:cs="Arial"/>
          <w:i/>
          <w:iCs/>
          <w:sz w:val="18"/>
          <w:szCs w:val="18"/>
        </w:rPr>
        <w:t>Fuente: Elaborado por el equipo de proyecto a partir de la especificación UR–ESA del Incremento 3.</w:t>
      </w:r>
    </w:p>
    <w:p w:rsidR="00887C6C" w:rsidRDefault="00AE7CDE" w14:paraId="3158CB13" w14:textId="77777777">
      <w:pPr>
        <w:pStyle w:val="LeyendaTabla"/>
        <w:keepNext/>
        <w:spacing w:before="240"/>
      </w:pPr>
      <w:r>
        <w:t>Tabla 2.32: “Caso de uso extendido CU-67 – Revirtiendo ajuste”.</w:t>
      </w:r>
    </w:p>
    <w:tbl>
      <w:tblPr>
        <w:tblW w:w="936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80" w:type="dxa"/>
          <w:right w:w="80" w:type="dxa"/>
        </w:tblCellMar>
        <w:tblLook w:val="04A0" w:firstRow="1" w:lastRow="0" w:firstColumn="1" w:lastColumn="0" w:noHBand="0" w:noVBand="1"/>
      </w:tblPr>
      <w:tblGrid>
        <w:gridCol w:w="2300"/>
        <w:gridCol w:w="7060"/>
      </w:tblGrid>
      <w:tr w:rsidR="00887C6C" w:rsidTr="547F915B" w14:paraId="491002A8" w14:textId="77777777">
        <w:trPr>
          <w:cantSplit/>
          <w:jc w:val="center"/>
        </w:trPr>
        <w:tc>
          <w:tcPr>
            <w:tcW w:w="2300" w:type="dxa"/>
            <w:tcMar/>
          </w:tcPr>
          <w:p w:rsidR="00887C6C" w:rsidP="547F915B" w:rsidRDefault="00AE7CDE" w14:paraId="2D9D1F50"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Caso de uso</w:t>
            </w:r>
          </w:p>
        </w:tc>
        <w:tc>
          <w:tcPr>
            <w:tcW w:w="7060" w:type="dxa"/>
            <w:tcMar/>
          </w:tcPr>
          <w:p w:rsidR="00887C6C" w:rsidP="547F915B" w:rsidRDefault="00AE7CDE" w14:paraId="430ECC0A"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CU-67 – Revirtiendo ajuste</w:t>
            </w:r>
          </w:p>
        </w:tc>
      </w:tr>
      <w:tr w:rsidR="00887C6C" w:rsidTr="547F915B" w14:paraId="3BBB63A8" w14:textId="77777777">
        <w:trPr>
          <w:cantSplit/>
          <w:jc w:val="center"/>
        </w:trPr>
        <w:tc>
          <w:tcPr>
            <w:tcW w:w="2300" w:type="dxa"/>
            <w:tcMar/>
          </w:tcPr>
          <w:p w:rsidR="00887C6C" w:rsidP="547F915B" w:rsidRDefault="00AE7CDE" w14:paraId="3813A34C"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Requerimiento</w:t>
            </w:r>
          </w:p>
        </w:tc>
        <w:tc>
          <w:tcPr>
            <w:tcW w:w="7060" w:type="dxa"/>
            <w:tcMar/>
          </w:tcPr>
          <w:p w:rsidR="00887C6C" w:rsidP="547F915B" w:rsidRDefault="00AE7CDE" w14:paraId="13ABF188"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UR-46</w:t>
            </w:r>
          </w:p>
        </w:tc>
      </w:tr>
      <w:tr w:rsidR="00887C6C" w:rsidTr="547F915B" w14:paraId="079697DA" w14:textId="77777777">
        <w:trPr>
          <w:cantSplit/>
          <w:jc w:val="center"/>
        </w:trPr>
        <w:tc>
          <w:tcPr>
            <w:tcW w:w="2300" w:type="dxa"/>
            <w:tcMar/>
          </w:tcPr>
          <w:p w:rsidR="00887C6C" w:rsidP="547F915B" w:rsidRDefault="00AE7CDE" w14:paraId="76350CFA"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Actor(es)</w:t>
            </w:r>
          </w:p>
        </w:tc>
        <w:tc>
          <w:tcPr>
            <w:tcW w:w="7060" w:type="dxa"/>
            <w:tcMar/>
          </w:tcPr>
          <w:p w:rsidR="00887C6C" w:rsidP="547F915B" w:rsidRDefault="00AE7CDE" w14:paraId="079373F7"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Administrador</w:t>
            </w:r>
          </w:p>
        </w:tc>
      </w:tr>
      <w:tr w:rsidR="00887C6C" w:rsidTr="547F915B" w14:paraId="21078E98" w14:textId="77777777">
        <w:trPr>
          <w:cantSplit/>
          <w:jc w:val="center"/>
        </w:trPr>
        <w:tc>
          <w:tcPr>
            <w:tcW w:w="2300" w:type="dxa"/>
            <w:tcMar/>
          </w:tcPr>
          <w:p w:rsidR="00887C6C" w:rsidP="547F915B" w:rsidRDefault="00AE7CDE" w14:paraId="657C7467"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Precondición</w:t>
            </w:r>
          </w:p>
        </w:tc>
        <w:tc>
          <w:tcPr>
            <w:tcW w:w="7060" w:type="dxa"/>
            <w:tcMar/>
          </w:tcPr>
          <w:p w:rsidR="00887C6C" w:rsidP="547F915B" w:rsidRDefault="00AE7CDE" w14:paraId="2484F644"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Existe un ajuste confirmado que no ha sido revertido y la sesión corresponde a un usuario con perfil Administrador.</w:t>
            </w:r>
          </w:p>
        </w:tc>
      </w:tr>
      <w:tr w:rsidR="00887C6C" w:rsidTr="547F915B" w14:paraId="540A58CB" w14:textId="77777777">
        <w:trPr>
          <w:cantSplit/>
          <w:jc w:val="center"/>
        </w:trPr>
        <w:tc>
          <w:tcPr>
            <w:tcW w:w="2300" w:type="dxa"/>
            <w:tcMar/>
          </w:tcPr>
          <w:p w:rsidR="00887C6C" w:rsidP="547F915B" w:rsidRDefault="00AE7CDE" w14:paraId="379E9F33"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Flujo normal</w:t>
            </w:r>
          </w:p>
        </w:tc>
        <w:tc>
          <w:tcPr>
            <w:tcW w:w="7060" w:type="dxa"/>
            <w:tcMar/>
          </w:tcPr>
          <w:p w:rsidR="00887C6C" w:rsidP="547F915B" w:rsidRDefault="00AE7CDE" w14:paraId="08B8816C"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1. El Administrador selecciona un ajuste confirmado desde el historial de movimientos y solicita su reversión.</w:t>
            </w:r>
          </w:p>
          <w:p w:rsidR="00887C6C" w:rsidP="547F915B" w:rsidRDefault="00AE7CDE" w14:paraId="1BE007C4"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2. El sistema muestra el detalle del ajuste (SKU, cantidad y fecha) y solicita confirmación.</w:t>
            </w:r>
          </w:p>
          <w:p w:rsidR="00887C6C" w:rsidP="547F915B" w:rsidRDefault="00AE7CDE" w14:paraId="2BAFD462"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3. El sistema verifica el perfil Administrador y que el ajuste no haya sido revertido previamente.</w:t>
            </w:r>
          </w:p>
          <w:p w:rsidR="00887C6C" w:rsidP="547F915B" w:rsidRDefault="00AE7CDE" w14:paraId="04198A5F"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4. El sistema restaura en cada producto afectado el stock previo al ajuste.</w:t>
            </w:r>
          </w:p>
          <w:p w:rsidR="00887C6C" w:rsidP="547F915B" w:rsidRDefault="00AE7CDE" w14:paraId="4E3C9F2A"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5. El sistema registra un nuevo movimiento de tipo Reversión asociado al ajuste y actualiza el stock y el historial en pantalla.</w:t>
            </w:r>
          </w:p>
        </w:tc>
      </w:tr>
      <w:tr w:rsidR="00887C6C" w:rsidTr="547F915B" w14:paraId="11C43CC8" w14:textId="77777777">
        <w:trPr>
          <w:cantSplit/>
          <w:jc w:val="center"/>
        </w:trPr>
        <w:tc>
          <w:tcPr>
            <w:tcW w:w="2300" w:type="dxa"/>
            <w:tcMar/>
          </w:tcPr>
          <w:p w:rsidR="00887C6C" w:rsidP="547F915B" w:rsidRDefault="00AE7CDE" w14:paraId="49973F66"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Flujos alternativos</w:t>
            </w:r>
          </w:p>
        </w:tc>
        <w:tc>
          <w:tcPr>
            <w:tcW w:w="7060" w:type="dxa"/>
            <w:tcMar/>
          </w:tcPr>
          <w:p w:rsidR="00887C6C" w:rsidP="547F915B" w:rsidRDefault="00AE7CDE" w14:paraId="7F398F0A"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A1. Si el usuario no posee perfil Administrador, la opción de revertir no está disponible y el sistema bloquea la operación sin modificar el stock.</w:t>
            </w:r>
          </w:p>
          <w:p w:rsidR="00887C6C" w:rsidP="547F915B" w:rsidRDefault="00AE7CDE" w14:paraId="648C29A1"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A2. Si el ajuste ya fue revertido, el sistema impide una nueva reversión e informa al usuario.</w:t>
            </w:r>
          </w:p>
        </w:tc>
      </w:tr>
      <w:tr w:rsidR="00887C6C" w:rsidTr="547F915B" w14:paraId="56EF8F0D" w14:textId="77777777">
        <w:trPr>
          <w:cantSplit/>
          <w:jc w:val="center"/>
        </w:trPr>
        <w:tc>
          <w:tcPr>
            <w:tcW w:w="2300" w:type="dxa"/>
            <w:tcMar/>
          </w:tcPr>
          <w:p w:rsidR="00887C6C" w:rsidP="547F915B" w:rsidRDefault="00AE7CDE" w14:paraId="26641BB6" w14:textId="77777777">
            <w:pPr>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Postcondición</w:t>
            </w:r>
          </w:p>
        </w:tc>
        <w:tc>
          <w:tcPr>
            <w:tcW w:w="7060" w:type="dxa"/>
            <w:tcMar/>
          </w:tcPr>
          <w:p w:rsidR="00887C6C" w:rsidP="547F915B" w:rsidRDefault="00AE7CDE" w14:paraId="5361E3CC"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El stock de los productos afectados vuelve al valor anterior al ajuste y la reversión queda registrada en el historial.</w:t>
            </w:r>
          </w:p>
        </w:tc>
      </w:tr>
    </w:tbl>
    <w:p w:rsidR="00887C6C" w:rsidRDefault="00AE7CDE" w14:paraId="1958D998" w14:textId="77777777">
      <w:pPr>
        <w:spacing w:before="60" w:after="240" w:line="240" w:lineRule="auto"/>
        <w:jc w:val="center"/>
      </w:pPr>
      <w:r>
        <w:rPr>
          <w:rFonts w:ascii="Arial" w:hAnsi="Arial" w:eastAsia="Arial" w:cs="Arial"/>
          <w:i/>
          <w:iCs/>
          <w:sz w:val="18"/>
          <w:szCs w:val="18"/>
        </w:rPr>
        <w:t>Fuente: Elaborado por el equipo de proyecto a partir de la especificación UR–ESA del Incremento 3.</w:t>
      </w:r>
    </w:p>
    <w:p w:rsidR="00887C6C" w:rsidRDefault="00AE7CDE" w14:paraId="1BA871F4" w14:textId="77777777">
      <w:pPr>
        <w:pStyle w:val="LeyendaTabla"/>
        <w:keepNext/>
        <w:spacing w:before="240"/>
      </w:pPr>
      <w:r>
        <w:t>Tabla 2.33: “Caso de uso extendido CU-68 – Consultando historial de movimientos”.</w:t>
      </w:r>
    </w:p>
    <w:tbl>
      <w:tblPr>
        <w:tblW w:w="936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80" w:type="dxa"/>
          <w:right w:w="80" w:type="dxa"/>
        </w:tblCellMar>
        <w:tblLook w:val="04A0" w:firstRow="1" w:lastRow="0" w:firstColumn="1" w:lastColumn="0" w:noHBand="0" w:noVBand="1"/>
      </w:tblPr>
      <w:tblGrid>
        <w:gridCol w:w="2300"/>
        <w:gridCol w:w="7060"/>
      </w:tblGrid>
      <w:tr w:rsidR="00887C6C" w:rsidTr="547F915B" w14:paraId="2198F8EA" w14:textId="77777777">
        <w:trPr>
          <w:cantSplit/>
          <w:jc w:val="center"/>
        </w:trPr>
        <w:tc>
          <w:tcPr>
            <w:tcW w:w="2300" w:type="dxa"/>
            <w:tcMar/>
          </w:tcPr>
          <w:p w:rsidR="00887C6C" w:rsidP="547F915B" w:rsidRDefault="00AE7CDE" w14:paraId="38012F39"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Caso de uso</w:t>
            </w:r>
          </w:p>
        </w:tc>
        <w:tc>
          <w:tcPr>
            <w:tcW w:w="7060" w:type="dxa"/>
            <w:tcMar/>
          </w:tcPr>
          <w:p w:rsidR="00887C6C" w:rsidP="547F915B" w:rsidRDefault="00AE7CDE" w14:paraId="55AD585B"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CU-68 – Consultando historial de movimientos</w:t>
            </w:r>
          </w:p>
        </w:tc>
      </w:tr>
      <w:tr w:rsidR="00887C6C" w:rsidTr="547F915B" w14:paraId="70DB6689" w14:textId="77777777">
        <w:trPr>
          <w:cantSplit/>
          <w:jc w:val="center"/>
        </w:trPr>
        <w:tc>
          <w:tcPr>
            <w:tcW w:w="2300" w:type="dxa"/>
            <w:tcMar/>
          </w:tcPr>
          <w:p w:rsidR="00887C6C" w:rsidP="547F915B" w:rsidRDefault="00AE7CDE" w14:paraId="321FC507"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Requerimiento</w:t>
            </w:r>
          </w:p>
        </w:tc>
        <w:tc>
          <w:tcPr>
            <w:tcW w:w="7060" w:type="dxa"/>
            <w:tcMar/>
          </w:tcPr>
          <w:p w:rsidR="00887C6C" w:rsidP="547F915B" w:rsidRDefault="00AE7CDE" w14:paraId="5606BAA9"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UR-47</w:t>
            </w:r>
          </w:p>
        </w:tc>
      </w:tr>
      <w:tr w:rsidR="00887C6C" w:rsidTr="547F915B" w14:paraId="2D675404" w14:textId="77777777">
        <w:trPr>
          <w:cantSplit/>
          <w:jc w:val="center"/>
        </w:trPr>
        <w:tc>
          <w:tcPr>
            <w:tcW w:w="2300" w:type="dxa"/>
            <w:tcMar/>
          </w:tcPr>
          <w:p w:rsidR="00887C6C" w:rsidP="547F915B" w:rsidRDefault="00AE7CDE" w14:paraId="580796D4"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Actor(es)</w:t>
            </w:r>
          </w:p>
        </w:tc>
        <w:tc>
          <w:tcPr>
            <w:tcW w:w="7060" w:type="dxa"/>
            <w:tcMar/>
          </w:tcPr>
          <w:p w:rsidR="00887C6C" w:rsidP="547F915B" w:rsidRDefault="00AE7CDE" w14:paraId="1384B029"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Usuario autorizado (Administrador, Bodeguero o Cajero)</w:t>
            </w:r>
          </w:p>
        </w:tc>
      </w:tr>
      <w:tr w:rsidR="00887C6C" w:rsidTr="547F915B" w14:paraId="1341D543" w14:textId="77777777">
        <w:trPr>
          <w:cantSplit/>
          <w:jc w:val="center"/>
        </w:trPr>
        <w:tc>
          <w:tcPr>
            <w:tcW w:w="2300" w:type="dxa"/>
            <w:tcMar/>
          </w:tcPr>
          <w:p w:rsidR="00887C6C" w:rsidP="547F915B" w:rsidRDefault="00AE7CDE" w14:paraId="3D168EF8"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Precondición</w:t>
            </w:r>
          </w:p>
        </w:tc>
        <w:tc>
          <w:tcPr>
            <w:tcW w:w="7060" w:type="dxa"/>
            <w:tcMar/>
          </w:tcPr>
          <w:p w:rsidR="00887C6C" w:rsidP="547F915B" w:rsidRDefault="00AE7CDE" w14:paraId="7A97FEDA"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Existen movimientos de inventario registrados.</w:t>
            </w:r>
          </w:p>
        </w:tc>
      </w:tr>
      <w:tr w:rsidR="00887C6C" w:rsidTr="547F915B" w14:paraId="3B6A824A" w14:textId="77777777">
        <w:trPr>
          <w:cantSplit/>
          <w:jc w:val="center"/>
        </w:trPr>
        <w:tc>
          <w:tcPr>
            <w:tcW w:w="2300" w:type="dxa"/>
            <w:tcMar/>
          </w:tcPr>
          <w:p w:rsidR="00887C6C" w:rsidP="547F915B" w:rsidRDefault="00AE7CDE" w14:paraId="12351FAC"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Flujo normal</w:t>
            </w:r>
          </w:p>
        </w:tc>
        <w:tc>
          <w:tcPr>
            <w:tcW w:w="7060" w:type="dxa"/>
            <w:tcMar/>
          </w:tcPr>
          <w:p w:rsidR="00887C6C" w:rsidP="547F915B" w:rsidRDefault="00AE7CDE" w14:paraId="43CA6227"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1. El usuario abre el historial de movimientos de inventario.</w:t>
            </w:r>
          </w:p>
          <w:p w:rsidR="00887C6C" w:rsidP="547F915B" w:rsidRDefault="00AE7CDE" w14:paraId="06447315"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2. El usuario ingresa los filtros deseados: rango de fechas, SKU o usuario responsable.</w:t>
            </w:r>
          </w:p>
          <w:p w:rsidR="00887C6C" w:rsidP="547F915B" w:rsidRDefault="00AE7CDE" w14:paraId="07CFCA4C"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3. El sistema consulta los movimientos que cumplen los criterios.</w:t>
            </w:r>
          </w:p>
          <w:p w:rsidR="00887C6C" w:rsidP="547F915B" w:rsidRDefault="00AE7CDE" w14:paraId="634BE06A"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4. El sistema muestra, por cada movimiento, tipo, fecha, hora, usuario, SKU, stock anterior y stock resultante.</w:t>
            </w:r>
          </w:p>
        </w:tc>
      </w:tr>
      <w:tr w:rsidR="00887C6C" w:rsidTr="547F915B" w14:paraId="30FDE08C" w14:textId="77777777">
        <w:trPr>
          <w:cantSplit/>
          <w:jc w:val="center"/>
        </w:trPr>
        <w:tc>
          <w:tcPr>
            <w:tcW w:w="2300" w:type="dxa"/>
            <w:tcMar/>
          </w:tcPr>
          <w:p w:rsidR="00887C6C" w:rsidP="547F915B" w:rsidRDefault="00AE7CDE" w14:paraId="760D2EA2"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Flujos alternativos</w:t>
            </w:r>
          </w:p>
        </w:tc>
        <w:tc>
          <w:tcPr>
            <w:tcW w:w="7060" w:type="dxa"/>
            <w:tcMar/>
          </w:tcPr>
          <w:p w:rsidR="00887C6C" w:rsidP="547F915B" w:rsidRDefault="00AE7CDE" w14:paraId="34809BE4"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A1. Si no se aplican filtros, el sistema muestra todos los movimientos registrados.</w:t>
            </w:r>
          </w:p>
          <w:p w:rsidR="00887C6C" w:rsidP="547F915B" w:rsidRDefault="00AE7CDE" w14:paraId="7E8B69D9"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A2. Si ningún movimiento cumple los criterios, el sistema informa que no hay resultados.</w:t>
            </w:r>
          </w:p>
        </w:tc>
      </w:tr>
      <w:tr w:rsidR="00887C6C" w:rsidTr="547F915B" w14:paraId="381D92AB" w14:textId="77777777">
        <w:trPr>
          <w:cantSplit/>
          <w:jc w:val="center"/>
        </w:trPr>
        <w:tc>
          <w:tcPr>
            <w:tcW w:w="2300" w:type="dxa"/>
            <w:tcMar/>
          </w:tcPr>
          <w:p w:rsidR="00887C6C" w:rsidP="547F915B" w:rsidRDefault="00AE7CDE" w14:paraId="35508893" w14:textId="77777777">
            <w:pPr>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Postcondición</w:t>
            </w:r>
          </w:p>
        </w:tc>
        <w:tc>
          <w:tcPr>
            <w:tcW w:w="7060" w:type="dxa"/>
            <w:tcMar/>
          </w:tcPr>
          <w:p w:rsidR="00887C6C" w:rsidP="547F915B" w:rsidRDefault="00AE7CDE" w14:paraId="1123C1DF"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El usuario visualiza el historial de movimientos según los criterios seleccionados, en modo de solo lectura.</w:t>
            </w:r>
          </w:p>
        </w:tc>
      </w:tr>
    </w:tbl>
    <w:p w:rsidR="00887C6C" w:rsidRDefault="00AE7CDE" w14:paraId="128A6021" w14:textId="77777777">
      <w:pPr>
        <w:spacing w:before="60" w:after="240" w:line="240" w:lineRule="auto"/>
        <w:jc w:val="center"/>
      </w:pPr>
      <w:r>
        <w:rPr>
          <w:rFonts w:ascii="Arial" w:hAnsi="Arial" w:eastAsia="Arial" w:cs="Arial"/>
          <w:i/>
          <w:iCs/>
          <w:sz w:val="18"/>
          <w:szCs w:val="18"/>
        </w:rPr>
        <w:t>Fuente: Elaborado por el equipo de proyecto a partir de la especificación UR–ESA del Incremento 3.</w:t>
      </w:r>
    </w:p>
    <w:p w:rsidR="00887C6C" w:rsidRDefault="00AE7CDE" w14:paraId="0BB22DB8" w14:textId="77777777">
      <w:pPr>
        <w:pStyle w:val="LeyendaTabla"/>
        <w:keepNext/>
        <w:spacing w:before="240"/>
      </w:pPr>
      <w:r>
        <w:t>Tabla 2.34: “Caso de uso extendido CU-69 – Consultando stock e historial”.</w:t>
      </w:r>
    </w:p>
    <w:tbl>
      <w:tblPr>
        <w:tblW w:w="936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80" w:type="dxa"/>
          <w:right w:w="80" w:type="dxa"/>
        </w:tblCellMar>
        <w:tblLook w:val="04A0" w:firstRow="1" w:lastRow="0" w:firstColumn="1" w:lastColumn="0" w:noHBand="0" w:noVBand="1"/>
      </w:tblPr>
      <w:tblGrid>
        <w:gridCol w:w="2300"/>
        <w:gridCol w:w="7060"/>
      </w:tblGrid>
      <w:tr w:rsidR="00887C6C" w:rsidTr="547F915B" w14:paraId="69678FB8" w14:textId="77777777">
        <w:trPr>
          <w:cantSplit/>
          <w:jc w:val="center"/>
        </w:trPr>
        <w:tc>
          <w:tcPr>
            <w:tcW w:w="2300" w:type="dxa"/>
            <w:tcMar/>
          </w:tcPr>
          <w:p w:rsidR="00887C6C" w:rsidP="547F915B" w:rsidRDefault="00AE7CDE" w14:paraId="66CAD703"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Caso de uso</w:t>
            </w:r>
          </w:p>
        </w:tc>
        <w:tc>
          <w:tcPr>
            <w:tcW w:w="7060" w:type="dxa"/>
            <w:tcMar/>
          </w:tcPr>
          <w:p w:rsidR="00887C6C" w:rsidP="547F915B" w:rsidRDefault="00AE7CDE" w14:paraId="00E76E97"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CU-69 – Consultando stock e historial</w:t>
            </w:r>
          </w:p>
        </w:tc>
      </w:tr>
      <w:tr w:rsidR="00887C6C" w:rsidTr="547F915B" w14:paraId="6511BCE5" w14:textId="77777777">
        <w:trPr>
          <w:cantSplit/>
          <w:jc w:val="center"/>
        </w:trPr>
        <w:tc>
          <w:tcPr>
            <w:tcW w:w="2300" w:type="dxa"/>
            <w:tcMar/>
          </w:tcPr>
          <w:p w:rsidR="00887C6C" w:rsidP="547F915B" w:rsidRDefault="00AE7CDE" w14:paraId="7F775BD9"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Requerimiento</w:t>
            </w:r>
          </w:p>
        </w:tc>
        <w:tc>
          <w:tcPr>
            <w:tcW w:w="7060" w:type="dxa"/>
            <w:tcMar/>
          </w:tcPr>
          <w:p w:rsidR="00887C6C" w:rsidP="547F915B" w:rsidRDefault="00AE7CDE" w14:paraId="104D30AC"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UR-56</w:t>
            </w:r>
          </w:p>
        </w:tc>
      </w:tr>
      <w:tr w:rsidR="00887C6C" w:rsidTr="547F915B" w14:paraId="5A2B5A26" w14:textId="77777777">
        <w:trPr>
          <w:cantSplit/>
          <w:jc w:val="center"/>
        </w:trPr>
        <w:tc>
          <w:tcPr>
            <w:tcW w:w="2300" w:type="dxa"/>
            <w:tcMar/>
          </w:tcPr>
          <w:p w:rsidR="00887C6C" w:rsidP="547F915B" w:rsidRDefault="00AE7CDE" w14:paraId="50220E81"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Actor(es)</w:t>
            </w:r>
          </w:p>
        </w:tc>
        <w:tc>
          <w:tcPr>
            <w:tcW w:w="7060" w:type="dxa"/>
            <w:tcMar/>
          </w:tcPr>
          <w:p w:rsidR="00887C6C" w:rsidP="547F915B" w:rsidRDefault="00AE7CDE" w14:paraId="77472635"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Usuario autorizado (Administrador, Bodeguero o Cajero)</w:t>
            </w:r>
          </w:p>
        </w:tc>
      </w:tr>
      <w:tr w:rsidR="00887C6C" w:rsidTr="547F915B" w14:paraId="259B3EB6" w14:textId="77777777">
        <w:trPr>
          <w:cantSplit/>
          <w:jc w:val="center"/>
        </w:trPr>
        <w:tc>
          <w:tcPr>
            <w:tcW w:w="2300" w:type="dxa"/>
            <w:tcMar/>
          </w:tcPr>
          <w:p w:rsidR="00887C6C" w:rsidP="547F915B" w:rsidRDefault="00AE7CDE" w14:paraId="74AAEFAC"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Precondición</w:t>
            </w:r>
          </w:p>
        </w:tc>
        <w:tc>
          <w:tcPr>
            <w:tcW w:w="7060" w:type="dxa"/>
            <w:tcMar/>
          </w:tcPr>
          <w:p w:rsidR="00887C6C" w:rsidP="547F915B" w:rsidRDefault="00AE7CDE" w14:paraId="56EB9656"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El producto existe en el catálogo y posee al menos un movimiento registrado.</w:t>
            </w:r>
          </w:p>
        </w:tc>
      </w:tr>
      <w:tr w:rsidR="00887C6C" w:rsidTr="547F915B" w14:paraId="7339567B" w14:textId="77777777">
        <w:trPr>
          <w:cantSplit/>
          <w:jc w:val="center"/>
        </w:trPr>
        <w:tc>
          <w:tcPr>
            <w:tcW w:w="2300" w:type="dxa"/>
            <w:tcMar/>
          </w:tcPr>
          <w:p w:rsidR="00887C6C" w:rsidP="547F915B" w:rsidRDefault="00AE7CDE" w14:paraId="759BDC8C"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Flujo normal</w:t>
            </w:r>
          </w:p>
        </w:tc>
        <w:tc>
          <w:tcPr>
            <w:tcW w:w="7060" w:type="dxa"/>
            <w:tcMar/>
          </w:tcPr>
          <w:p w:rsidR="00887C6C" w:rsidP="547F915B" w:rsidRDefault="00AE7CDE" w14:paraId="4927C8BD"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1. El usuario busca y selecciona un producto por SKU o nombre desde el módulo de inventario.</w:t>
            </w:r>
          </w:p>
          <w:p w:rsidR="00887C6C" w:rsidP="547F915B" w:rsidRDefault="00AE7CDE" w14:paraId="38D78DF6"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2. El sistema consulta el stock actual y la unidad de medida del producto.</w:t>
            </w:r>
          </w:p>
          <w:p w:rsidR="00887C6C" w:rsidP="547F915B" w:rsidRDefault="00AE7CDE" w14:paraId="27707F8C"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3. El sistema recupera hasta los 10 movimientos más recientes del producto.</w:t>
            </w:r>
          </w:p>
          <w:p w:rsidR="00887C6C" w:rsidP="547F915B" w:rsidRDefault="00AE7CDE" w14:paraId="47C5C965"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4. El sistema muestra el stock y los movimientos, ordenados del más reciente al más antiguo.</w:t>
            </w:r>
          </w:p>
        </w:tc>
      </w:tr>
      <w:tr w:rsidR="00887C6C" w:rsidTr="547F915B" w14:paraId="2BCBC28A" w14:textId="77777777">
        <w:trPr>
          <w:cantSplit/>
          <w:jc w:val="center"/>
        </w:trPr>
        <w:tc>
          <w:tcPr>
            <w:tcW w:w="2300" w:type="dxa"/>
            <w:tcMar/>
          </w:tcPr>
          <w:p w:rsidR="00887C6C" w:rsidP="547F915B" w:rsidRDefault="00AE7CDE" w14:paraId="43E2DD8F"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Flujos alternativos</w:t>
            </w:r>
          </w:p>
        </w:tc>
        <w:tc>
          <w:tcPr>
            <w:tcW w:w="7060" w:type="dxa"/>
            <w:tcMar/>
          </w:tcPr>
          <w:p w:rsidR="00887C6C" w:rsidP="547F915B" w:rsidRDefault="00AE7CDE" w14:paraId="765E014E"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A1. Si el producto tiene menos de 10 movimientos, el sistema muestra todos los disponibles.</w:t>
            </w:r>
          </w:p>
          <w:p w:rsidR="00887C6C" w:rsidP="547F915B" w:rsidRDefault="00AE7CDE" w14:paraId="10863F53"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A2. Si la búsqueda no encuentra el producto, el sistema muestra un mensaje que lo indica.</w:t>
            </w:r>
          </w:p>
        </w:tc>
      </w:tr>
      <w:tr w:rsidR="00887C6C" w:rsidTr="547F915B" w14:paraId="33372895" w14:textId="77777777">
        <w:trPr>
          <w:cantSplit/>
          <w:jc w:val="center"/>
        </w:trPr>
        <w:tc>
          <w:tcPr>
            <w:tcW w:w="2300" w:type="dxa"/>
            <w:tcMar/>
          </w:tcPr>
          <w:p w:rsidR="00887C6C" w:rsidP="547F915B" w:rsidRDefault="00AE7CDE" w14:paraId="40BAE046" w14:textId="77777777">
            <w:pPr>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Postcondición</w:t>
            </w:r>
          </w:p>
        </w:tc>
        <w:tc>
          <w:tcPr>
            <w:tcW w:w="7060" w:type="dxa"/>
            <w:tcMar/>
          </w:tcPr>
          <w:p w:rsidR="00887C6C" w:rsidP="547F915B" w:rsidRDefault="00AE7CDE" w14:paraId="5B1CAB4F"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Se despliegan el stock actual y hasta 10 movimientos recientes del producto.</w:t>
            </w:r>
          </w:p>
        </w:tc>
      </w:tr>
    </w:tbl>
    <w:p w:rsidR="00887C6C" w:rsidRDefault="00AE7CDE" w14:paraId="1ABF9D61" w14:textId="77777777">
      <w:pPr>
        <w:spacing w:before="60" w:after="240" w:line="240" w:lineRule="auto"/>
        <w:jc w:val="center"/>
      </w:pPr>
      <w:r>
        <w:rPr>
          <w:rFonts w:ascii="Arial" w:hAnsi="Arial" w:eastAsia="Arial" w:cs="Arial"/>
          <w:i/>
          <w:iCs/>
          <w:sz w:val="18"/>
          <w:szCs w:val="18"/>
        </w:rPr>
        <w:t>Fuente: Elaborado por el equipo de proyecto a partir de la especificación UR–ESA del Incremento 3.</w:t>
      </w:r>
    </w:p>
    <w:p w:rsidR="00887C6C" w:rsidRDefault="00AE7CDE" w14:paraId="0745F9E4" w14:textId="77777777">
      <w:pPr>
        <w:pStyle w:val="LeyendaTabla"/>
        <w:keepNext/>
        <w:spacing w:before="240"/>
      </w:pPr>
      <w:r>
        <w:t>Tabla 2.35: “Caso de uso extendido CU-70 – Generando reporte de stock”.</w:t>
      </w:r>
    </w:p>
    <w:tbl>
      <w:tblPr>
        <w:tblW w:w="936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80" w:type="dxa"/>
          <w:right w:w="80" w:type="dxa"/>
        </w:tblCellMar>
        <w:tblLook w:val="04A0" w:firstRow="1" w:lastRow="0" w:firstColumn="1" w:lastColumn="0" w:noHBand="0" w:noVBand="1"/>
      </w:tblPr>
      <w:tblGrid>
        <w:gridCol w:w="2300"/>
        <w:gridCol w:w="7060"/>
      </w:tblGrid>
      <w:tr w:rsidR="00887C6C" w:rsidTr="547F915B" w14:paraId="76216BF4" w14:textId="77777777">
        <w:trPr>
          <w:cantSplit/>
          <w:jc w:val="center"/>
        </w:trPr>
        <w:tc>
          <w:tcPr>
            <w:tcW w:w="2300" w:type="dxa"/>
            <w:tcMar/>
          </w:tcPr>
          <w:p w:rsidR="00887C6C" w:rsidP="547F915B" w:rsidRDefault="00AE7CDE" w14:paraId="69CA2EE0"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Caso de uso</w:t>
            </w:r>
          </w:p>
        </w:tc>
        <w:tc>
          <w:tcPr>
            <w:tcW w:w="7060" w:type="dxa"/>
            <w:tcMar/>
          </w:tcPr>
          <w:p w:rsidR="00887C6C" w:rsidP="547F915B" w:rsidRDefault="00AE7CDE" w14:paraId="4AB40398"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CU-70 – Generando reporte de stock</w:t>
            </w:r>
          </w:p>
        </w:tc>
      </w:tr>
      <w:tr w:rsidR="00887C6C" w:rsidTr="547F915B" w14:paraId="72636447" w14:textId="77777777">
        <w:trPr>
          <w:cantSplit/>
          <w:jc w:val="center"/>
        </w:trPr>
        <w:tc>
          <w:tcPr>
            <w:tcW w:w="2300" w:type="dxa"/>
            <w:tcMar/>
          </w:tcPr>
          <w:p w:rsidR="00887C6C" w:rsidP="547F915B" w:rsidRDefault="00AE7CDE" w14:paraId="03EDADA3"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Requerimiento</w:t>
            </w:r>
          </w:p>
        </w:tc>
        <w:tc>
          <w:tcPr>
            <w:tcW w:w="7060" w:type="dxa"/>
            <w:tcMar/>
          </w:tcPr>
          <w:p w:rsidR="00887C6C" w:rsidP="547F915B" w:rsidRDefault="00AE7CDE" w14:paraId="2FAD7464"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UR-57</w:t>
            </w:r>
          </w:p>
        </w:tc>
      </w:tr>
      <w:tr w:rsidR="00887C6C" w:rsidTr="547F915B" w14:paraId="3739C9F1" w14:textId="77777777">
        <w:trPr>
          <w:cantSplit/>
          <w:jc w:val="center"/>
        </w:trPr>
        <w:tc>
          <w:tcPr>
            <w:tcW w:w="2300" w:type="dxa"/>
            <w:tcMar/>
          </w:tcPr>
          <w:p w:rsidR="00887C6C" w:rsidP="547F915B" w:rsidRDefault="00AE7CDE" w14:paraId="1B7AF33E"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Actor(es)</w:t>
            </w:r>
          </w:p>
        </w:tc>
        <w:tc>
          <w:tcPr>
            <w:tcW w:w="7060" w:type="dxa"/>
            <w:tcMar/>
          </w:tcPr>
          <w:p w:rsidR="00887C6C" w:rsidP="547F915B" w:rsidRDefault="00AE7CDE" w14:paraId="0C93714C"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Usuario autorizado (Administrador, Bodeguero o Cajero)</w:t>
            </w:r>
          </w:p>
        </w:tc>
      </w:tr>
      <w:tr w:rsidR="00887C6C" w:rsidTr="547F915B" w14:paraId="2D91DE4D" w14:textId="77777777">
        <w:trPr>
          <w:cantSplit/>
          <w:jc w:val="center"/>
        </w:trPr>
        <w:tc>
          <w:tcPr>
            <w:tcW w:w="2300" w:type="dxa"/>
            <w:tcMar/>
          </w:tcPr>
          <w:p w:rsidR="00887C6C" w:rsidP="547F915B" w:rsidRDefault="00AE7CDE" w14:paraId="313867CF"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Precondición</w:t>
            </w:r>
          </w:p>
        </w:tc>
        <w:tc>
          <w:tcPr>
            <w:tcW w:w="7060" w:type="dxa"/>
            <w:tcMar/>
          </w:tcPr>
          <w:p w:rsidR="00887C6C" w:rsidP="547F915B" w:rsidRDefault="00AE7CDE" w14:paraId="426F4CB4"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Existen productos con estado Activo registrados en el catálogo.</w:t>
            </w:r>
          </w:p>
        </w:tc>
      </w:tr>
      <w:tr w:rsidR="00887C6C" w:rsidTr="547F915B" w14:paraId="3A8F87A8" w14:textId="77777777">
        <w:trPr>
          <w:cantSplit/>
          <w:jc w:val="center"/>
        </w:trPr>
        <w:tc>
          <w:tcPr>
            <w:tcW w:w="2300" w:type="dxa"/>
            <w:tcMar/>
          </w:tcPr>
          <w:p w:rsidR="00887C6C" w:rsidP="547F915B" w:rsidRDefault="00AE7CDE" w14:paraId="74F14345"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Flujo normal</w:t>
            </w:r>
          </w:p>
        </w:tc>
        <w:tc>
          <w:tcPr>
            <w:tcW w:w="7060" w:type="dxa"/>
            <w:tcMar/>
          </w:tcPr>
          <w:p w:rsidR="00887C6C" w:rsidP="547F915B" w:rsidRDefault="00AE7CDE" w14:paraId="49ABBFE4"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1. El usuario abre el módulo de reportes y selecciona el reporte de stock.</w:t>
            </w:r>
          </w:p>
          <w:p w:rsidR="00887C6C" w:rsidP="547F915B" w:rsidRDefault="00AE7CDE" w14:paraId="763FDEAF"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2. El sistema consulta los productos en estado Activo.</w:t>
            </w:r>
          </w:p>
          <w:p w:rsidR="00887C6C" w:rsidP="547F915B" w:rsidRDefault="00AE7CDE" w14:paraId="0422BBC1"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3. El sistema construye el reporte con SKU, nombre, unidad de medida y stock actual.</w:t>
            </w:r>
          </w:p>
          <w:p w:rsidR="00887C6C" w:rsidP="547F915B" w:rsidRDefault="00AE7CDE" w14:paraId="6171568C"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4. El sistema muestra el reporte y habilita su exportación a Excel (CU-74).</w:t>
            </w:r>
          </w:p>
        </w:tc>
      </w:tr>
      <w:tr w:rsidR="00887C6C" w:rsidTr="547F915B" w14:paraId="6BB465FC" w14:textId="77777777">
        <w:trPr>
          <w:cantSplit/>
          <w:jc w:val="center"/>
        </w:trPr>
        <w:tc>
          <w:tcPr>
            <w:tcW w:w="2300" w:type="dxa"/>
            <w:tcMar/>
          </w:tcPr>
          <w:p w:rsidR="00887C6C" w:rsidP="547F915B" w:rsidRDefault="00AE7CDE" w14:paraId="428134A3"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Flujos alternativos</w:t>
            </w:r>
          </w:p>
        </w:tc>
        <w:tc>
          <w:tcPr>
            <w:tcW w:w="7060" w:type="dxa"/>
            <w:tcMar/>
          </w:tcPr>
          <w:p w:rsidR="00887C6C" w:rsidP="547F915B" w:rsidRDefault="00AE7CDE" w14:paraId="68969DAF"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A1. Si el reporte no arroja resultados, la exportación a Excel permanece deshabilitada.</w:t>
            </w:r>
          </w:p>
        </w:tc>
      </w:tr>
      <w:tr w:rsidR="00887C6C" w:rsidTr="547F915B" w14:paraId="11C9FA2D" w14:textId="77777777">
        <w:trPr>
          <w:cantSplit/>
          <w:jc w:val="center"/>
        </w:trPr>
        <w:tc>
          <w:tcPr>
            <w:tcW w:w="2300" w:type="dxa"/>
            <w:tcMar/>
          </w:tcPr>
          <w:p w:rsidR="00887C6C" w:rsidP="547F915B" w:rsidRDefault="00AE7CDE" w14:paraId="39014372" w14:textId="77777777">
            <w:pPr>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Postcondición</w:t>
            </w:r>
          </w:p>
        </w:tc>
        <w:tc>
          <w:tcPr>
            <w:tcW w:w="7060" w:type="dxa"/>
            <w:tcMar/>
          </w:tcPr>
          <w:p w:rsidR="00887C6C" w:rsidP="547F915B" w:rsidRDefault="00AE7CDE" w14:paraId="139A89D7"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Se genera el reporte de stock actual, disponible para su exportación.</w:t>
            </w:r>
          </w:p>
        </w:tc>
      </w:tr>
    </w:tbl>
    <w:p w:rsidR="00887C6C" w:rsidRDefault="00AE7CDE" w14:paraId="2D03FC10" w14:textId="77777777">
      <w:pPr>
        <w:spacing w:before="60" w:after="240" w:line="240" w:lineRule="auto"/>
        <w:jc w:val="center"/>
      </w:pPr>
      <w:r>
        <w:rPr>
          <w:rFonts w:ascii="Arial" w:hAnsi="Arial" w:eastAsia="Arial" w:cs="Arial"/>
          <w:i/>
          <w:iCs/>
          <w:sz w:val="18"/>
          <w:szCs w:val="18"/>
        </w:rPr>
        <w:t>Fuente: Elaborado por el equipo de proyecto a partir de la especificación UR–ESA del Incremento 3.</w:t>
      </w:r>
    </w:p>
    <w:p w:rsidR="00887C6C" w:rsidRDefault="00AE7CDE" w14:paraId="78C93FF4" w14:textId="77777777">
      <w:pPr>
        <w:pStyle w:val="LeyendaTabla"/>
        <w:keepNext/>
        <w:spacing w:before="240"/>
      </w:pPr>
      <w:r>
        <w:t>Tabla 2.36: “Caso de uso extendido CU-71 – Reportando equivalencias faltantes”.</w:t>
      </w:r>
    </w:p>
    <w:tbl>
      <w:tblPr>
        <w:tblW w:w="936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80" w:type="dxa"/>
          <w:right w:w="80" w:type="dxa"/>
        </w:tblCellMar>
        <w:tblLook w:val="04A0" w:firstRow="1" w:lastRow="0" w:firstColumn="1" w:lastColumn="0" w:noHBand="0" w:noVBand="1"/>
      </w:tblPr>
      <w:tblGrid>
        <w:gridCol w:w="2300"/>
        <w:gridCol w:w="7060"/>
      </w:tblGrid>
      <w:tr w:rsidR="00887C6C" w:rsidTr="547F915B" w14:paraId="0C3C6E93" w14:textId="77777777">
        <w:trPr>
          <w:cantSplit/>
          <w:jc w:val="center"/>
        </w:trPr>
        <w:tc>
          <w:tcPr>
            <w:tcW w:w="2300" w:type="dxa"/>
            <w:tcMar/>
          </w:tcPr>
          <w:p w:rsidR="00887C6C" w:rsidP="547F915B" w:rsidRDefault="00AE7CDE" w14:paraId="7C28EBE2"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Caso de uso</w:t>
            </w:r>
          </w:p>
        </w:tc>
        <w:tc>
          <w:tcPr>
            <w:tcW w:w="7060" w:type="dxa"/>
            <w:tcMar/>
          </w:tcPr>
          <w:p w:rsidR="00887C6C" w:rsidP="547F915B" w:rsidRDefault="00AE7CDE" w14:paraId="736FA9D9"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CU-71 – Reportando equivalencias faltantes</w:t>
            </w:r>
          </w:p>
        </w:tc>
      </w:tr>
      <w:tr w:rsidR="00887C6C" w:rsidTr="547F915B" w14:paraId="4BC5F35C" w14:textId="77777777">
        <w:trPr>
          <w:cantSplit/>
          <w:jc w:val="center"/>
        </w:trPr>
        <w:tc>
          <w:tcPr>
            <w:tcW w:w="2300" w:type="dxa"/>
            <w:tcMar/>
          </w:tcPr>
          <w:p w:rsidR="00887C6C" w:rsidP="547F915B" w:rsidRDefault="00AE7CDE" w14:paraId="10BFCA7C"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Requerimiento</w:t>
            </w:r>
          </w:p>
        </w:tc>
        <w:tc>
          <w:tcPr>
            <w:tcW w:w="7060" w:type="dxa"/>
            <w:tcMar/>
          </w:tcPr>
          <w:p w:rsidR="00887C6C" w:rsidP="547F915B" w:rsidRDefault="00AE7CDE" w14:paraId="55F3683A"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UR-58</w:t>
            </w:r>
          </w:p>
        </w:tc>
      </w:tr>
      <w:tr w:rsidR="00887C6C" w:rsidTr="547F915B" w14:paraId="2A8FD20C" w14:textId="77777777">
        <w:trPr>
          <w:cantSplit/>
          <w:jc w:val="center"/>
        </w:trPr>
        <w:tc>
          <w:tcPr>
            <w:tcW w:w="2300" w:type="dxa"/>
            <w:tcMar/>
          </w:tcPr>
          <w:p w:rsidR="00887C6C" w:rsidP="547F915B" w:rsidRDefault="00AE7CDE" w14:paraId="6F41D84D"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Actor(es)</w:t>
            </w:r>
          </w:p>
        </w:tc>
        <w:tc>
          <w:tcPr>
            <w:tcW w:w="7060" w:type="dxa"/>
            <w:tcMar/>
          </w:tcPr>
          <w:p w:rsidR="00887C6C" w:rsidP="547F915B" w:rsidRDefault="00AE7CDE" w14:paraId="10970096"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Usuario autorizado (Administrador, Bodeguero o Cajero)</w:t>
            </w:r>
          </w:p>
        </w:tc>
      </w:tr>
      <w:tr w:rsidR="00887C6C" w:rsidTr="547F915B" w14:paraId="29AD866C" w14:textId="77777777">
        <w:trPr>
          <w:cantSplit/>
          <w:jc w:val="center"/>
        </w:trPr>
        <w:tc>
          <w:tcPr>
            <w:tcW w:w="2300" w:type="dxa"/>
            <w:tcMar/>
          </w:tcPr>
          <w:p w:rsidR="00887C6C" w:rsidP="547F915B" w:rsidRDefault="00AE7CDE" w14:paraId="65BECF6A"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Precondición</w:t>
            </w:r>
          </w:p>
        </w:tc>
        <w:tc>
          <w:tcPr>
            <w:tcW w:w="7060" w:type="dxa"/>
            <w:tcMar/>
          </w:tcPr>
          <w:p w:rsidR="00887C6C" w:rsidP="547F915B" w:rsidRDefault="00AE7CDE" w14:paraId="67FBF354"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Existen códigos internos de proveedor sin una equivalencia SKU vigente.</w:t>
            </w:r>
          </w:p>
        </w:tc>
      </w:tr>
      <w:tr w:rsidR="00887C6C" w:rsidTr="547F915B" w14:paraId="18CFF2B6" w14:textId="77777777">
        <w:trPr>
          <w:cantSplit/>
          <w:jc w:val="center"/>
        </w:trPr>
        <w:tc>
          <w:tcPr>
            <w:tcW w:w="2300" w:type="dxa"/>
            <w:tcMar/>
          </w:tcPr>
          <w:p w:rsidR="00887C6C" w:rsidP="547F915B" w:rsidRDefault="00AE7CDE" w14:paraId="3AFFEBBE"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Flujo normal</w:t>
            </w:r>
          </w:p>
        </w:tc>
        <w:tc>
          <w:tcPr>
            <w:tcW w:w="7060" w:type="dxa"/>
            <w:tcMar/>
          </w:tcPr>
          <w:p w:rsidR="00887C6C" w:rsidP="547F915B" w:rsidRDefault="00AE7CDE" w14:paraId="18E70937"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1. El usuario selecciona el reporte de equivalencias faltantes.</w:t>
            </w:r>
          </w:p>
          <w:p w:rsidR="00887C6C" w:rsidP="547F915B" w:rsidRDefault="00AE7CDE" w14:paraId="38C9E411"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2. El sistema consulta los códigos internos de proveedor sin equivalencia SKU registrada.</w:t>
            </w:r>
          </w:p>
          <w:p w:rsidR="00887C6C" w:rsidP="547F915B" w:rsidRDefault="00AE7CDE" w14:paraId="50AAA1BB"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3. El sistema muestra el nombre del proveedor, el código interno y el nombre del producto.</w:t>
            </w:r>
          </w:p>
          <w:p w:rsidR="00887C6C" w:rsidP="547F915B" w:rsidRDefault="00AE7CDE" w14:paraId="6C8176E9"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4. El usuario puede navegar directamente al módulo de equivalencias para registrar la corrección, según sus permisos.</w:t>
            </w:r>
          </w:p>
        </w:tc>
      </w:tr>
      <w:tr w:rsidR="00887C6C" w:rsidTr="547F915B" w14:paraId="79435882" w14:textId="77777777">
        <w:trPr>
          <w:cantSplit/>
          <w:jc w:val="center"/>
        </w:trPr>
        <w:tc>
          <w:tcPr>
            <w:tcW w:w="2300" w:type="dxa"/>
            <w:tcMar/>
          </w:tcPr>
          <w:p w:rsidR="00887C6C" w:rsidP="547F915B" w:rsidRDefault="00AE7CDE" w14:paraId="2ADCF765"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Flujos alternativos</w:t>
            </w:r>
          </w:p>
        </w:tc>
        <w:tc>
          <w:tcPr>
            <w:tcW w:w="7060" w:type="dxa"/>
            <w:tcMar/>
          </w:tcPr>
          <w:p w:rsidR="00887C6C" w:rsidP="547F915B" w:rsidRDefault="00AE7CDE" w14:paraId="0F0F47B4"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A1. Si el reporte no arroja resultados, la exportación a Excel permanece deshabilitada.</w:t>
            </w:r>
          </w:p>
        </w:tc>
      </w:tr>
      <w:tr w:rsidR="00887C6C" w:rsidTr="547F915B" w14:paraId="5769E353" w14:textId="77777777">
        <w:trPr>
          <w:cantSplit/>
          <w:jc w:val="center"/>
        </w:trPr>
        <w:tc>
          <w:tcPr>
            <w:tcW w:w="2300" w:type="dxa"/>
            <w:tcMar/>
          </w:tcPr>
          <w:p w:rsidR="00887C6C" w:rsidP="547F915B" w:rsidRDefault="00AE7CDE" w14:paraId="71E9AC65" w14:textId="77777777">
            <w:pPr>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Postcondición</w:t>
            </w:r>
          </w:p>
        </w:tc>
        <w:tc>
          <w:tcPr>
            <w:tcW w:w="7060" w:type="dxa"/>
            <w:tcMar/>
          </w:tcPr>
          <w:p w:rsidR="00887C6C" w:rsidP="547F915B" w:rsidRDefault="00AE7CDE" w14:paraId="5996B12B"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El reporte muestra los códigos internos pendientes de homologación.</w:t>
            </w:r>
          </w:p>
        </w:tc>
      </w:tr>
    </w:tbl>
    <w:p w:rsidR="00887C6C" w:rsidRDefault="00AE7CDE" w14:paraId="0FD90674" w14:textId="77777777">
      <w:pPr>
        <w:spacing w:before="60" w:after="240" w:line="240" w:lineRule="auto"/>
        <w:jc w:val="center"/>
      </w:pPr>
      <w:r>
        <w:rPr>
          <w:rFonts w:ascii="Arial" w:hAnsi="Arial" w:eastAsia="Arial" w:cs="Arial"/>
          <w:i/>
          <w:iCs/>
          <w:sz w:val="18"/>
          <w:szCs w:val="18"/>
        </w:rPr>
        <w:t>Fuente: Elaborado por el equipo de proyecto a partir de la especificación UR–ESA del Incremento 3.</w:t>
      </w:r>
    </w:p>
    <w:p w:rsidR="00887C6C" w:rsidRDefault="00AE7CDE" w14:paraId="32ACFE03" w14:textId="77777777">
      <w:pPr>
        <w:pStyle w:val="LeyendaTabla"/>
        <w:keepNext/>
        <w:spacing w:before="240"/>
      </w:pPr>
      <w:r>
        <w:t>Tabla 2.37: “Caso de uso extendido CU-72 – Generando reporte de facturas”.</w:t>
      </w:r>
    </w:p>
    <w:tbl>
      <w:tblPr>
        <w:tblW w:w="936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80" w:type="dxa"/>
          <w:right w:w="80" w:type="dxa"/>
        </w:tblCellMar>
        <w:tblLook w:val="04A0" w:firstRow="1" w:lastRow="0" w:firstColumn="1" w:lastColumn="0" w:noHBand="0" w:noVBand="1"/>
      </w:tblPr>
      <w:tblGrid>
        <w:gridCol w:w="2300"/>
        <w:gridCol w:w="7060"/>
      </w:tblGrid>
      <w:tr w:rsidR="00887C6C" w:rsidTr="547F915B" w14:paraId="2D099EAA" w14:textId="77777777">
        <w:trPr>
          <w:cantSplit/>
          <w:jc w:val="center"/>
        </w:trPr>
        <w:tc>
          <w:tcPr>
            <w:tcW w:w="2300" w:type="dxa"/>
            <w:tcMar/>
          </w:tcPr>
          <w:p w:rsidR="00887C6C" w:rsidP="547F915B" w:rsidRDefault="00AE7CDE" w14:paraId="1C5FEEDF"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Caso de uso</w:t>
            </w:r>
          </w:p>
        </w:tc>
        <w:tc>
          <w:tcPr>
            <w:tcW w:w="7060" w:type="dxa"/>
            <w:tcMar/>
          </w:tcPr>
          <w:p w:rsidR="00887C6C" w:rsidP="547F915B" w:rsidRDefault="00AE7CDE" w14:paraId="2B1A273E"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CU-72 – Generando reporte de facturas</w:t>
            </w:r>
          </w:p>
        </w:tc>
      </w:tr>
      <w:tr w:rsidR="00887C6C" w:rsidTr="547F915B" w14:paraId="505BB2A3" w14:textId="77777777">
        <w:trPr>
          <w:cantSplit/>
          <w:jc w:val="center"/>
        </w:trPr>
        <w:tc>
          <w:tcPr>
            <w:tcW w:w="2300" w:type="dxa"/>
            <w:tcMar/>
          </w:tcPr>
          <w:p w:rsidR="00887C6C" w:rsidP="547F915B" w:rsidRDefault="00AE7CDE" w14:paraId="2821309C"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Requerimiento</w:t>
            </w:r>
          </w:p>
        </w:tc>
        <w:tc>
          <w:tcPr>
            <w:tcW w:w="7060" w:type="dxa"/>
            <w:tcMar/>
          </w:tcPr>
          <w:p w:rsidR="00887C6C" w:rsidP="547F915B" w:rsidRDefault="00AE7CDE" w14:paraId="04C63CC7"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UR-59</w:t>
            </w:r>
          </w:p>
        </w:tc>
      </w:tr>
      <w:tr w:rsidR="00887C6C" w:rsidTr="547F915B" w14:paraId="453B6386" w14:textId="77777777">
        <w:trPr>
          <w:cantSplit/>
          <w:jc w:val="center"/>
        </w:trPr>
        <w:tc>
          <w:tcPr>
            <w:tcW w:w="2300" w:type="dxa"/>
            <w:tcMar/>
          </w:tcPr>
          <w:p w:rsidR="00887C6C" w:rsidP="547F915B" w:rsidRDefault="00AE7CDE" w14:paraId="39AC09D8"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Actor(es)</w:t>
            </w:r>
          </w:p>
        </w:tc>
        <w:tc>
          <w:tcPr>
            <w:tcW w:w="7060" w:type="dxa"/>
            <w:tcMar/>
          </w:tcPr>
          <w:p w:rsidR="00887C6C" w:rsidP="547F915B" w:rsidRDefault="00AE7CDE" w14:paraId="66B98A6B"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Usuario autorizado (Administrador, Bodeguero o Cajero)</w:t>
            </w:r>
          </w:p>
        </w:tc>
      </w:tr>
      <w:tr w:rsidR="00887C6C" w:rsidTr="547F915B" w14:paraId="3B56060F" w14:textId="77777777">
        <w:trPr>
          <w:cantSplit/>
          <w:jc w:val="center"/>
        </w:trPr>
        <w:tc>
          <w:tcPr>
            <w:tcW w:w="2300" w:type="dxa"/>
            <w:tcMar/>
          </w:tcPr>
          <w:p w:rsidR="00887C6C" w:rsidP="547F915B" w:rsidRDefault="00AE7CDE" w14:paraId="5874D902"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Precondición</w:t>
            </w:r>
          </w:p>
        </w:tc>
        <w:tc>
          <w:tcPr>
            <w:tcW w:w="7060" w:type="dxa"/>
            <w:tcMar/>
          </w:tcPr>
          <w:p w:rsidR="00887C6C" w:rsidP="547F915B" w:rsidRDefault="00AE7CDE" w14:paraId="002A8029"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Existen facturas registradas en el sistema.</w:t>
            </w:r>
          </w:p>
        </w:tc>
      </w:tr>
      <w:tr w:rsidR="00887C6C" w:rsidTr="547F915B" w14:paraId="1583CF17" w14:textId="77777777">
        <w:trPr>
          <w:cantSplit/>
          <w:jc w:val="center"/>
        </w:trPr>
        <w:tc>
          <w:tcPr>
            <w:tcW w:w="2300" w:type="dxa"/>
            <w:tcMar/>
          </w:tcPr>
          <w:p w:rsidR="00887C6C" w:rsidP="547F915B" w:rsidRDefault="00AE7CDE" w14:paraId="155BDF3A"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Flujo normal</w:t>
            </w:r>
          </w:p>
        </w:tc>
        <w:tc>
          <w:tcPr>
            <w:tcW w:w="7060" w:type="dxa"/>
            <w:tcMar/>
          </w:tcPr>
          <w:p w:rsidR="00887C6C" w:rsidP="547F915B" w:rsidRDefault="00AE7CDE" w14:paraId="05C992F6"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1. El usuario selecciona el reporte de facturas e indica el estado, el rango de fechas o ambos.</w:t>
            </w:r>
          </w:p>
          <w:p w:rsidR="00887C6C" w:rsidP="547F915B" w:rsidRDefault="00AE7CDE" w14:paraId="0DF53CDB"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2. El sistema consulta las facturas que cumplen los filtros aplicados.</w:t>
            </w:r>
          </w:p>
          <w:p w:rsidR="00887C6C" w:rsidP="547F915B" w:rsidRDefault="00AE7CDE" w14:paraId="3DA77B9B"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3. El sistema calcula, al momento de generar el reporte, la cantidad de ítems observados de cada factura.</w:t>
            </w:r>
          </w:p>
          <w:p w:rsidR="00887C6C" w:rsidP="547F915B" w:rsidRDefault="00AE7CDE" w14:paraId="32ED1741"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4. El sistema muestra número, proveedor, fecha, estado y cantidad de ítems observados.</w:t>
            </w:r>
          </w:p>
        </w:tc>
      </w:tr>
      <w:tr w:rsidR="00887C6C" w:rsidTr="547F915B" w14:paraId="700EEBB7" w14:textId="77777777">
        <w:trPr>
          <w:cantSplit/>
          <w:jc w:val="center"/>
        </w:trPr>
        <w:tc>
          <w:tcPr>
            <w:tcW w:w="2300" w:type="dxa"/>
            <w:tcMar/>
          </w:tcPr>
          <w:p w:rsidR="00887C6C" w:rsidP="547F915B" w:rsidRDefault="00AE7CDE" w14:paraId="1ABE628F"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Flujos alternativos</w:t>
            </w:r>
          </w:p>
        </w:tc>
        <w:tc>
          <w:tcPr>
            <w:tcW w:w="7060" w:type="dxa"/>
            <w:tcMar/>
          </w:tcPr>
          <w:p w:rsidR="00887C6C" w:rsidP="547F915B" w:rsidRDefault="00AE7CDE" w14:paraId="7D65E7D5"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A1. Si el reporte no arroja resultados, la exportación a Excel permanece deshabilitada.</w:t>
            </w:r>
          </w:p>
        </w:tc>
      </w:tr>
      <w:tr w:rsidR="00887C6C" w:rsidTr="547F915B" w14:paraId="1F1E5FDC" w14:textId="77777777">
        <w:trPr>
          <w:cantSplit/>
          <w:jc w:val="center"/>
        </w:trPr>
        <w:tc>
          <w:tcPr>
            <w:tcW w:w="2300" w:type="dxa"/>
            <w:tcMar/>
          </w:tcPr>
          <w:p w:rsidR="00887C6C" w:rsidP="547F915B" w:rsidRDefault="00AE7CDE" w14:paraId="50F3D611" w14:textId="77777777">
            <w:pPr>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Postcondición</w:t>
            </w:r>
          </w:p>
        </w:tc>
        <w:tc>
          <w:tcPr>
            <w:tcW w:w="7060" w:type="dxa"/>
            <w:tcMar/>
          </w:tcPr>
          <w:p w:rsidR="00887C6C" w:rsidP="547F915B" w:rsidRDefault="00AE7CDE" w14:paraId="5EBF47B1"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Se despliega el reporte de facturas según los filtros aplicados.</w:t>
            </w:r>
          </w:p>
        </w:tc>
      </w:tr>
    </w:tbl>
    <w:p w:rsidR="00887C6C" w:rsidRDefault="00AE7CDE" w14:paraId="6048C1A9" w14:textId="77777777">
      <w:pPr>
        <w:spacing w:before="60" w:after="240" w:line="240" w:lineRule="auto"/>
        <w:jc w:val="center"/>
      </w:pPr>
      <w:r>
        <w:rPr>
          <w:rFonts w:ascii="Arial" w:hAnsi="Arial" w:eastAsia="Arial" w:cs="Arial"/>
          <w:i/>
          <w:iCs/>
          <w:sz w:val="18"/>
          <w:szCs w:val="18"/>
        </w:rPr>
        <w:t>Fuente: Elaborado por el equipo de proyecto a partir de la especificación UR–ESA del Incremento 3.</w:t>
      </w:r>
    </w:p>
    <w:p w:rsidR="00887C6C" w:rsidRDefault="00AE7CDE" w14:paraId="19886201" w14:textId="77777777">
      <w:pPr>
        <w:pStyle w:val="LeyendaTabla"/>
        <w:keepNext/>
        <w:spacing w:before="240"/>
      </w:pPr>
      <w:r>
        <w:t>Tabla 2.38: “Caso de uso extendido CU-73 – Generando reporte de movimientos”.</w:t>
      </w:r>
    </w:p>
    <w:tbl>
      <w:tblPr>
        <w:tblW w:w="936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80" w:type="dxa"/>
          <w:right w:w="80" w:type="dxa"/>
        </w:tblCellMar>
        <w:tblLook w:val="04A0" w:firstRow="1" w:lastRow="0" w:firstColumn="1" w:lastColumn="0" w:noHBand="0" w:noVBand="1"/>
      </w:tblPr>
      <w:tblGrid>
        <w:gridCol w:w="2300"/>
        <w:gridCol w:w="7060"/>
      </w:tblGrid>
      <w:tr w:rsidR="00887C6C" w:rsidTr="547F915B" w14:paraId="49333F35" w14:textId="77777777">
        <w:trPr>
          <w:cantSplit/>
          <w:jc w:val="center"/>
        </w:trPr>
        <w:tc>
          <w:tcPr>
            <w:tcW w:w="2300" w:type="dxa"/>
            <w:tcMar/>
          </w:tcPr>
          <w:p w:rsidR="00887C6C" w:rsidP="547F915B" w:rsidRDefault="00AE7CDE" w14:paraId="46A51C8B"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Caso de uso</w:t>
            </w:r>
          </w:p>
        </w:tc>
        <w:tc>
          <w:tcPr>
            <w:tcW w:w="7060" w:type="dxa"/>
            <w:tcMar/>
          </w:tcPr>
          <w:p w:rsidR="00887C6C" w:rsidP="547F915B" w:rsidRDefault="00AE7CDE" w14:paraId="52763FC1"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CU-73 – Generando reporte de movimientos</w:t>
            </w:r>
          </w:p>
        </w:tc>
      </w:tr>
      <w:tr w:rsidR="00887C6C" w:rsidTr="547F915B" w14:paraId="782ABCF1" w14:textId="77777777">
        <w:trPr>
          <w:cantSplit/>
          <w:jc w:val="center"/>
        </w:trPr>
        <w:tc>
          <w:tcPr>
            <w:tcW w:w="2300" w:type="dxa"/>
            <w:tcMar/>
          </w:tcPr>
          <w:p w:rsidR="00887C6C" w:rsidP="547F915B" w:rsidRDefault="00AE7CDE" w14:paraId="32ACE420"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Requerimiento</w:t>
            </w:r>
          </w:p>
        </w:tc>
        <w:tc>
          <w:tcPr>
            <w:tcW w:w="7060" w:type="dxa"/>
            <w:tcMar/>
          </w:tcPr>
          <w:p w:rsidR="00887C6C" w:rsidP="547F915B" w:rsidRDefault="00AE7CDE" w14:paraId="18C71DA2"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UR-60</w:t>
            </w:r>
          </w:p>
        </w:tc>
      </w:tr>
      <w:tr w:rsidR="00887C6C" w:rsidTr="547F915B" w14:paraId="640D3C16" w14:textId="77777777">
        <w:trPr>
          <w:cantSplit/>
          <w:jc w:val="center"/>
        </w:trPr>
        <w:tc>
          <w:tcPr>
            <w:tcW w:w="2300" w:type="dxa"/>
            <w:tcMar/>
          </w:tcPr>
          <w:p w:rsidR="00887C6C" w:rsidP="547F915B" w:rsidRDefault="00AE7CDE" w14:paraId="6C5D4CE9"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Actor(es)</w:t>
            </w:r>
          </w:p>
        </w:tc>
        <w:tc>
          <w:tcPr>
            <w:tcW w:w="7060" w:type="dxa"/>
            <w:tcMar/>
          </w:tcPr>
          <w:p w:rsidR="00887C6C" w:rsidP="547F915B" w:rsidRDefault="00AE7CDE" w14:paraId="302EAEFD"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Usuario autorizado (Administrador, Bodeguero o Cajero)</w:t>
            </w:r>
          </w:p>
        </w:tc>
      </w:tr>
      <w:tr w:rsidR="00887C6C" w:rsidTr="547F915B" w14:paraId="47C82043" w14:textId="77777777">
        <w:trPr>
          <w:cantSplit/>
          <w:jc w:val="center"/>
        </w:trPr>
        <w:tc>
          <w:tcPr>
            <w:tcW w:w="2300" w:type="dxa"/>
            <w:tcMar/>
          </w:tcPr>
          <w:p w:rsidR="00887C6C" w:rsidP="547F915B" w:rsidRDefault="00AE7CDE" w14:paraId="1BFE8D22"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Precondición</w:t>
            </w:r>
          </w:p>
        </w:tc>
        <w:tc>
          <w:tcPr>
            <w:tcW w:w="7060" w:type="dxa"/>
            <w:tcMar/>
          </w:tcPr>
          <w:p w:rsidR="00887C6C" w:rsidP="547F915B" w:rsidRDefault="00AE7CDE" w14:paraId="225A8B37"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Existen movimientos de inventario registrados en el sistema.</w:t>
            </w:r>
          </w:p>
        </w:tc>
      </w:tr>
      <w:tr w:rsidR="00887C6C" w:rsidTr="547F915B" w14:paraId="45438D32" w14:textId="77777777">
        <w:trPr>
          <w:cantSplit/>
          <w:jc w:val="center"/>
        </w:trPr>
        <w:tc>
          <w:tcPr>
            <w:tcW w:w="2300" w:type="dxa"/>
            <w:tcMar/>
          </w:tcPr>
          <w:p w:rsidR="00887C6C" w:rsidP="547F915B" w:rsidRDefault="00AE7CDE" w14:paraId="46644B02"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Flujo normal</w:t>
            </w:r>
          </w:p>
        </w:tc>
        <w:tc>
          <w:tcPr>
            <w:tcW w:w="7060" w:type="dxa"/>
            <w:tcMar/>
          </w:tcPr>
          <w:p w:rsidR="00887C6C" w:rsidP="547F915B" w:rsidRDefault="00AE7CDE" w14:paraId="7B3C064E"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1. El usuario selecciona el reporte de movimientos e ingresa el rango de fechas.</w:t>
            </w:r>
          </w:p>
          <w:p w:rsidR="00887C6C" w:rsidP="547F915B" w:rsidRDefault="00AE7CDE" w14:paraId="12527D69"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2. El sistema consulta los movimientos del rango, incluyendo compras, ventas, ajustes y reversiones.</w:t>
            </w:r>
          </w:p>
          <w:p w:rsidR="00887C6C" w:rsidP="547F915B" w:rsidRDefault="00AE7CDE" w14:paraId="28E493E5"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3. El sistema muestra fecha, hora, tipo de movimiento, SKU, nombre del producto, cantidad aplicada y usuario responsable.</w:t>
            </w:r>
          </w:p>
        </w:tc>
      </w:tr>
      <w:tr w:rsidR="00887C6C" w:rsidTr="547F915B" w14:paraId="74B627CD" w14:textId="77777777">
        <w:trPr>
          <w:cantSplit/>
          <w:jc w:val="center"/>
        </w:trPr>
        <w:tc>
          <w:tcPr>
            <w:tcW w:w="2300" w:type="dxa"/>
            <w:tcMar/>
          </w:tcPr>
          <w:p w:rsidR="00887C6C" w:rsidP="547F915B" w:rsidRDefault="00AE7CDE" w14:paraId="2626A325"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Flujos alternativos</w:t>
            </w:r>
          </w:p>
        </w:tc>
        <w:tc>
          <w:tcPr>
            <w:tcW w:w="7060" w:type="dxa"/>
            <w:tcMar/>
          </w:tcPr>
          <w:p w:rsidR="00887C6C" w:rsidP="547F915B" w:rsidRDefault="00AE7CDE" w14:paraId="6ECADEF3"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A1. Si no se ingresa el rango de fechas, el sistema no genera el reporte, ya que el filtro es obligatorio.</w:t>
            </w:r>
          </w:p>
          <w:p w:rsidR="00887C6C" w:rsidP="547F915B" w:rsidRDefault="00AE7CDE" w14:paraId="69396AA8"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A2. Si el reporte no arroja resultados, la exportación a Excel permanece deshabilitada.</w:t>
            </w:r>
          </w:p>
        </w:tc>
      </w:tr>
      <w:tr w:rsidR="00887C6C" w:rsidTr="547F915B" w14:paraId="1BB54837" w14:textId="77777777">
        <w:trPr>
          <w:cantSplit/>
          <w:jc w:val="center"/>
        </w:trPr>
        <w:tc>
          <w:tcPr>
            <w:tcW w:w="2300" w:type="dxa"/>
            <w:tcMar/>
          </w:tcPr>
          <w:p w:rsidR="00887C6C" w:rsidP="547F915B" w:rsidRDefault="00AE7CDE" w14:paraId="25573491" w14:textId="77777777">
            <w:pPr>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Postcondición</w:t>
            </w:r>
          </w:p>
        </w:tc>
        <w:tc>
          <w:tcPr>
            <w:tcW w:w="7060" w:type="dxa"/>
            <w:tcMar/>
          </w:tcPr>
          <w:p w:rsidR="00887C6C" w:rsidP="547F915B" w:rsidRDefault="00AE7CDE" w14:paraId="3DB03957"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El reporte despliega los movimientos del rango de fechas indicado.</w:t>
            </w:r>
          </w:p>
        </w:tc>
      </w:tr>
    </w:tbl>
    <w:p w:rsidR="00887C6C" w:rsidRDefault="00AE7CDE" w14:paraId="4B24F87D" w14:textId="77777777">
      <w:pPr>
        <w:spacing w:before="60" w:after="240" w:line="240" w:lineRule="auto"/>
        <w:jc w:val="center"/>
      </w:pPr>
      <w:r>
        <w:rPr>
          <w:rFonts w:ascii="Arial" w:hAnsi="Arial" w:eastAsia="Arial" w:cs="Arial"/>
          <w:i/>
          <w:iCs/>
          <w:sz w:val="18"/>
          <w:szCs w:val="18"/>
        </w:rPr>
        <w:t>Fuente: Elaborado por el equipo de proyecto a partir de la especificación UR–ESA del Incremento 3.</w:t>
      </w:r>
    </w:p>
    <w:p w:rsidR="00887C6C" w:rsidRDefault="00AE7CDE" w14:paraId="3050BD94" w14:textId="77777777">
      <w:pPr>
        <w:pStyle w:val="LeyendaTabla"/>
        <w:keepNext/>
        <w:spacing w:before="240"/>
      </w:pPr>
      <w:r>
        <w:t>Tabla 2.39: “Caso de uso extendido CU-74 – Exportando reportes a Excel”.</w:t>
      </w:r>
    </w:p>
    <w:tbl>
      <w:tblPr>
        <w:tblW w:w="936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80" w:type="dxa"/>
          <w:right w:w="80" w:type="dxa"/>
        </w:tblCellMar>
        <w:tblLook w:val="04A0" w:firstRow="1" w:lastRow="0" w:firstColumn="1" w:lastColumn="0" w:noHBand="0" w:noVBand="1"/>
      </w:tblPr>
      <w:tblGrid>
        <w:gridCol w:w="2300"/>
        <w:gridCol w:w="7060"/>
      </w:tblGrid>
      <w:tr w:rsidR="00887C6C" w:rsidTr="547F915B" w14:paraId="2150F46A" w14:textId="77777777">
        <w:trPr>
          <w:cantSplit/>
          <w:jc w:val="center"/>
        </w:trPr>
        <w:tc>
          <w:tcPr>
            <w:tcW w:w="2300" w:type="dxa"/>
            <w:tcMar/>
          </w:tcPr>
          <w:p w:rsidR="00887C6C" w:rsidP="547F915B" w:rsidRDefault="00AE7CDE" w14:paraId="221245F7"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Caso de uso</w:t>
            </w:r>
          </w:p>
        </w:tc>
        <w:tc>
          <w:tcPr>
            <w:tcW w:w="7060" w:type="dxa"/>
            <w:tcMar/>
          </w:tcPr>
          <w:p w:rsidR="00887C6C" w:rsidP="547F915B" w:rsidRDefault="00AE7CDE" w14:paraId="0992D280"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CU-74 – Exportando reportes a Excel</w:t>
            </w:r>
          </w:p>
        </w:tc>
      </w:tr>
      <w:tr w:rsidR="00887C6C" w:rsidTr="547F915B" w14:paraId="6DA2599D" w14:textId="77777777">
        <w:trPr>
          <w:cantSplit/>
          <w:jc w:val="center"/>
        </w:trPr>
        <w:tc>
          <w:tcPr>
            <w:tcW w:w="2300" w:type="dxa"/>
            <w:tcMar/>
          </w:tcPr>
          <w:p w:rsidR="00887C6C" w:rsidP="547F915B" w:rsidRDefault="00AE7CDE" w14:paraId="0C3C8DBA"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Requerimiento</w:t>
            </w:r>
          </w:p>
        </w:tc>
        <w:tc>
          <w:tcPr>
            <w:tcW w:w="7060" w:type="dxa"/>
            <w:tcMar/>
          </w:tcPr>
          <w:p w:rsidR="00887C6C" w:rsidP="547F915B" w:rsidRDefault="00AE7CDE" w14:paraId="0B3B210D"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UR-61</w:t>
            </w:r>
          </w:p>
        </w:tc>
      </w:tr>
      <w:tr w:rsidR="00887C6C" w:rsidTr="547F915B" w14:paraId="39A832C0" w14:textId="77777777">
        <w:trPr>
          <w:cantSplit/>
          <w:jc w:val="center"/>
        </w:trPr>
        <w:tc>
          <w:tcPr>
            <w:tcW w:w="2300" w:type="dxa"/>
            <w:tcMar/>
          </w:tcPr>
          <w:p w:rsidR="00887C6C" w:rsidP="547F915B" w:rsidRDefault="00AE7CDE" w14:paraId="1D40DA8D"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Actor(es)</w:t>
            </w:r>
          </w:p>
        </w:tc>
        <w:tc>
          <w:tcPr>
            <w:tcW w:w="7060" w:type="dxa"/>
            <w:tcMar/>
          </w:tcPr>
          <w:p w:rsidR="00887C6C" w:rsidP="547F915B" w:rsidRDefault="00AE7CDE" w14:paraId="3D4ED6B6"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Usuario autorizado (Administrador, Bodeguero o Cajero)</w:t>
            </w:r>
          </w:p>
        </w:tc>
      </w:tr>
      <w:tr w:rsidR="00887C6C" w:rsidTr="547F915B" w14:paraId="2C867402" w14:textId="77777777">
        <w:trPr>
          <w:cantSplit/>
          <w:jc w:val="center"/>
        </w:trPr>
        <w:tc>
          <w:tcPr>
            <w:tcW w:w="2300" w:type="dxa"/>
            <w:tcMar/>
          </w:tcPr>
          <w:p w:rsidR="00887C6C" w:rsidP="547F915B" w:rsidRDefault="00AE7CDE" w14:paraId="1806CF29"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Precondición</w:t>
            </w:r>
          </w:p>
        </w:tc>
        <w:tc>
          <w:tcPr>
            <w:tcW w:w="7060" w:type="dxa"/>
            <w:tcMar/>
          </w:tcPr>
          <w:p w:rsidR="00887C6C" w:rsidP="547F915B" w:rsidRDefault="00AE7CDE" w14:paraId="64CACFBB"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Se generó en pantalla uno de los reportes de CU-70 a CU-73 con resultados.</w:t>
            </w:r>
          </w:p>
        </w:tc>
      </w:tr>
      <w:tr w:rsidR="00887C6C" w:rsidTr="547F915B" w14:paraId="5F9DC40E" w14:textId="77777777">
        <w:trPr>
          <w:cantSplit/>
          <w:jc w:val="center"/>
        </w:trPr>
        <w:tc>
          <w:tcPr>
            <w:tcW w:w="2300" w:type="dxa"/>
            <w:tcMar/>
          </w:tcPr>
          <w:p w:rsidR="00887C6C" w:rsidP="547F915B" w:rsidRDefault="00AE7CDE" w14:paraId="64380472"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Flujo normal</w:t>
            </w:r>
          </w:p>
        </w:tc>
        <w:tc>
          <w:tcPr>
            <w:tcW w:w="7060" w:type="dxa"/>
            <w:tcMar/>
          </w:tcPr>
          <w:p w:rsidR="00887C6C" w:rsidP="547F915B" w:rsidRDefault="00AE7CDE" w14:paraId="63499B0D"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1. El usuario revisa el reporte generado y solicita su exportación a Excel.</w:t>
            </w:r>
          </w:p>
          <w:p w:rsidR="00887C6C" w:rsidP="547F915B" w:rsidRDefault="00AE7CDE" w14:paraId="18C173A7"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2. El sistema verifica que el reporte tenga resultados.</w:t>
            </w:r>
          </w:p>
          <w:p w:rsidR="00887C6C" w:rsidP="547F915B" w:rsidRDefault="00AE7CDE" w14:paraId="4B696BE9"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3. El sistema genera un archivo .xlsx con el contenido exacto del reporte, respetando los filtros aplicados.</w:t>
            </w:r>
          </w:p>
          <w:p w:rsidR="00887C6C" w:rsidP="547F915B" w:rsidRDefault="00AE7CDE" w14:paraId="602DE692"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4. El sistema entrega el archivo y registra la exportación en la bitácora de auditoría (CU-66).</w:t>
            </w:r>
          </w:p>
        </w:tc>
      </w:tr>
      <w:tr w:rsidR="00887C6C" w:rsidTr="547F915B" w14:paraId="0E86E1FC" w14:textId="77777777">
        <w:trPr>
          <w:cantSplit/>
          <w:jc w:val="center"/>
        </w:trPr>
        <w:tc>
          <w:tcPr>
            <w:tcW w:w="2300" w:type="dxa"/>
            <w:tcMar/>
          </w:tcPr>
          <w:p w:rsidR="00887C6C" w:rsidP="547F915B" w:rsidRDefault="00AE7CDE" w14:paraId="3A9965AE"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Flujos alternativos</w:t>
            </w:r>
          </w:p>
        </w:tc>
        <w:tc>
          <w:tcPr>
            <w:tcW w:w="7060" w:type="dxa"/>
            <w:tcMar/>
          </w:tcPr>
          <w:p w:rsidR="00887C6C" w:rsidP="547F915B" w:rsidRDefault="00AE7CDE" w14:paraId="16E729FF"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A1. Si el reporte no arrojó resultados, el botón de exportación permanece deshabilitado.</w:t>
            </w:r>
          </w:p>
          <w:p w:rsidR="00887C6C" w:rsidP="547F915B" w:rsidRDefault="00AE7CDE" w14:paraId="614E7100"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A2. Si ocurre un error al generar el archivo, el sistema lo informa y la operación fallida queda registrada en la bitácora.</w:t>
            </w:r>
          </w:p>
        </w:tc>
      </w:tr>
      <w:tr w:rsidR="00887C6C" w:rsidTr="547F915B" w14:paraId="410B5351" w14:textId="77777777">
        <w:trPr>
          <w:cantSplit/>
          <w:jc w:val="center"/>
        </w:trPr>
        <w:tc>
          <w:tcPr>
            <w:tcW w:w="2300" w:type="dxa"/>
            <w:tcMar/>
          </w:tcPr>
          <w:p w:rsidR="00887C6C" w:rsidP="547F915B" w:rsidRDefault="00AE7CDE" w14:paraId="0299C249" w14:textId="77777777">
            <w:pPr>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Postcondición</w:t>
            </w:r>
          </w:p>
        </w:tc>
        <w:tc>
          <w:tcPr>
            <w:tcW w:w="7060" w:type="dxa"/>
            <w:tcMar/>
          </w:tcPr>
          <w:p w:rsidR="00887C6C" w:rsidP="547F915B" w:rsidRDefault="00AE7CDE" w14:paraId="2D9CF8AF"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Se obtiene un archivo .xlsx con el contenido del reporte generado.</w:t>
            </w:r>
          </w:p>
        </w:tc>
      </w:tr>
    </w:tbl>
    <w:p w:rsidR="00887C6C" w:rsidRDefault="00AE7CDE" w14:paraId="114F50D0" w14:textId="77777777">
      <w:pPr>
        <w:spacing w:before="60" w:after="240" w:line="240" w:lineRule="auto"/>
        <w:jc w:val="center"/>
      </w:pPr>
      <w:r>
        <w:rPr>
          <w:rFonts w:ascii="Arial" w:hAnsi="Arial" w:eastAsia="Arial" w:cs="Arial"/>
          <w:i/>
          <w:iCs/>
          <w:sz w:val="18"/>
          <w:szCs w:val="18"/>
        </w:rPr>
        <w:t>Fuente: Elaborado por el equipo de proyecto a partir de la especificación UR–ESA del Incremento 3.</w:t>
      </w:r>
    </w:p>
    <w:p w:rsidR="00887C6C" w:rsidRDefault="00AE7CDE" w14:paraId="3C1B4E91" w14:textId="77777777">
      <w:pPr>
        <w:pStyle w:val="LeyendaTabla"/>
        <w:keepNext/>
        <w:spacing w:before="240"/>
      </w:pPr>
      <w:r>
        <w:t>Tabla 2.40: “Caso de uso extendido CU-75 – Iniciando venta”.</w:t>
      </w:r>
    </w:p>
    <w:tbl>
      <w:tblPr>
        <w:tblW w:w="936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80" w:type="dxa"/>
          <w:right w:w="80" w:type="dxa"/>
        </w:tblCellMar>
        <w:tblLook w:val="04A0" w:firstRow="1" w:lastRow="0" w:firstColumn="1" w:lastColumn="0" w:noHBand="0" w:noVBand="1"/>
      </w:tblPr>
      <w:tblGrid>
        <w:gridCol w:w="2300"/>
        <w:gridCol w:w="7060"/>
      </w:tblGrid>
      <w:tr w:rsidR="00887C6C" w:rsidTr="547F915B" w14:paraId="42D9E77E" w14:textId="77777777">
        <w:trPr>
          <w:cantSplit/>
          <w:jc w:val="center"/>
        </w:trPr>
        <w:tc>
          <w:tcPr>
            <w:tcW w:w="2300" w:type="dxa"/>
            <w:tcMar/>
          </w:tcPr>
          <w:p w:rsidR="00887C6C" w:rsidP="547F915B" w:rsidRDefault="00AE7CDE" w14:paraId="2558DA59"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Caso de uso</w:t>
            </w:r>
          </w:p>
        </w:tc>
        <w:tc>
          <w:tcPr>
            <w:tcW w:w="7060" w:type="dxa"/>
            <w:tcMar/>
          </w:tcPr>
          <w:p w:rsidR="00887C6C" w:rsidP="547F915B" w:rsidRDefault="00AE7CDE" w14:paraId="2A62EC1E"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CU-75 – Iniciando venta</w:t>
            </w:r>
          </w:p>
        </w:tc>
      </w:tr>
      <w:tr w:rsidR="00887C6C" w:rsidTr="547F915B" w14:paraId="4BAFA655" w14:textId="77777777">
        <w:trPr>
          <w:cantSplit/>
          <w:jc w:val="center"/>
        </w:trPr>
        <w:tc>
          <w:tcPr>
            <w:tcW w:w="2300" w:type="dxa"/>
            <w:tcMar/>
          </w:tcPr>
          <w:p w:rsidR="00887C6C" w:rsidP="547F915B" w:rsidRDefault="00AE7CDE" w14:paraId="415A388B"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Requerimiento</w:t>
            </w:r>
          </w:p>
        </w:tc>
        <w:tc>
          <w:tcPr>
            <w:tcW w:w="7060" w:type="dxa"/>
            <w:tcMar/>
          </w:tcPr>
          <w:p w:rsidR="00887C6C" w:rsidP="547F915B" w:rsidRDefault="00AE7CDE" w14:paraId="6A6CCD0A"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UR-64</w:t>
            </w:r>
          </w:p>
        </w:tc>
      </w:tr>
      <w:tr w:rsidR="00887C6C" w:rsidTr="547F915B" w14:paraId="702D11C4" w14:textId="77777777">
        <w:trPr>
          <w:cantSplit/>
          <w:jc w:val="center"/>
        </w:trPr>
        <w:tc>
          <w:tcPr>
            <w:tcW w:w="2300" w:type="dxa"/>
            <w:tcMar/>
          </w:tcPr>
          <w:p w:rsidR="00887C6C" w:rsidP="547F915B" w:rsidRDefault="00AE7CDE" w14:paraId="23E2D7B2"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Actor(es)</w:t>
            </w:r>
          </w:p>
        </w:tc>
        <w:tc>
          <w:tcPr>
            <w:tcW w:w="7060" w:type="dxa"/>
            <w:tcMar/>
          </w:tcPr>
          <w:p w:rsidR="00887C6C" w:rsidP="547F915B" w:rsidRDefault="00AE7CDE" w14:paraId="3FCCCA6A"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Cajero</w:t>
            </w:r>
          </w:p>
        </w:tc>
      </w:tr>
      <w:tr w:rsidR="00887C6C" w:rsidTr="547F915B" w14:paraId="557BF89F" w14:textId="77777777">
        <w:trPr>
          <w:cantSplit/>
          <w:jc w:val="center"/>
        </w:trPr>
        <w:tc>
          <w:tcPr>
            <w:tcW w:w="2300" w:type="dxa"/>
            <w:tcMar/>
          </w:tcPr>
          <w:p w:rsidR="00887C6C" w:rsidP="547F915B" w:rsidRDefault="00AE7CDE" w14:paraId="58CFC951"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Precondición</w:t>
            </w:r>
          </w:p>
        </w:tc>
        <w:tc>
          <w:tcPr>
            <w:tcW w:w="7060" w:type="dxa"/>
            <w:tcMar/>
          </w:tcPr>
          <w:p w:rsidR="00887C6C" w:rsidP="547F915B" w:rsidRDefault="00AE7CDE" w14:paraId="79407DA7"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El usuario se encuentra autenticado y posee perfil Cajero.</w:t>
            </w:r>
          </w:p>
        </w:tc>
      </w:tr>
      <w:tr w:rsidR="00887C6C" w:rsidTr="547F915B" w14:paraId="64D6FAA8" w14:textId="77777777">
        <w:trPr>
          <w:cantSplit/>
          <w:jc w:val="center"/>
        </w:trPr>
        <w:tc>
          <w:tcPr>
            <w:tcW w:w="2300" w:type="dxa"/>
            <w:tcMar/>
          </w:tcPr>
          <w:p w:rsidR="00887C6C" w:rsidP="547F915B" w:rsidRDefault="00AE7CDE" w14:paraId="35A2FAF7"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Flujo normal</w:t>
            </w:r>
          </w:p>
        </w:tc>
        <w:tc>
          <w:tcPr>
            <w:tcW w:w="7060" w:type="dxa"/>
            <w:tcMar/>
          </w:tcPr>
          <w:p w:rsidR="00887C6C" w:rsidP="547F915B" w:rsidRDefault="00AE7CDE" w14:paraId="2C177442"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1. El Cajero selecciona la opción para iniciar una nueva venta.</w:t>
            </w:r>
          </w:p>
          <w:p w:rsidR="00887C6C" w:rsidP="547F915B" w:rsidRDefault="00AE7CDE" w14:paraId="279E7A47"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2. El sistema crea la venta y registra automáticamente la fecha, la hora y el identificador del Cajero.</w:t>
            </w:r>
          </w:p>
          <w:p w:rsidR="00887C6C" w:rsidP="547F915B" w:rsidRDefault="00AE7CDE" w14:paraId="5985FC75"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3. El sistema deja la venta en curso, lista para agregar productos (CU-76).</w:t>
            </w:r>
          </w:p>
        </w:tc>
      </w:tr>
      <w:tr w:rsidR="00887C6C" w:rsidTr="547F915B" w14:paraId="2799C2C5" w14:textId="77777777">
        <w:trPr>
          <w:cantSplit/>
          <w:jc w:val="center"/>
        </w:trPr>
        <w:tc>
          <w:tcPr>
            <w:tcW w:w="2300" w:type="dxa"/>
            <w:tcMar/>
          </w:tcPr>
          <w:p w:rsidR="00887C6C" w:rsidP="547F915B" w:rsidRDefault="00AE7CDE" w14:paraId="24F36C02"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Flujos alternativos</w:t>
            </w:r>
          </w:p>
        </w:tc>
        <w:tc>
          <w:tcPr>
            <w:tcW w:w="7060" w:type="dxa"/>
            <w:tcMar/>
          </w:tcPr>
          <w:p w:rsidR="00887C6C" w:rsidP="547F915B" w:rsidRDefault="00AE7CDE" w14:paraId="78609414"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No se definen flujos alternativos en la especificación del requerimiento. Mientras la venta no se confirme, el stock no se modifica.</w:t>
            </w:r>
          </w:p>
        </w:tc>
      </w:tr>
      <w:tr w:rsidR="00887C6C" w:rsidTr="547F915B" w14:paraId="588B6C5C" w14:textId="77777777">
        <w:trPr>
          <w:cantSplit/>
          <w:jc w:val="center"/>
        </w:trPr>
        <w:tc>
          <w:tcPr>
            <w:tcW w:w="2300" w:type="dxa"/>
            <w:tcMar/>
          </w:tcPr>
          <w:p w:rsidR="00887C6C" w:rsidP="547F915B" w:rsidRDefault="00AE7CDE" w14:paraId="5092015F" w14:textId="77777777">
            <w:pPr>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Postcondición</w:t>
            </w:r>
          </w:p>
        </w:tc>
        <w:tc>
          <w:tcPr>
            <w:tcW w:w="7060" w:type="dxa"/>
            <w:tcMar/>
          </w:tcPr>
          <w:p w:rsidR="00887C6C" w:rsidP="547F915B" w:rsidRDefault="00AE7CDE" w14:paraId="33EC2FF2"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Existe una venta en curso asociada al Cajero autenticado.</w:t>
            </w:r>
          </w:p>
        </w:tc>
      </w:tr>
    </w:tbl>
    <w:p w:rsidR="00887C6C" w:rsidRDefault="00AE7CDE" w14:paraId="35B53F2F" w14:textId="77777777">
      <w:pPr>
        <w:spacing w:before="60" w:after="240" w:line="240" w:lineRule="auto"/>
        <w:jc w:val="center"/>
      </w:pPr>
      <w:r>
        <w:rPr>
          <w:rFonts w:ascii="Arial" w:hAnsi="Arial" w:eastAsia="Arial" w:cs="Arial"/>
          <w:i/>
          <w:iCs/>
          <w:sz w:val="18"/>
          <w:szCs w:val="18"/>
        </w:rPr>
        <w:t>Fuente: Elaborado por el equipo de proyecto a partir de la especificación UR–ESA del Incremento 3.</w:t>
      </w:r>
    </w:p>
    <w:p w:rsidR="00887C6C" w:rsidRDefault="00AE7CDE" w14:paraId="6C4A3D08" w14:textId="77777777">
      <w:pPr>
        <w:pStyle w:val="LeyendaTabla"/>
        <w:keepNext/>
        <w:spacing w:before="240"/>
      </w:pPr>
      <w:r>
        <w:t>Tabla 2.41: “Caso de uso extendido CU-76 – Agregando productos a la venta”.</w:t>
      </w:r>
    </w:p>
    <w:tbl>
      <w:tblPr>
        <w:tblW w:w="936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80" w:type="dxa"/>
          <w:right w:w="80" w:type="dxa"/>
        </w:tblCellMar>
        <w:tblLook w:val="04A0" w:firstRow="1" w:lastRow="0" w:firstColumn="1" w:lastColumn="0" w:noHBand="0" w:noVBand="1"/>
      </w:tblPr>
      <w:tblGrid>
        <w:gridCol w:w="2300"/>
        <w:gridCol w:w="7060"/>
      </w:tblGrid>
      <w:tr w:rsidR="00887C6C" w:rsidTr="547F915B" w14:paraId="430A3BAB" w14:textId="77777777">
        <w:trPr>
          <w:cantSplit/>
          <w:trHeight w:val="375"/>
          <w:jc w:val="center"/>
        </w:trPr>
        <w:tc>
          <w:tcPr>
            <w:tcW w:w="2300" w:type="dxa"/>
            <w:tcMar/>
          </w:tcPr>
          <w:p w:rsidR="00887C6C" w:rsidP="547F915B" w:rsidRDefault="00AE7CDE" w14:paraId="1883E192"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Caso de uso</w:t>
            </w:r>
          </w:p>
        </w:tc>
        <w:tc>
          <w:tcPr>
            <w:tcW w:w="7060" w:type="dxa"/>
            <w:tcMar/>
          </w:tcPr>
          <w:p w:rsidR="00887C6C" w:rsidP="547F915B" w:rsidRDefault="00AE7CDE" w14:paraId="6F7D284D"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CU-76 – Agregando productos a la venta</w:t>
            </w:r>
          </w:p>
        </w:tc>
      </w:tr>
      <w:tr w:rsidR="00887C6C" w:rsidTr="547F915B" w14:paraId="5A47EA5C" w14:textId="77777777">
        <w:trPr>
          <w:cantSplit/>
          <w:jc w:val="center"/>
        </w:trPr>
        <w:tc>
          <w:tcPr>
            <w:tcW w:w="2300" w:type="dxa"/>
            <w:tcMar/>
          </w:tcPr>
          <w:p w:rsidR="00887C6C" w:rsidP="547F915B" w:rsidRDefault="00AE7CDE" w14:paraId="23EC7000"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Requerimiento</w:t>
            </w:r>
          </w:p>
        </w:tc>
        <w:tc>
          <w:tcPr>
            <w:tcW w:w="7060" w:type="dxa"/>
            <w:tcMar/>
          </w:tcPr>
          <w:p w:rsidR="00887C6C" w:rsidP="547F915B" w:rsidRDefault="00AE7CDE" w14:paraId="6DA79E42"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UR-65</w:t>
            </w:r>
          </w:p>
        </w:tc>
      </w:tr>
      <w:tr w:rsidR="00887C6C" w:rsidTr="547F915B" w14:paraId="3491E451" w14:textId="77777777">
        <w:trPr>
          <w:cantSplit/>
          <w:jc w:val="center"/>
        </w:trPr>
        <w:tc>
          <w:tcPr>
            <w:tcW w:w="2300" w:type="dxa"/>
            <w:tcMar/>
          </w:tcPr>
          <w:p w:rsidR="00887C6C" w:rsidP="547F915B" w:rsidRDefault="00AE7CDE" w14:paraId="251682E6"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Actor(es)</w:t>
            </w:r>
          </w:p>
        </w:tc>
        <w:tc>
          <w:tcPr>
            <w:tcW w:w="7060" w:type="dxa"/>
            <w:tcMar/>
          </w:tcPr>
          <w:p w:rsidR="00887C6C" w:rsidP="547F915B" w:rsidRDefault="00AE7CDE" w14:paraId="349D30C7"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Cajero</w:t>
            </w:r>
          </w:p>
        </w:tc>
      </w:tr>
      <w:tr w:rsidR="00887C6C" w:rsidTr="547F915B" w14:paraId="6509A5F2" w14:textId="77777777">
        <w:trPr>
          <w:cantSplit/>
          <w:jc w:val="center"/>
        </w:trPr>
        <w:tc>
          <w:tcPr>
            <w:tcW w:w="2300" w:type="dxa"/>
            <w:tcMar/>
          </w:tcPr>
          <w:p w:rsidR="00887C6C" w:rsidP="547F915B" w:rsidRDefault="00AE7CDE" w14:paraId="639E69B4"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Precondición</w:t>
            </w:r>
          </w:p>
        </w:tc>
        <w:tc>
          <w:tcPr>
            <w:tcW w:w="7060" w:type="dxa"/>
            <w:tcMar/>
          </w:tcPr>
          <w:p w:rsidR="00887C6C" w:rsidP="547F915B" w:rsidRDefault="00AE7CDE" w14:paraId="4E3BCED0"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Existe una venta en curso (CU-75).</w:t>
            </w:r>
          </w:p>
        </w:tc>
      </w:tr>
      <w:tr w:rsidR="00887C6C" w:rsidTr="547F915B" w14:paraId="2D7482F9" w14:textId="77777777">
        <w:trPr>
          <w:cantSplit/>
          <w:jc w:val="center"/>
        </w:trPr>
        <w:tc>
          <w:tcPr>
            <w:tcW w:w="2300" w:type="dxa"/>
            <w:tcMar/>
          </w:tcPr>
          <w:p w:rsidR="00887C6C" w:rsidP="547F915B" w:rsidRDefault="00AE7CDE" w14:paraId="03A1EE38"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Flujo normal</w:t>
            </w:r>
          </w:p>
        </w:tc>
        <w:tc>
          <w:tcPr>
            <w:tcW w:w="7060" w:type="dxa"/>
            <w:tcMar/>
          </w:tcPr>
          <w:p w:rsidR="00887C6C" w:rsidP="547F915B" w:rsidRDefault="00AE7CDE" w14:paraId="1CD3B6BE"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1. El Cajero identifica el producto mediante la lectura del código de barras, el ingreso del SKU o la búsqueda de productos.</w:t>
            </w:r>
          </w:p>
          <w:p w:rsidR="00887C6C" w:rsidP="547F915B" w:rsidRDefault="00AE7CDE" w14:paraId="7DA7604A"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2. El Cajero indica la cantidad solicitada.</w:t>
            </w:r>
          </w:p>
          <w:p w:rsidR="00887C6C" w:rsidP="547F915B" w:rsidRDefault="00AE7CDE" w14:paraId="7B109660"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3. El sistema valida que el producto esté activo y tenga stock suficiente (CU-77).</w:t>
            </w:r>
          </w:p>
          <w:p w:rsidR="00887C6C" w:rsidP="547F915B" w:rsidRDefault="00AE7CDE" w14:paraId="5A53EE23"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4. El sistema incorpora el producto a la venta y actualiza el total (CU-78).</w:t>
            </w:r>
          </w:p>
        </w:tc>
      </w:tr>
      <w:tr w:rsidR="00887C6C" w:rsidTr="547F915B" w14:paraId="730D838F" w14:textId="77777777">
        <w:trPr>
          <w:cantSplit/>
          <w:jc w:val="center"/>
        </w:trPr>
        <w:tc>
          <w:tcPr>
            <w:tcW w:w="2300" w:type="dxa"/>
            <w:tcMar/>
          </w:tcPr>
          <w:p w:rsidR="00887C6C" w:rsidP="547F915B" w:rsidRDefault="00AE7CDE" w14:paraId="47B2488F"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Flujos alternativos</w:t>
            </w:r>
          </w:p>
        </w:tc>
        <w:tc>
          <w:tcPr>
            <w:tcW w:w="7060" w:type="dxa"/>
            <w:tcMar/>
          </w:tcPr>
          <w:p w:rsidR="00887C6C" w:rsidP="547F915B" w:rsidRDefault="00AE7CDE" w14:paraId="5B8EF254"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A1. Si el producto no existe, el sistema muestra el mensaje “Producto no encontrado”.</w:t>
            </w:r>
          </w:p>
          <w:p w:rsidR="00887C6C" w:rsidP="547F915B" w:rsidRDefault="00AE7CDE" w14:paraId="6B92C342"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A2. Si el producto está inactivo, el sistema no permite incorporarlo a la venta.</w:t>
            </w:r>
          </w:p>
        </w:tc>
      </w:tr>
      <w:tr w:rsidR="00887C6C" w:rsidTr="547F915B" w14:paraId="253C4837" w14:textId="77777777">
        <w:trPr>
          <w:cantSplit/>
          <w:jc w:val="center"/>
        </w:trPr>
        <w:tc>
          <w:tcPr>
            <w:tcW w:w="2300" w:type="dxa"/>
            <w:tcMar/>
          </w:tcPr>
          <w:p w:rsidR="00887C6C" w:rsidP="547F915B" w:rsidRDefault="00AE7CDE" w14:paraId="508F9F9A" w14:textId="77777777">
            <w:pPr>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Postcondición</w:t>
            </w:r>
          </w:p>
        </w:tc>
        <w:tc>
          <w:tcPr>
            <w:tcW w:w="7060" w:type="dxa"/>
            <w:tcMar/>
          </w:tcPr>
          <w:p w:rsidR="00887C6C" w:rsidP="547F915B" w:rsidRDefault="00AE7CDE" w14:paraId="32E9936F"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El producto queda incorporado temporalmente a la venta.</w:t>
            </w:r>
          </w:p>
        </w:tc>
      </w:tr>
    </w:tbl>
    <w:p w:rsidR="00887C6C" w:rsidRDefault="00AE7CDE" w14:paraId="30ADDB31" w14:textId="77777777">
      <w:pPr>
        <w:spacing w:before="60" w:after="240" w:line="240" w:lineRule="auto"/>
        <w:jc w:val="center"/>
      </w:pPr>
      <w:r>
        <w:rPr>
          <w:rFonts w:ascii="Arial" w:hAnsi="Arial" w:eastAsia="Arial" w:cs="Arial"/>
          <w:i/>
          <w:iCs/>
          <w:sz w:val="18"/>
          <w:szCs w:val="18"/>
        </w:rPr>
        <w:t>Fuente: Elaborado por el equipo de proyecto a partir de la especificación UR–ESA del Incremento 3.</w:t>
      </w:r>
    </w:p>
    <w:p w:rsidR="00887C6C" w:rsidRDefault="00AE7CDE" w14:paraId="3EFD3A6F" w14:textId="77777777">
      <w:pPr>
        <w:pStyle w:val="LeyendaTabla"/>
        <w:keepNext/>
        <w:spacing w:before="240"/>
      </w:pPr>
      <w:r>
        <w:t>Tabla 2.42: “Caso de uso extendido CU-77 – Validando stock disponible”.</w:t>
      </w:r>
    </w:p>
    <w:tbl>
      <w:tblPr>
        <w:tblW w:w="936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80" w:type="dxa"/>
          <w:right w:w="80" w:type="dxa"/>
        </w:tblCellMar>
        <w:tblLook w:val="04A0" w:firstRow="1" w:lastRow="0" w:firstColumn="1" w:lastColumn="0" w:noHBand="0" w:noVBand="1"/>
      </w:tblPr>
      <w:tblGrid>
        <w:gridCol w:w="2300"/>
        <w:gridCol w:w="7060"/>
      </w:tblGrid>
      <w:tr w:rsidR="00887C6C" w:rsidTr="547F915B" w14:paraId="0AFEB97F" w14:textId="77777777">
        <w:trPr>
          <w:cantSplit/>
          <w:jc w:val="center"/>
        </w:trPr>
        <w:tc>
          <w:tcPr>
            <w:tcW w:w="2300" w:type="dxa"/>
            <w:tcMar/>
          </w:tcPr>
          <w:p w:rsidR="00887C6C" w:rsidP="547F915B" w:rsidRDefault="00AE7CDE" w14:paraId="53263A14"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Caso de uso</w:t>
            </w:r>
          </w:p>
        </w:tc>
        <w:tc>
          <w:tcPr>
            <w:tcW w:w="7060" w:type="dxa"/>
            <w:tcMar/>
          </w:tcPr>
          <w:p w:rsidR="00887C6C" w:rsidP="547F915B" w:rsidRDefault="00AE7CDE" w14:paraId="60D1C37D"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CU-77 – Validando stock disponible</w:t>
            </w:r>
          </w:p>
        </w:tc>
      </w:tr>
      <w:tr w:rsidR="00887C6C" w:rsidTr="547F915B" w14:paraId="3382242D" w14:textId="77777777">
        <w:trPr>
          <w:cantSplit/>
          <w:jc w:val="center"/>
        </w:trPr>
        <w:tc>
          <w:tcPr>
            <w:tcW w:w="2300" w:type="dxa"/>
            <w:tcMar/>
          </w:tcPr>
          <w:p w:rsidR="00887C6C" w:rsidP="547F915B" w:rsidRDefault="00AE7CDE" w14:paraId="41582882"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Requerimiento</w:t>
            </w:r>
          </w:p>
        </w:tc>
        <w:tc>
          <w:tcPr>
            <w:tcW w:w="7060" w:type="dxa"/>
            <w:tcMar/>
          </w:tcPr>
          <w:p w:rsidR="00887C6C" w:rsidP="547F915B" w:rsidRDefault="00AE7CDE" w14:paraId="08EE3943"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UR-66</w:t>
            </w:r>
          </w:p>
        </w:tc>
      </w:tr>
      <w:tr w:rsidR="00887C6C" w:rsidTr="547F915B" w14:paraId="24BB7E07" w14:textId="77777777">
        <w:trPr>
          <w:cantSplit/>
          <w:jc w:val="center"/>
        </w:trPr>
        <w:tc>
          <w:tcPr>
            <w:tcW w:w="2300" w:type="dxa"/>
            <w:tcMar/>
          </w:tcPr>
          <w:p w:rsidR="00887C6C" w:rsidP="547F915B" w:rsidRDefault="00AE7CDE" w14:paraId="06681F36"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Actor(es)</w:t>
            </w:r>
          </w:p>
        </w:tc>
        <w:tc>
          <w:tcPr>
            <w:tcW w:w="7060" w:type="dxa"/>
            <w:tcMar/>
          </w:tcPr>
          <w:p w:rsidR="00887C6C" w:rsidP="547F915B" w:rsidRDefault="00AE7CDE" w14:paraId="2E56F79F"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Cajero</w:t>
            </w:r>
          </w:p>
        </w:tc>
      </w:tr>
      <w:tr w:rsidR="00887C6C" w:rsidTr="547F915B" w14:paraId="19FB11EE" w14:textId="77777777">
        <w:trPr>
          <w:cantSplit/>
          <w:jc w:val="center"/>
        </w:trPr>
        <w:tc>
          <w:tcPr>
            <w:tcW w:w="2300" w:type="dxa"/>
            <w:tcMar/>
          </w:tcPr>
          <w:p w:rsidR="00887C6C" w:rsidP="547F915B" w:rsidRDefault="00AE7CDE" w14:paraId="5726CD07"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Precondición</w:t>
            </w:r>
          </w:p>
        </w:tc>
        <w:tc>
          <w:tcPr>
            <w:tcW w:w="7060" w:type="dxa"/>
            <w:tcMar/>
          </w:tcPr>
          <w:p w:rsidR="00887C6C" w:rsidP="547F915B" w:rsidRDefault="00AE7CDE" w14:paraId="1ACB4E07"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Se ha seleccionado un producto y una cantidad para la venta.</w:t>
            </w:r>
          </w:p>
        </w:tc>
      </w:tr>
      <w:tr w:rsidR="00887C6C" w:rsidTr="547F915B" w14:paraId="4B2FCDFE" w14:textId="77777777">
        <w:trPr>
          <w:cantSplit/>
          <w:jc w:val="center"/>
        </w:trPr>
        <w:tc>
          <w:tcPr>
            <w:tcW w:w="2300" w:type="dxa"/>
            <w:tcMar/>
          </w:tcPr>
          <w:p w:rsidR="00887C6C" w:rsidP="547F915B" w:rsidRDefault="00AE7CDE" w14:paraId="425A3A23"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Flujo normal</w:t>
            </w:r>
          </w:p>
        </w:tc>
        <w:tc>
          <w:tcPr>
            <w:tcW w:w="7060" w:type="dxa"/>
            <w:tcMar/>
          </w:tcPr>
          <w:p w:rsidR="00887C6C" w:rsidP="547F915B" w:rsidRDefault="00AE7CDE" w14:paraId="154BF217"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1. El sistema verifica que el producto se encuentre activo.</w:t>
            </w:r>
          </w:p>
          <w:p w:rsidR="00887C6C" w:rsidP="547F915B" w:rsidRDefault="00AE7CDE" w14:paraId="601EC7B2"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2. El sistema compara la cantidad solicitada con el stock disponible.</w:t>
            </w:r>
          </w:p>
          <w:p w:rsidR="00887C6C" w:rsidP="547F915B" w:rsidRDefault="00AE7CDE" w14:paraId="4C565A91"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3. Si el stock es suficiente, el sistema permite incorporar o confirmar el producto en la venta.</w:t>
            </w:r>
          </w:p>
        </w:tc>
      </w:tr>
      <w:tr w:rsidR="00887C6C" w:rsidTr="547F915B" w14:paraId="17876FB1" w14:textId="77777777">
        <w:trPr>
          <w:cantSplit/>
          <w:jc w:val="center"/>
        </w:trPr>
        <w:tc>
          <w:tcPr>
            <w:tcW w:w="2300" w:type="dxa"/>
            <w:tcMar/>
          </w:tcPr>
          <w:p w:rsidR="00887C6C" w:rsidP="547F915B" w:rsidRDefault="00AE7CDE" w14:paraId="3DEC8293"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Flujos alternativos</w:t>
            </w:r>
          </w:p>
        </w:tc>
        <w:tc>
          <w:tcPr>
            <w:tcW w:w="7060" w:type="dxa"/>
            <w:tcMar/>
          </w:tcPr>
          <w:p w:rsidR="00887C6C" w:rsidP="547F915B" w:rsidRDefault="00AE7CDE" w14:paraId="28445E8E"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A1. Si la cantidad solicitada supera el stock disponible, el sistema impide la operación y muestra el mensaje “Stock insuficiente. Disponible: X unidades.”.</w:t>
            </w:r>
          </w:p>
        </w:tc>
      </w:tr>
      <w:tr w:rsidR="00887C6C" w:rsidTr="547F915B" w14:paraId="16429736" w14:textId="77777777">
        <w:trPr>
          <w:cantSplit/>
          <w:jc w:val="center"/>
        </w:trPr>
        <w:tc>
          <w:tcPr>
            <w:tcW w:w="2300" w:type="dxa"/>
            <w:tcMar/>
          </w:tcPr>
          <w:p w:rsidR="00887C6C" w:rsidP="547F915B" w:rsidRDefault="00AE7CDE" w14:paraId="529F4DB8" w14:textId="77777777">
            <w:pPr>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Postcondición</w:t>
            </w:r>
          </w:p>
        </w:tc>
        <w:tc>
          <w:tcPr>
            <w:tcW w:w="7060" w:type="dxa"/>
            <w:tcMar/>
          </w:tcPr>
          <w:p w:rsidR="00887C6C" w:rsidP="547F915B" w:rsidRDefault="00AE7CDE" w14:paraId="734429DA"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Solo se incorporan a la venta cantidades con stock suficiente.</w:t>
            </w:r>
          </w:p>
        </w:tc>
      </w:tr>
    </w:tbl>
    <w:p w:rsidR="00887C6C" w:rsidRDefault="00AE7CDE" w14:paraId="711C842C" w14:textId="77777777">
      <w:pPr>
        <w:spacing w:before="60" w:after="240" w:line="240" w:lineRule="auto"/>
        <w:jc w:val="center"/>
      </w:pPr>
      <w:r>
        <w:rPr>
          <w:rFonts w:ascii="Arial" w:hAnsi="Arial" w:eastAsia="Arial" w:cs="Arial"/>
          <w:i/>
          <w:iCs/>
          <w:sz w:val="18"/>
          <w:szCs w:val="18"/>
        </w:rPr>
        <w:t>Fuente: Elaborado por el equipo de proyecto a partir de la especificación UR–ESA del Incremento 3.</w:t>
      </w:r>
    </w:p>
    <w:p w:rsidR="00887C6C" w:rsidRDefault="00AE7CDE" w14:paraId="173952C0" w14:textId="77777777">
      <w:pPr>
        <w:pStyle w:val="LeyendaTabla"/>
        <w:keepNext/>
        <w:spacing w:before="240"/>
      </w:pPr>
      <w:r>
        <w:t>Tabla 2.43: “Caso de uso extendido CU-78 – Calculando total de venta”.</w:t>
      </w:r>
    </w:p>
    <w:tbl>
      <w:tblPr>
        <w:tblW w:w="936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80" w:type="dxa"/>
          <w:right w:w="80" w:type="dxa"/>
        </w:tblCellMar>
        <w:tblLook w:val="04A0" w:firstRow="1" w:lastRow="0" w:firstColumn="1" w:lastColumn="0" w:noHBand="0" w:noVBand="1"/>
      </w:tblPr>
      <w:tblGrid>
        <w:gridCol w:w="2300"/>
        <w:gridCol w:w="7060"/>
      </w:tblGrid>
      <w:tr w:rsidR="00887C6C" w:rsidTr="547F915B" w14:paraId="57BF925E" w14:textId="77777777">
        <w:trPr>
          <w:cantSplit/>
          <w:jc w:val="center"/>
        </w:trPr>
        <w:tc>
          <w:tcPr>
            <w:tcW w:w="2300" w:type="dxa"/>
            <w:tcMar/>
          </w:tcPr>
          <w:p w:rsidR="00887C6C" w:rsidP="547F915B" w:rsidRDefault="00AE7CDE" w14:paraId="00553847"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Caso de uso</w:t>
            </w:r>
          </w:p>
        </w:tc>
        <w:tc>
          <w:tcPr>
            <w:tcW w:w="7060" w:type="dxa"/>
            <w:tcMar/>
          </w:tcPr>
          <w:p w:rsidR="00887C6C" w:rsidP="547F915B" w:rsidRDefault="00AE7CDE" w14:paraId="55850F6F"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CU-78 – Calculando total de venta</w:t>
            </w:r>
          </w:p>
        </w:tc>
      </w:tr>
      <w:tr w:rsidR="00887C6C" w:rsidTr="547F915B" w14:paraId="62DDC055" w14:textId="77777777">
        <w:trPr>
          <w:cantSplit/>
          <w:jc w:val="center"/>
        </w:trPr>
        <w:tc>
          <w:tcPr>
            <w:tcW w:w="2300" w:type="dxa"/>
            <w:tcMar/>
          </w:tcPr>
          <w:p w:rsidR="00887C6C" w:rsidP="547F915B" w:rsidRDefault="00AE7CDE" w14:paraId="4811124A"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Requerimiento</w:t>
            </w:r>
          </w:p>
        </w:tc>
        <w:tc>
          <w:tcPr>
            <w:tcW w:w="7060" w:type="dxa"/>
            <w:tcMar/>
          </w:tcPr>
          <w:p w:rsidR="00887C6C" w:rsidP="547F915B" w:rsidRDefault="00AE7CDE" w14:paraId="5C706F66"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UR-67</w:t>
            </w:r>
          </w:p>
        </w:tc>
      </w:tr>
      <w:tr w:rsidR="00887C6C" w:rsidTr="547F915B" w14:paraId="137FA484" w14:textId="77777777">
        <w:trPr>
          <w:cantSplit/>
          <w:jc w:val="center"/>
        </w:trPr>
        <w:tc>
          <w:tcPr>
            <w:tcW w:w="2300" w:type="dxa"/>
            <w:tcMar/>
          </w:tcPr>
          <w:p w:rsidR="00887C6C" w:rsidP="547F915B" w:rsidRDefault="00AE7CDE" w14:paraId="79EBC919"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Actor(es)</w:t>
            </w:r>
          </w:p>
        </w:tc>
        <w:tc>
          <w:tcPr>
            <w:tcW w:w="7060" w:type="dxa"/>
            <w:tcMar/>
          </w:tcPr>
          <w:p w:rsidR="00887C6C" w:rsidP="547F915B" w:rsidRDefault="00AE7CDE" w14:paraId="15019997"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Cajero</w:t>
            </w:r>
          </w:p>
        </w:tc>
      </w:tr>
      <w:tr w:rsidR="00887C6C" w:rsidTr="547F915B" w14:paraId="269565F2" w14:textId="77777777">
        <w:trPr>
          <w:cantSplit/>
          <w:jc w:val="center"/>
        </w:trPr>
        <w:tc>
          <w:tcPr>
            <w:tcW w:w="2300" w:type="dxa"/>
            <w:tcMar/>
          </w:tcPr>
          <w:p w:rsidR="00887C6C" w:rsidP="547F915B" w:rsidRDefault="00AE7CDE" w14:paraId="4815D0D6"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Precondición</w:t>
            </w:r>
          </w:p>
        </w:tc>
        <w:tc>
          <w:tcPr>
            <w:tcW w:w="7060" w:type="dxa"/>
            <w:tcMar/>
          </w:tcPr>
          <w:p w:rsidR="00887C6C" w:rsidP="547F915B" w:rsidRDefault="00AE7CDE" w14:paraId="2A77B682"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La venta contiene al menos un producto.</w:t>
            </w:r>
          </w:p>
        </w:tc>
      </w:tr>
      <w:tr w:rsidR="00887C6C" w:rsidTr="547F915B" w14:paraId="3E7C2D0B" w14:textId="77777777">
        <w:trPr>
          <w:cantSplit/>
          <w:jc w:val="center"/>
        </w:trPr>
        <w:tc>
          <w:tcPr>
            <w:tcW w:w="2300" w:type="dxa"/>
            <w:tcMar/>
          </w:tcPr>
          <w:p w:rsidR="00887C6C" w:rsidP="547F915B" w:rsidRDefault="00AE7CDE" w14:paraId="126EB6BA"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Flujo normal</w:t>
            </w:r>
          </w:p>
        </w:tc>
        <w:tc>
          <w:tcPr>
            <w:tcW w:w="7060" w:type="dxa"/>
            <w:tcMar/>
          </w:tcPr>
          <w:p w:rsidR="00887C6C" w:rsidP="547F915B" w:rsidRDefault="00AE7CDE" w14:paraId="66EDAD4B"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1. El sistema calcula el subtotal de cada ítem a partir de la cantidad y el precio unitario vigente.</w:t>
            </w:r>
          </w:p>
          <w:p w:rsidR="00887C6C" w:rsidP="547F915B" w:rsidRDefault="00AE7CDE" w14:paraId="2B24F37B"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2. El sistema suma los subtotales y obtiene el total general de la venta.</w:t>
            </w:r>
          </w:p>
          <w:p w:rsidR="00887C6C" w:rsidP="547F915B" w:rsidRDefault="00AE7CDE" w14:paraId="3C87C23A"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3. El sistema muestra el total actualizado antes del registro del pago.</w:t>
            </w:r>
          </w:p>
        </w:tc>
      </w:tr>
      <w:tr w:rsidR="00887C6C" w:rsidTr="547F915B" w14:paraId="55FB9557" w14:textId="77777777">
        <w:trPr>
          <w:cantSplit/>
          <w:jc w:val="center"/>
        </w:trPr>
        <w:tc>
          <w:tcPr>
            <w:tcW w:w="2300" w:type="dxa"/>
            <w:tcMar/>
          </w:tcPr>
          <w:p w:rsidR="00887C6C" w:rsidP="547F915B" w:rsidRDefault="00AE7CDE" w14:paraId="0279822C"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Flujos alternativos</w:t>
            </w:r>
          </w:p>
        </w:tc>
        <w:tc>
          <w:tcPr>
            <w:tcW w:w="7060" w:type="dxa"/>
            <w:tcMar/>
          </w:tcPr>
          <w:p w:rsidR="00887C6C" w:rsidP="547F915B" w:rsidRDefault="00AE7CDE" w14:paraId="08749AC8"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A1. Cada vez que se agrega, modifica o elimina un ítem, el sistema recalcula el total general.</w:t>
            </w:r>
          </w:p>
        </w:tc>
      </w:tr>
      <w:tr w:rsidR="00887C6C" w:rsidTr="547F915B" w14:paraId="3B97132B" w14:textId="77777777">
        <w:trPr>
          <w:cantSplit/>
          <w:jc w:val="center"/>
        </w:trPr>
        <w:tc>
          <w:tcPr>
            <w:tcW w:w="2300" w:type="dxa"/>
            <w:tcMar/>
          </w:tcPr>
          <w:p w:rsidR="00887C6C" w:rsidP="547F915B" w:rsidRDefault="00AE7CDE" w14:paraId="531C546F" w14:textId="77777777">
            <w:pPr>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Postcondición</w:t>
            </w:r>
          </w:p>
        </w:tc>
        <w:tc>
          <w:tcPr>
            <w:tcW w:w="7060" w:type="dxa"/>
            <w:tcMar/>
          </w:tcPr>
          <w:p w:rsidR="00887C6C" w:rsidP="547F915B" w:rsidRDefault="00AE7CDE" w14:paraId="71E71A34"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El total actualizado queda visible antes de registrar el pago.</w:t>
            </w:r>
          </w:p>
        </w:tc>
      </w:tr>
    </w:tbl>
    <w:p w:rsidR="00887C6C" w:rsidRDefault="00AE7CDE" w14:paraId="4033FB66" w14:textId="77777777">
      <w:pPr>
        <w:spacing w:before="60" w:after="240" w:line="240" w:lineRule="auto"/>
        <w:jc w:val="center"/>
      </w:pPr>
      <w:r>
        <w:rPr>
          <w:rFonts w:ascii="Arial" w:hAnsi="Arial" w:eastAsia="Arial" w:cs="Arial"/>
          <w:i/>
          <w:iCs/>
          <w:sz w:val="18"/>
          <w:szCs w:val="18"/>
        </w:rPr>
        <w:t>Fuente: Elaborado por el equipo de proyecto a partir de la especificación UR–ESA del Incremento 3.</w:t>
      </w:r>
    </w:p>
    <w:p w:rsidR="00887C6C" w:rsidRDefault="00AE7CDE" w14:paraId="0866B10C" w14:textId="77777777">
      <w:pPr>
        <w:pStyle w:val="LeyendaTabla"/>
        <w:keepNext/>
        <w:spacing w:before="240"/>
      </w:pPr>
      <w:r>
        <w:t>Tabla 2.44: “Caso de uso extendido CU-79 – Registrando pago de venta”.</w:t>
      </w:r>
    </w:p>
    <w:tbl>
      <w:tblPr>
        <w:tblW w:w="936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80" w:type="dxa"/>
          <w:right w:w="80" w:type="dxa"/>
        </w:tblCellMar>
        <w:tblLook w:val="04A0" w:firstRow="1" w:lastRow="0" w:firstColumn="1" w:lastColumn="0" w:noHBand="0" w:noVBand="1"/>
      </w:tblPr>
      <w:tblGrid>
        <w:gridCol w:w="2300"/>
        <w:gridCol w:w="7060"/>
      </w:tblGrid>
      <w:tr w:rsidR="00887C6C" w:rsidTr="547F915B" w14:paraId="4F828514" w14:textId="77777777">
        <w:trPr>
          <w:cantSplit/>
          <w:jc w:val="center"/>
        </w:trPr>
        <w:tc>
          <w:tcPr>
            <w:tcW w:w="2300" w:type="dxa"/>
            <w:tcMar/>
          </w:tcPr>
          <w:p w:rsidR="00887C6C" w:rsidP="547F915B" w:rsidRDefault="00AE7CDE" w14:paraId="7BE3629F"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Caso de uso</w:t>
            </w:r>
          </w:p>
        </w:tc>
        <w:tc>
          <w:tcPr>
            <w:tcW w:w="7060" w:type="dxa"/>
            <w:tcMar/>
          </w:tcPr>
          <w:p w:rsidR="00887C6C" w:rsidP="547F915B" w:rsidRDefault="00AE7CDE" w14:paraId="18F38211"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CU-79 – Registrando pago de venta</w:t>
            </w:r>
          </w:p>
        </w:tc>
      </w:tr>
      <w:tr w:rsidR="00887C6C" w:rsidTr="547F915B" w14:paraId="043F20AD" w14:textId="77777777">
        <w:trPr>
          <w:cantSplit/>
          <w:jc w:val="center"/>
        </w:trPr>
        <w:tc>
          <w:tcPr>
            <w:tcW w:w="2300" w:type="dxa"/>
            <w:tcMar/>
          </w:tcPr>
          <w:p w:rsidR="00887C6C" w:rsidP="547F915B" w:rsidRDefault="00AE7CDE" w14:paraId="6A837712"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Requerimiento</w:t>
            </w:r>
          </w:p>
        </w:tc>
        <w:tc>
          <w:tcPr>
            <w:tcW w:w="7060" w:type="dxa"/>
            <w:tcMar/>
          </w:tcPr>
          <w:p w:rsidR="00887C6C" w:rsidP="547F915B" w:rsidRDefault="00AE7CDE" w14:paraId="01FBAFFE"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UR-68</w:t>
            </w:r>
          </w:p>
        </w:tc>
      </w:tr>
      <w:tr w:rsidR="00887C6C" w:rsidTr="547F915B" w14:paraId="77EBFCCF" w14:textId="77777777">
        <w:trPr>
          <w:cantSplit/>
          <w:jc w:val="center"/>
        </w:trPr>
        <w:tc>
          <w:tcPr>
            <w:tcW w:w="2300" w:type="dxa"/>
            <w:tcMar/>
          </w:tcPr>
          <w:p w:rsidR="00887C6C" w:rsidP="547F915B" w:rsidRDefault="00AE7CDE" w14:paraId="5E2E9594"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Actor(es)</w:t>
            </w:r>
          </w:p>
        </w:tc>
        <w:tc>
          <w:tcPr>
            <w:tcW w:w="7060" w:type="dxa"/>
            <w:tcMar/>
          </w:tcPr>
          <w:p w:rsidR="00887C6C" w:rsidP="547F915B" w:rsidRDefault="00AE7CDE" w14:paraId="5619F252"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Cajero</w:t>
            </w:r>
          </w:p>
        </w:tc>
      </w:tr>
      <w:tr w:rsidR="00887C6C" w:rsidTr="547F915B" w14:paraId="21272278" w14:textId="77777777">
        <w:trPr>
          <w:cantSplit/>
          <w:jc w:val="center"/>
        </w:trPr>
        <w:tc>
          <w:tcPr>
            <w:tcW w:w="2300" w:type="dxa"/>
            <w:tcMar/>
          </w:tcPr>
          <w:p w:rsidR="00887C6C" w:rsidP="547F915B" w:rsidRDefault="00AE7CDE" w14:paraId="6612534B"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Precondición</w:t>
            </w:r>
          </w:p>
        </w:tc>
        <w:tc>
          <w:tcPr>
            <w:tcW w:w="7060" w:type="dxa"/>
            <w:tcMar/>
          </w:tcPr>
          <w:p w:rsidR="00887C6C" w:rsidP="547F915B" w:rsidRDefault="00AE7CDE" w14:paraId="1E3A032A"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Existe una venta con total calculado (CU-78).</w:t>
            </w:r>
          </w:p>
        </w:tc>
      </w:tr>
      <w:tr w:rsidR="00887C6C" w:rsidTr="547F915B" w14:paraId="330DCA3C" w14:textId="77777777">
        <w:trPr>
          <w:cantSplit/>
          <w:jc w:val="center"/>
        </w:trPr>
        <w:tc>
          <w:tcPr>
            <w:tcW w:w="2300" w:type="dxa"/>
            <w:tcMar/>
          </w:tcPr>
          <w:p w:rsidR="00887C6C" w:rsidP="547F915B" w:rsidRDefault="00AE7CDE" w14:paraId="66A07ED5"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Flujo normal</w:t>
            </w:r>
          </w:p>
        </w:tc>
        <w:tc>
          <w:tcPr>
            <w:tcW w:w="7060" w:type="dxa"/>
            <w:tcMar/>
          </w:tcPr>
          <w:p w:rsidR="00887C6C" w:rsidP="547F915B" w:rsidRDefault="00AE7CDE" w14:paraId="160023B9"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1. El Cajero selecciona el medio de pago.</w:t>
            </w:r>
          </w:p>
          <w:p w:rsidR="00887C6C" w:rsidP="547F915B" w:rsidRDefault="00AE7CDE" w14:paraId="3AA606EE"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2. El Cajero ingresa el monto recibido.</w:t>
            </w:r>
          </w:p>
          <w:p w:rsidR="00887C6C" w:rsidP="547F915B" w:rsidRDefault="00AE7CDE" w14:paraId="1A651390"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3. Si el pago es en efectivo, el sistema calcula y muestra el vuelto.</w:t>
            </w:r>
          </w:p>
          <w:p w:rsidR="00887C6C" w:rsidP="547F915B" w:rsidRDefault="00AE7CDE" w14:paraId="61D736FD"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4. El sistema asocia el pago a la venta.</w:t>
            </w:r>
          </w:p>
        </w:tc>
      </w:tr>
      <w:tr w:rsidR="00887C6C" w:rsidTr="547F915B" w14:paraId="4FBE0119" w14:textId="77777777">
        <w:trPr>
          <w:cantSplit/>
          <w:jc w:val="center"/>
        </w:trPr>
        <w:tc>
          <w:tcPr>
            <w:tcW w:w="2300" w:type="dxa"/>
            <w:tcMar/>
          </w:tcPr>
          <w:p w:rsidR="00887C6C" w:rsidP="547F915B" w:rsidRDefault="00AE7CDE" w14:paraId="551E4F13"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Flujos alternativos</w:t>
            </w:r>
          </w:p>
        </w:tc>
        <w:tc>
          <w:tcPr>
            <w:tcW w:w="7060" w:type="dxa"/>
            <w:tcMar/>
          </w:tcPr>
          <w:p w:rsidR="00887C6C" w:rsidP="547F915B" w:rsidRDefault="00AE7CDE" w14:paraId="3CD594FF"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A1. Si el monto recibido en efectivo es inferior al total, el sistema impide continuar y muestra el mensaje “Monto insuficiente”.</w:t>
            </w:r>
          </w:p>
        </w:tc>
      </w:tr>
      <w:tr w:rsidR="00887C6C" w:rsidTr="547F915B" w14:paraId="775B3956" w14:textId="77777777">
        <w:trPr>
          <w:cantSplit/>
          <w:jc w:val="center"/>
        </w:trPr>
        <w:tc>
          <w:tcPr>
            <w:tcW w:w="2300" w:type="dxa"/>
            <w:tcMar/>
          </w:tcPr>
          <w:p w:rsidR="00887C6C" w:rsidP="547F915B" w:rsidRDefault="00AE7CDE" w14:paraId="1B1D3166" w14:textId="77777777">
            <w:pPr>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Postcondición</w:t>
            </w:r>
          </w:p>
        </w:tc>
        <w:tc>
          <w:tcPr>
            <w:tcW w:w="7060" w:type="dxa"/>
            <w:tcMar/>
          </w:tcPr>
          <w:p w:rsidR="00887C6C" w:rsidP="547F915B" w:rsidRDefault="00AE7CDE" w14:paraId="43033AAE"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El pago queda asociado a la venta.</w:t>
            </w:r>
          </w:p>
        </w:tc>
      </w:tr>
    </w:tbl>
    <w:p w:rsidR="00887C6C" w:rsidRDefault="00AE7CDE" w14:paraId="29AFC918" w14:textId="77777777">
      <w:pPr>
        <w:spacing w:before="60" w:after="240" w:line="240" w:lineRule="auto"/>
        <w:jc w:val="center"/>
      </w:pPr>
      <w:r>
        <w:rPr>
          <w:rFonts w:ascii="Arial" w:hAnsi="Arial" w:eastAsia="Arial" w:cs="Arial"/>
          <w:i/>
          <w:iCs/>
          <w:sz w:val="18"/>
          <w:szCs w:val="18"/>
        </w:rPr>
        <w:t>Fuente: Elaborado por el equipo de proyecto a partir de la especificación UR–ESA del Incremento 3.</w:t>
      </w:r>
    </w:p>
    <w:p w:rsidR="00887C6C" w:rsidRDefault="00AE7CDE" w14:paraId="2AECBC49" w14:textId="77777777">
      <w:pPr>
        <w:pStyle w:val="LeyendaTabla"/>
        <w:keepNext/>
        <w:spacing w:before="240"/>
      </w:pPr>
      <w:r>
        <w:t>Tabla 2.45: “Caso de uso extendido CU-80 – Confirmando venta”.</w:t>
      </w:r>
    </w:p>
    <w:tbl>
      <w:tblPr>
        <w:tblW w:w="936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80" w:type="dxa"/>
          <w:right w:w="80" w:type="dxa"/>
        </w:tblCellMar>
        <w:tblLook w:val="04A0" w:firstRow="1" w:lastRow="0" w:firstColumn="1" w:lastColumn="0" w:noHBand="0" w:noVBand="1"/>
      </w:tblPr>
      <w:tblGrid>
        <w:gridCol w:w="2300"/>
        <w:gridCol w:w="7060"/>
      </w:tblGrid>
      <w:tr w:rsidR="00887C6C" w:rsidTr="547F915B" w14:paraId="42F94AD9" w14:textId="77777777">
        <w:trPr>
          <w:cantSplit/>
          <w:jc w:val="center"/>
        </w:trPr>
        <w:tc>
          <w:tcPr>
            <w:tcW w:w="2300" w:type="dxa"/>
            <w:tcMar/>
          </w:tcPr>
          <w:p w:rsidR="00887C6C" w:rsidP="547F915B" w:rsidRDefault="00AE7CDE" w14:paraId="2FA7ACBB"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Caso de uso</w:t>
            </w:r>
          </w:p>
        </w:tc>
        <w:tc>
          <w:tcPr>
            <w:tcW w:w="7060" w:type="dxa"/>
            <w:tcMar/>
          </w:tcPr>
          <w:p w:rsidR="00887C6C" w:rsidP="547F915B" w:rsidRDefault="00AE7CDE" w14:paraId="3045EE7E"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CU-80 – Confirmando venta</w:t>
            </w:r>
          </w:p>
        </w:tc>
      </w:tr>
      <w:tr w:rsidR="00887C6C" w:rsidTr="547F915B" w14:paraId="085FDCBE" w14:textId="77777777">
        <w:trPr>
          <w:cantSplit/>
          <w:jc w:val="center"/>
        </w:trPr>
        <w:tc>
          <w:tcPr>
            <w:tcW w:w="2300" w:type="dxa"/>
            <w:tcMar/>
          </w:tcPr>
          <w:p w:rsidR="00887C6C" w:rsidP="547F915B" w:rsidRDefault="00AE7CDE" w14:paraId="5CBE2767"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Requerimiento</w:t>
            </w:r>
          </w:p>
        </w:tc>
        <w:tc>
          <w:tcPr>
            <w:tcW w:w="7060" w:type="dxa"/>
            <w:tcMar/>
          </w:tcPr>
          <w:p w:rsidR="00887C6C" w:rsidP="547F915B" w:rsidRDefault="00AE7CDE" w14:paraId="21A70B92"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UR-69</w:t>
            </w:r>
          </w:p>
        </w:tc>
      </w:tr>
      <w:tr w:rsidR="00887C6C" w:rsidTr="547F915B" w14:paraId="4AADAB79" w14:textId="77777777">
        <w:trPr>
          <w:cantSplit/>
          <w:jc w:val="center"/>
        </w:trPr>
        <w:tc>
          <w:tcPr>
            <w:tcW w:w="2300" w:type="dxa"/>
            <w:tcMar/>
          </w:tcPr>
          <w:p w:rsidR="00887C6C" w:rsidP="547F915B" w:rsidRDefault="00AE7CDE" w14:paraId="73084685"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Actor(es)</w:t>
            </w:r>
          </w:p>
        </w:tc>
        <w:tc>
          <w:tcPr>
            <w:tcW w:w="7060" w:type="dxa"/>
            <w:tcMar/>
          </w:tcPr>
          <w:p w:rsidR="00887C6C" w:rsidP="547F915B" w:rsidRDefault="00AE7CDE" w14:paraId="39E6E24C"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Cajero</w:t>
            </w:r>
          </w:p>
        </w:tc>
      </w:tr>
      <w:tr w:rsidR="00887C6C" w:rsidTr="547F915B" w14:paraId="218B818A" w14:textId="77777777">
        <w:trPr>
          <w:cantSplit/>
          <w:jc w:val="center"/>
        </w:trPr>
        <w:tc>
          <w:tcPr>
            <w:tcW w:w="2300" w:type="dxa"/>
            <w:tcMar/>
          </w:tcPr>
          <w:p w:rsidR="00887C6C" w:rsidP="547F915B" w:rsidRDefault="00AE7CDE" w14:paraId="2C7043EB"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Precondición</w:t>
            </w:r>
          </w:p>
        </w:tc>
        <w:tc>
          <w:tcPr>
            <w:tcW w:w="7060" w:type="dxa"/>
            <w:tcMar/>
          </w:tcPr>
          <w:p w:rsidR="00887C6C" w:rsidP="547F915B" w:rsidRDefault="00AE7CDE" w14:paraId="734B7571"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La venta cuenta con productos válidos, stock suficiente y pago registrado.</w:t>
            </w:r>
          </w:p>
        </w:tc>
      </w:tr>
      <w:tr w:rsidR="00887C6C" w:rsidTr="547F915B" w14:paraId="260BDC5C" w14:textId="77777777">
        <w:trPr>
          <w:cantSplit/>
          <w:jc w:val="center"/>
        </w:trPr>
        <w:tc>
          <w:tcPr>
            <w:tcW w:w="2300" w:type="dxa"/>
            <w:tcMar/>
          </w:tcPr>
          <w:p w:rsidR="00887C6C" w:rsidP="547F915B" w:rsidRDefault="00AE7CDE" w14:paraId="1A752CFA"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Flujo normal</w:t>
            </w:r>
          </w:p>
        </w:tc>
        <w:tc>
          <w:tcPr>
            <w:tcW w:w="7060" w:type="dxa"/>
            <w:tcMar/>
          </w:tcPr>
          <w:p w:rsidR="00887C6C" w:rsidP="547F915B" w:rsidRDefault="00AE7CDE" w14:paraId="5518F71E"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1. El Cajero solicita finalizar la venta.</w:t>
            </w:r>
          </w:p>
          <w:p w:rsidR="00887C6C" w:rsidP="547F915B" w:rsidRDefault="00AE7CDE" w14:paraId="0A4B49C7"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2. El sistema verifica que la venta tenga al menos un producto válido, stock suficiente y un pago válido.</w:t>
            </w:r>
          </w:p>
          <w:p w:rsidR="00887C6C" w:rsidP="547F915B" w:rsidRDefault="00AE7CDE" w14:paraId="2AD81E90"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3. El sistema solicita la confirmación explícita del Cajero.</w:t>
            </w:r>
          </w:p>
          <w:p w:rsidR="00887C6C" w:rsidP="547F915B" w:rsidRDefault="00AE7CDE" w14:paraId="7B8C4424"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4. El Cajero confirma y el sistema registra la venta como confirmada.</w:t>
            </w:r>
          </w:p>
          <w:p w:rsidR="00887C6C" w:rsidP="547F915B" w:rsidRDefault="00AE7CDE" w14:paraId="11E2D302"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5. El sistema continúa con la actualización de stock (CU-81), el registro de movimientos (CU-82) y la emisión del comprobante (CU-83).</w:t>
            </w:r>
          </w:p>
        </w:tc>
      </w:tr>
      <w:tr w:rsidR="00887C6C" w:rsidTr="547F915B" w14:paraId="680EEAE3" w14:textId="77777777">
        <w:trPr>
          <w:cantSplit/>
          <w:jc w:val="center"/>
        </w:trPr>
        <w:tc>
          <w:tcPr>
            <w:tcW w:w="2300" w:type="dxa"/>
            <w:tcMar/>
          </w:tcPr>
          <w:p w:rsidR="00887C6C" w:rsidP="547F915B" w:rsidRDefault="00AE7CDE" w14:paraId="0065085A"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Flujos alternativos</w:t>
            </w:r>
          </w:p>
        </w:tc>
        <w:tc>
          <w:tcPr>
            <w:tcW w:w="7060" w:type="dxa"/>
            <w:tcMar/>
          </w:tcPr>
          <w:p w:rsidR="00887C6C" w:rsidP="547F915B" w:rsidRDefault="00AE7CDE" w14:paraId="604B27FE"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A1. Si falta alguna de las condiciones (producto válido, stock suficiente o pago válido), el sistema no permite confirmar la venta.</w:t>
            </w:r>
          </w:p>
        </w:tc>
      </w:tr>
      <w:tr w:rsidR="00887C6C" w:rsidTr="547F915B" w14:paraId="121B236D" w14:textId="77777777">
        <w:trPr>
          <w:cantSplit/>
          <w:jc w:val="center"/>
        </w:trPr>
        <w:tc>
          <w:tcPr>
            <w:tcW w:w="2300" w:type="dxa"/>
            <w:tcMar/>
          </w:tcPr>
          <w:p w:rsidR="00887C6C" w:rsidP="547F915B" w:rsidRDefault="00AE7CDE" w14:paraId="293CD0E5" w14:textId="77777777">
            <w:pPr>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Postcondición</w:t>
            </w:r>
          </w:p>
        </w:tc>
        <w:tc>
          <w:tcPr>
            <w:tcW w:w="7060" w:type="dxa"/>
            <w:tcMar/>
          </w:tcPr>
          <w:p w:rsidR="00887C6C" w:rsidP="547F915B" w:rsidRDefault="00AE7CDE" w14:paraId="6AABF446"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La venta queda confirmada y no puede modificarse desde la pantalla de venta.</w:t>
            </w:r>
          </w:p>
        </w:tc>
      </w:tr>
    </w:tbl>
    <w:p w:rsidR="00887C6C" w:rsidRDefault="00AE7CDE" w14:paraId="2F1DF913" w14:textId="77777777">
      <w:pPr>
        <w:spacing w:before="60" w:after="240" w:line="240" w:lineRule="auto"/>
        <w:jc w:val="center"/>
      </w:pPr>
      <w:r>
        <w:rPr>
          <w:rFonts w:ascii="Arial" w:hAnsi="Arial" w:eastAsia="Arial" w:cs="Arial"/>
          <w:i/>
          <w:iCs/>
          <w:sz w:val="18"/>
          <w:szCs w:val="18"/>
        </w:rPr>
        <w:t>Fuente: Elaborado por el equipo de proyecto a partir de la especificación UR–ESA del Incremento 3.</w:t>
      </w:r>
    </w:p>
    <w:p w:rsidR="00887C6C" w:rsidRDefault="00AE7CDE" w14:paraId="4DB34E8F" w14:textId="77777777">
      <w:pPr>
        <w:pStyle w:val="LeyendaTabla"/>
        <w:keepNext/>
        <w:spacing w:before="240"/>
      </w:pPr>
      <w:r>
        <w:t>Tabla 2.46: “Caso de uso extendido CU-81 – Actualizando stock por venta”.</w:t>
      </w:r>
    </w:p>
    <w:tbl>
      <w:tblPr>
        <w:tblW w:w="936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80" w:type="dxa"/>
          <w:right w:w="80" w:type="dxa"/>
        </w:tblCellMar>
        <w:tblLook w:val="04A0" w:firstRow="1" w:lastRow="0" w:firstColumn="1" w:lastColumn="0" w:noHBand="0" w:noVBand="1"/>
      </w:tblPr>
      <w:tblGrid>
        <w:gridCol w:w="2300"/>
        <w:gridCol w:w="7060"/>
      </w:tblGrid>
      <w:tr w:rsidR="00887C6C" w:rsidTr="547F915B" w14:paraId="067259DE" w14:textId="77777777">
        <w:trPr>
          <w:cantSplit/>
          <w:jc w:val="center"/>
        </w:trPr>
        <w:tc>
          <w:tcPr>
            <w:tcW w:w="2300" w:type="dxa"/>
            <w:tcMar/>
          </w:tcPr>
          <w:p w:rsidR="00887C6C" w:rsidP="547F915B" w:rsidRDefault="00AE7CDE" w14:paraId="763F5E73"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Caso de uso</w:t>
            </w:r>
          </w:p>
        </w:tc>
        <w:tc>
          <w:tcPr>
            <w:tcW w:w="7060" w:type="dxa"/>
            <w:tcMar/>
          </w:tcPr>
          <w:p w:rsidR="00887C6C" w:rsidP="547F915B" w:rsidRDefault="00AE7CDE" w14:paraId="785C0053"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CU-81 – Actualizando stock por venta</w:t>
            </w:r>
          </w:p>
        </w:tc>
      </w:tr>
      <w:tr w:rsidR="00887C6C" w:rsidTr="547F915B" w14:paraId="17A8829F" w14:textId="77777777">
        <w:trPr>
          <w:cantSplit/>
          <w:jc w:val="center"/>
        </w:trPr>
        <w:tc>
          <w:tcPr>
            <w:tcW w:w="2300" w:type="dxa"/>
            <w:tcMar/>
          </w:tcPr>
          <w:p w:rsidR="00887C6C" w:rsidP="547F915B" w:rsidRDefault="00AE7CDE" w14:paraId="2179E490"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Requerimiento</w:t>
            </w:r>
          </w:p>
        </w:tc>
        <w:tc>
          <w:tcPr>
            <w:tcW w:w="7060" w:type="dxa"/>
            <w:tcMar/>
          </w:tcPr>
          <w:p w:rsidR="00887C6C" w:rsidP="547F915B" w:rsidRDefault="00AE7CDE" w14:paraId="5A290CB9"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UR-70</w:t>
            </w:r>
          </w:p>
        </w:tc>
      </w:tr>
      <w:tr w:rsidR="00887C6C" w:rsidTr="547F915B" w14:paraId="4FDBC827" w14:textId="77777777">
        <w:trPr>
          <w:cantSplit/>
          <w:jc w:val="center"/>
        </w:trPr>
        <w:tc>
          <w:tcPr>
            <w:tcW w:w="2300" w:type="dxa"/>
            <w:tcMar/>
          </w:tcPr>
          <w:p w:rsidR="00887C6C" w:rsidP="547F915B" w:rsidRDefault="00AE7CDE" w14:paraId="23038CAF"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Actor(es)</w:t>
            </w:r>
          </w:p>
        </w:tc>
        <w:tc>
          <w:tcPr>
            <w:tcW w:w="7060" w:type="dxa"/>
            <w:tcMar/>
          </w:tcPr>
          <w:p w:rsidR="00887C6C" w:rsidP="547F915B" w:rsidRDefault="00AE7CDE" w14:paraId="2CB7FCA6"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Cajero</w:t>
            </w:r>
          </w:p>
        </w:tc>
      </w:tr>
      <w:tr w:rsidR="00887C6C" w:rsidTr="547F915B" w14:paraId="1B2884C9" w14:textId="77777777">
        <w:trPr>
          <w:cantSplit/>
          <w:jc w:val="center"/>
        </w:trPr>
        <w:tc>
          <w:tcPr>
            <w:tcW w:w="2300" w:type="dxa"/>
            <w:tcMar/>
          </w:tcPr>
          <w:p w:rsidR="00887C6C" w:rsidP="547F915B" w:rsidRDefault="00AE7CDE" w14:paraId="5AA941AB"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Precondición</w:t>
            </w:r>
          </w:p>
        </w:tc>
        <w:tc>
          <w:tcPr>
            <w:tcW w:w="7060" w:type="dxa"/>
            <w:tcMar/>
          </w:tcPr>
          <w:p w:rsidR="00887C6C" w:rsidP="547F915B" w:rsidRDefault="00AE7CDE" w14:paraId="4551F985"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La venta se encuentra confirmada (CU-80).</w:t>
            </w:r>
          </w:p>
        </w:tc>
      </w:tr>
      <w:tr w:rsidR="00887C6C" w:rsidTr="547F915B" w14:paraId="653BB36C" w14:textId="77777777">
        <w:trPr>
          <w:cantSplit/>
          <w:jc w:val="center"/>
        </w:trPr>
        <w:tc>
          <w:tcPr>
            <w:tcW w:w="2300" w:type="dxa"/>
            <w:tcMar/>
          </w:tcPr>
          <w:p w:rsidR="00887C6C" w:rsidP="547F915B" w:rsidRDefault="00AE7CDE" w14:paraId="299D6C83"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Flujo normal</w:t>
            </w:r>
          </w:p>
        </w:tc>
        <w:tc>
          <w:tcPr>
            <w:tcW w:w="7060" w:type="dxa"/>
            <w:tcMar/>
          </w:tcPr>
          <w:p w:rsidR="00887C6C" w:rsidP="547F915B" w:rsidRDefault="00AE7CDE" w14:paraId="4B38BEE8"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1. El sistema obtiene los productos y cantidades de la venta confirmada.</w:t>
            </w:r>
          </w:p>
          <w:p w:rsidR="00887C6C" w:rsidP="547F915B" w:rsidRDefault="00AE7CDE" w14:paraId="1FBDFD30"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2. El sistema descuenta del stock actual de cada producto la cantidad vendida.</w:t>
            </w:r>
          </w:p>
          <w:p w:rsidR="00887C6C" w:rsidP="547F915B" w:rsidRDefault="00AE7CDE" w14:paraId="10A9670A"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3. El inventario refleja la salida de stock de forma inmediata.</w:t>
            </w:r>
          </w:p>
        </w:tc>
      </w:tr>
      <w:tr w:rsidR="00887C6C" w:rsidTr="547F915B" w14:paraId="5E216E87" w14:textId="77777777">
        <w:trPr>
          <w:cantSplit/>
          <w:jc w:val="center"/>
        </w:trPr>
        <w:tc>
          <w:tcPr>
            <w:tcW w:w="2300" w:type="dxa"/>
            <w:tcMar/>
          </w:tcPr>
          <w:p w:rsidR="00887C6C" w:rsidP="547F915B" w:rsidRDefault="00AE7CDE" w14:paraId="2C05E757"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Flujos alternativos</w:t>
            </w:r>
          </w:p>
        </w:tc>
        <w:tc>
          <w:tcPr>
            <w:tcW w:w="7060" w:type="dxa"/>
            <w:tcMar/>
          </w:tcPr>
          <w:p w:rsidR="00887C6C" w:rsidP="547F915B" w:rsidRDefault="00AE7CDE" w14:paraId="3FB1E82C"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A1. Si la venta no fue confirmada, el sistema no descuenta stock ni genera movimientos.</w:t>
            </w:r>
          </w:p>
        </w:tc>
      </w:tr>
      <w:tr w:rsidR="00887C6C" w:rsidTr="547F915B" w14:paraId="384FF8A6" w14:textId="77777777">
        <w:trPr>
          <w:cantSplit/>
          <w:jc w:val="center"/>
        </w:trPr>
        <w:tc>
          <w:tcPr>
            <w:tcW w:w="2300" w:type="dxa"/>
            <w:tcMar/>
          </w:tcPr>
          <w:p w:rsidR="00887C6C" w:rsidP="547F915B" w:rsidRDefault="00AE7CDE" w14:paraId="02817322" w14:textId="77777777">
            <w:pPr>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Postcondición</w:t>
            </w:r>
          </w:p>
        </w:tc>
        <w:tc>
          <w:tcPr>
            <w:tcW w:w="7060" w:type="dxa"/>
            <w:tcMar/>
          </w:tcPr>
          <w:p w:rsidR="00887C6C" w:rsidP="547F915B" w:rsidRDefault="00AE7CDE" w14:paraId="6826C341"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El inventario refleja la salida de stock generada por la venta.</w:t>
            </w:r>
          </w:p>
        </w:tc>
      </w:tr>
    </w:tbl>
    <w:p w:rsidR="00887C6C" w:rsidRDefault="00AE7CDE" w14:paraId="7B9CA060" w14:textId="77777777">
      <w:pPr>
        <w:spacing w:before="60" w:after="240" w:line="240" w:lineRule="auto"/>
        <w:jc w:val="center"/>
      </w:pPr>
      <w:r>
        <w:rPr>
          <w:rFonts w:ascii="Arial" w:hAnsi="Arial" w:eastAsia="Arial" w:cs="Arial"/>
          <w:i/>
          <w:iCs/>
          <w:sz w:val="18"/>
          <w:szCs w:val="18"/>
        </w:rPr>
        <w:t>Fuente: Elaborado por el equipo de proyecto a partir de la especificación UR–ESA del Incremento 3.</w:t>
      </w:r>
    </w:p>
    <w:p w:rsidR="00887C6C" w:rsidRDefault="00AE7CDE" w14:paraId="782F2DC7" w14:textId="77777777">
      <w:pPr>
        <w:pStyle w:val="LeyendaTabla"/>
        <w:keepNext/>
        <w:spacing w:before="240"/>
      </w:pPr>
      <w:r>
        <w:t>Tabla 2.47: “Caso de uso extendido CU-82 – Registrando movimiento de venta”.</w:t>
      </w:r>
    </w:p>
    <w:tbl>
      <w:tblPr>
        <w:tblW w:w="936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80" w:type="dxa"/>
          <w:right w:w="80" w:type="dxa"/>
        </w:tblCellMar>
        <w:tblLook w:val="04A0" w:firstRow="1" w:lastRow="0" w:firstColumn="1" w:lastColumn="0" w:noHBand="0" w:noVBand="1"/>
      </w:tblPr>
      <w:tblGrid>
        <w:gridCol w:w="2300"/>
        <w:gridCol w:w="7060"/>
      </w:tblGrid>
      <w:tr w:rsidR="00887C6C" w:rsidTr="547F915B" w14:paraId="63F77508" w14:textId="77777777">
        <w:trPr>
          <w:cantSplit/>
          <w:jc w:val="center"/>
        </w:trPr>
        <w:tc>
          <w:tcPr>
            <w:tcW w:w="2300" w:type="dxa"/>
            <w:tcMar/>
          </w:tcPr>
          <w:p w:rsidR="00887C6C" w:rsidP="547F915B" w:rsidRDefault="00AE7CDE" w14:paraId="6E492300"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Caso de uso</w:t>
            </w:r>
          </w:p>
        </w:tc>
        <w:tc>
          <w:tcPr>
            <w:tcW w:w="7060" w:type="dxa"/>
            <w:tcMar/>
          </w:tcPr>
          <w:p w:rsidR="00887C6C" w:rsidP="547F915B" w:rsidRDefault="00AE7CDE" w14:paraId="4CAD9D20"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CU-82 – Registrando movimiento de venta</w:t>
            </w:r>
          </w:p>
        </w:tc>
      </w:tr>
      <w:tr w:rsidR="00887C6C" w:rsidTr="547F915B" w14:paraId="527C8E91" w14:textId="77777777">
        <w:trPr>
          <w:cantSplit/>
          <w:jc w:val="center"/>
        </w:trPr>
        <w:tc>
          <w:tcPr>
            <w:tcW w:w="2300" w:type="dxa"/>
            <w:tcMar/>
          </w:tcPr>
          <w:p w:rsidR="00887C6C" w:rsidP="547F915B" w:rsidRDefault="00AE7CDE" w14:paraId="6AE3DFF8"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Requerimiento</w:t>
            </w:r>
          </w:p>
        </w:tc>
        <w:tc>
          <w:tcPr>
            <w:tcW w:w="7060" w:type="dxa"/>
            <w:tcMar/>
          </w:tcPr>
          <w:p w:rsidR="00887C6C" w:rsidP="547F915B" w:rsidRDefault="00AE7CDE" w14:paraId="5BB4B284"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UR-71</w:t>
            </w:r>
          </w:p>
        </w:tc>
      </w:tr>
      <w:tr w:rsidR="00887C6C" w:rsidTr="547F915B" w14:paraId="5150AA2F" w14:textId="77777777">
        <w:trPr>
          <w:cantSplit/>
          <w:jc w:val="center"/>
        </w:trPr>
        <w:tc>
          <w:tcPr>
            <w:tcW w:w="2300" w:type="dxa"/>
            <w:tcMar/>
          </w:tcPr>
          <w:p w:rsidR="00887C6C" w:rsidP="547F915B" w:rsidRDefault="00AE7CDE" w14:paraId="21444DB5"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Actor(es)</w:t>
            </w:r>
          </w:p>
        </w:tc>
        <w:tc>
          <w:tcPr>
            <w:tcW w:w="7060" w:type="dxa"/>
            <w:tcMar/>
          </w:tcPr>
          <w:p w:rsidR="00887C6C" w:rsidP="547F915B" w:rsidRDefault="00AE7CDE" w14:paraId="451C67B6"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Cajero</w:t>
            </w:r>
          </w:p>
        </w:tc>
      </w:tr>
      <w:tr w:rsidR="00887C6C" w:rsidTr="547F915B" w14:paraId="31DC3593" w14:textId="77777777">
        <w:trPr>
          <w:cantSplit/>
          <w:jc w:val="center"/>
        </w:trPr>
        <w:tc>
          <w:tcPr>
            <w:tcW w:w="2300" w:type="dxa"/>
            <w:tcMar/>
          </w:tcPr>
          <w:p w:rsidR="00887C6C" w:rsidP="547F915B" w:rsidRDefault="00AE7CDE" w14:paraId="15FA5C4C"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Precondición</w:t>
            </w:r>
          </w:p>
        </w:tc>
        <w:tc>
          <w:tcPr>
            <w:tcW w:w="7060" w:type="dxa"/>
            <w:tcMar/>
          </w:tcPr>
          <w:p w:rsidR="00887C6C" w:rsidP="547F915B" w:rsidRDefault="00AE7CDE" w14:paraId="7BF4E630"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El stock de los productos fue actualizado por la venta (CU-81).</w:t>
            </w:r>
          </w:p>
        </w:tc>
      </w:tr>
      <w:tr w:rsidR="00887C6C" w:rsidTr="547F915B" w14:paraId="391E9E1E" w14:textId="77777777">
        <w:trPr>
          <w:cantSplit/>
          <w:jc w:val="center"/>
        </w:trPr>
        <w:tc>
          <w:tcPr>
            <w:tcW w:w="2300" w:type="dxa"/>
            <w:tcMar/>
          </w:tcPr>
          <w:p w:rsidR="00887C6C" w:rsidP="547F915B" w:rsidRDefault="00AE7CDE" w14:paraId="232E58FD"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Flujo normal</w:t>
            </w:r>
          </w:p>
        </w:tc>
        <w:tc>
          <w:tcPr>
            <w:tcW w:w="7060" w:type="dxa"/>
            <w:tcMar/>
          </w:tcPr>
          <w:p w:rsidR="00887C6C" w:rsidP="547F915B" w:rsidRDefault="00AE7CDE" w14:paraId="39FCABE4"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1. Por cada producto vendido, el sistema crea un movimiento de tipo “Venta”.</w:t>
            </w:r>
          </w:p>
          <w:p w:rsidR="00887C6C" w:rsidP="547F915B" w:rsidRDefault="00AE7CDE" w14:paraId="66E79C64"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2. El sistema registra el identificador de la venta, fecha, hora, usuario responsable, SKU, cantidad vendida, stock anterior y stock resultante.</w:t>
            </w:r>
          </w:p>
          <w:p w:rsidR="00887C6C" w:rsidP="547F915B" w:rsidRDefault="00AE7CDE" w14:paraId="6463A13B"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3. Los movimientos quedan disponibles en el historial de movimientos de inventario.</w:t>
            </w:r>
          </w:p>
        </w:tc>
      </w:tr>
      <w:tr w:rsidR="00887C6C" w:rsidTr="547F915B" w14:paraId="0E205AD5" w14:textId="77777777">
        <w:trPr>
          <w:cantSplit/>
          <w:jc w:val="center"/>
        </w:trPr>
        <w:tc>
          <w:tcPr>
            <w:tcW w:w="2300" w:type="dxa"/>
            <w:tcMar/>
          </w:tcPr>
          <w:p w:rsidR="00887C6C" w:rsidP="547F915B" w:rsidRDefault="00AE7CDE" w14:paraId="624FD8D0"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Flujos alternativos</w:t>
            </w:r>
          </w:p>
        </w:tc>
        <w:tc>
          <w:tcPr>
            <w:tcW w:w="7060" w:type="dxa"/>
            <w:tcMar/>
          </w:tcPr>
          <w:p w:rsidR="00887C6C" w:rsidP="547F915B" w:rsidRDefault="00AE7CDE" w14:paraId="3CCB23FA"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No se definen flujos alternativos en la especificación del requerimiento.</w:t>
            </w:r>
          </w:p>
        </w:tc>
      </w:tr>
      <w:tr w:rsidR="00887C6C" w:rsidTr="547F915B" w14:paraId="6B0ACE5D" w14:textId="77777777">
        <w:trPr>
          <w:cantSplit/>
          <w:jc w:val="center"/>
        </w:trPr>
        <w:tc>
          <w:tcPr>
            <w:tcW w:w="2300" w:type="dxa"/>
            <w:tcMar/>
          </w:tcPr>
          <w:p w:rsidR="00887C6C" w:rsidP="547F915B" w:rsidRDefault="00AE7CDE" w14:paraId="0439587B" w14:textId="77777777">
            <w:pPr>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Postcondición</w:t>
            </w:r>
          </w:p>
        </w:tc>
        <w:tc>
          <w:tcPr>
            <w:tcW w:w="7060" w:type="dxa"/>
            <w:tcMar/>
          </w:tcPr>
          <w:p w:rsidR="00887C6C" w:rsidP="547F915B" w:rsidRDefault="00AE7CDE" w14:paraId="7543A30D"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La venta puede reconstruirse desde el historial de movimientos de inventario.</w:t>
            </w:r>
          </w:p>
        </w:tc>
      </w:tr>
    </w:tbl>
    <w:p w:rsidR="00887C6C" w:rsidRDefault="00AE7CDE" w14:paraId="03E57042" w14:textId="77777777">
      <w:pPr>
        <w:spacing w:before="60" w:after="240" w:line="240" w:lineRule="auto"/>
        <w:jc w:val="center"/>
      </w:pPr>
      <w:r>
        <w:rPr>
          <w:rFonts w:ascii="Arial" w:hAnsi="Arial" w:eastAsia="Arial" w:cs="Arial"/>
          <w:i/>
          <w:iCs/>
          <w:sz w:val="18"/>
          <w:szCs w:val="18"/>
        </w:rPr>
        <w:t>Fuente: Elaborado por el equipo de proyecto a partir de la especificación UR–ESA del Incremento 3.</w:t>
      </w:r>
    </w:p>
    <w:p w:rsidR="00887C6C" w:rsidRDefault="00AE7CDE" w14:paraId="66E0CE05" w14:textId="77777777">
      <w:pPr>
        <w:pStyle w:val="LeyendaTabla"/>
        <w:keepNext/>
        <w:spacing w:before="240"/>
      </w:pPr>
      <w:r>
        <w:t>Tabla 2.48: “Caso de uso extendido CU-83 – Emitiendo comprobante de venta”.</w:t>
      </w:r>
    </w:p>
    <w:tbl>
      <w:tblPr>
        <w:tblW w:w="936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80" w:type="dxa"/>
          <w:right w:w="80" w:type="dxa"/>
        </w:tblCellMar>
        <w:tblLook w:val="04A0" w:firstRow="1" w:lastRow="0" w:firstColumn="1" w:lastColumn="0" w:noHBand="0" w:noVBand="1"/>
      </w:tblPr>
      <w:tblGrid>
        <w:gridCol w:w="2300"/>
        <w:gridCol w:w="7060"/>
      </w:tblGrid>
      <w:tr w:rsidR="00887C6C" w:rsidTr="547F915B" w14:paraId="7A907219" w14:textId="77777777">
        <w:trPr>
          <w:cantSplit/>
          <w:jc w:val="center"/>
        </w:trPr>
        <w:tc>
          <w:tcPr>
            <w:tcW w:w="2300" w:type="dxa"/>
            <w:tcMar/>
          </w:tcPr>
          <w:p w:rsidR="00887C6C" w:rsidP="547F915B" w:rsidRDefault="00AE7CDE" w14:paraId="7E5ED9F3"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Caso de uso</w:t>
            </w:r>
          </w:p>
        </w:tc>
        <w:tc>
          <w:tcPr>
            <w:tcW w:w="7060" w:type="dxa"/>
            <w:tcMar/>
          </w:tcPr>
          <w:p w:rsidR="00887C6C" w:rsidP="547F915B" w:rsidRDefault="00AE7CDE" w14:paraId="18C96E59"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CU-83 – Emitiendo comprobante de venta</w:t>
            </w:r>
          </w:p>
        </w:tc>
      </w:tr>
      <w:tr w:rsidR="00887C6C" w:rsidTr="547F915B" w14:paraId="43933935" w14:textId="77777777">
        <w:trPr>
          <w:cantSplit/>
          <w:jc w:val="center"/>
        </w:trPr>
        <w:tc>
          <w:tcPr>
            <w:tcW w:w="2300" w:type="dxa"/>
            <w:tcMar/>
          </w:tcPr>
          <w:p w:rsidR="00887C6C" w:rsidP="547F915B" w:rsidRDefault="00AE7CDE" w14:paraId="678CD6E1"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Requerimiento</w:t>
            </w:r>
          </w:p>
        </w:tc>
        <w:tc>
          <w:tcPr>
            <w:tcW w:w="7060" w:type="dxa"/>
            <w:tcMar/>
          </w:tcPr>
          <w:p w:rsidR="00887C6C" w:rsidP="547F915B" w:rsidRDefault="00AE7CDE" w14:paraId="35FB2ED3"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UR-72</w:t>
            </w:r>
          </w:p>
        </w:tc>
      </w:tr>
      <w:tr w:rsidR="00887C6C" w:rsidTr="547F915B" w14:paraId="64794EE0" w14:textId="77777777">
        <w:trPr>
          <w:cantSplit/>
          <w:jc w:val="center"/>
        </w:trPr>
        <w:tc>
          <w:tcPr>
            <w:tcW w:w="2300" w:type="dxa"/>
            <w:tcMar/>
          </w:tcPr>
          <w:p w:rsidR="00887C6C" w:rsidP="547F915B" w:rsidRDefault="00AE7CDE" w14:paraId="3A7BF919"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Actor(es)</w:t>
            </w:r>
          </w:p>
        </w:tc>
        <w:tc>
          <w:tcPr>
            <w:tcW w:w="7060" w:type="dxa"/>
            <w:tcMar/>
          </w:tcPr>
          <w:p w:rsidR="00887C6C" w:rsidP="547F915B" w:rsidRDefault="00AE7CDE" w14:paraId="11083FB4"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Cajero</w:t>
            </w:r>
          </w:p>
        </w:tc>
      </w:tr>
      <w:tr w:rsidR="00887C6C" w:rsidTr="547F915B" w14:paraId="5492414B" w14:textId="77777777">
        <w:trPr>
          <w:cantSplit/>
          <w:jc w:val="center"/>
        </w:trPr>
        <w:tc>
          <w:tcPr>
            <w:tcW w:w="2300" w:type="dxa"/>
            <w:tcMar/>
          </w:tcPr>
          <w:p w:rsidR="00887C6C" w:rsidP="547F915B" w:rsidRDefault="00AE7CDE" w14:paraId="752CFC33"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Precondición</w:t>
            </w:r>
          </w:p>
        </w:tc>
        <w:tc>
          <w:tcPr>
            <w:tcW w:w="7060" w:type="dxa"/>
            <w:tcMar/>
          </w:tcPr>
          <w:p w:rsidR="00887C6C" w:rsidP="547F915B" w:rsidRDefault="00AE7CDE" w14:paraId="18FE3338"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La venta se encuentra confirmada (CU-80).</w:t>
            </w:r>
          </w:p>
        </w:tc>
      </w:tr>
      <w:tr w:rsidR="00887C6C" w:rsidTr="547F915B" w14:paraId="0DF2828D" w14:textId="77777777">
        <w:trPr>
          <w:cantSplit/>
          <w:jc w:val="center"/>
        </w:trPr>
        <w:tc>
          <w:tcPr>
            <w:tcW w:w="2300" w:type="dxa"/>
            <w:tcMar/>
          </w:tcPr>
          <w:p w:rsidR="00887C6C" w:rsidP="547F915B" w:rsidRDefault="00AE7CDE" w14:paraId="4D52C0C7"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Flujo normal</w:t>
            </w:r>
          </w:p>
        </w:tc>
        <w:tc>
          <w:tcPr>
            <w:tcW w:w="7060" w:type="dxa"/>
            <w:tcMar/>
          </w:tcPr>
          <w:p w:rsidR="00887C6C" w:rsidP="547F915B" w:rsidRDefault="00AE7CDE" w14:paraId="1A139DED"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1. Al confirmarse la venta, el sistema genera automáticamente el comprobante, sin acción adicional del Cajero.</w:t>
            </w:r>
          </w:p>
          <w:p w:rsidR="00887C6C" w:rsidP="547F915B" w:rsidRDefault="00AE7CDE" w14:paraId="6D666570"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2. El comprobante incluye identificador de la venta, fecha y hora, usuario responsable, detalle de productos, cantidades, precio unitario, subtotal por ítem, total y medio de pago.</w:t>
            </w:r>
          </w:p>
          <w:p w:rsidR="00887C6C" w:rsidP="547F915B" w:rsidRDefault="00AE7CDE" w14:paraId="57252700"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3. El sistema deja el comprobante disponible para su impresión o visualización.</w:t>
            </w:r>
          </w:p>
        </w:tc>
      </w:tr>
      <w:tr w:rsidR="00887C6C" w:rsidTr="547F915B" w14:paraId="0DEF8196" w14:textId="77777777">
        <w:trPr>
          <w:cantSplit/>
          <w:jc w:val="center"/>
        </w:trPr>
        <w:tc>
          <w:tcPr>
            <w:tcW w:w="2300" w:type="dxa"/>
            <w:tcMar/>
          </w:tcPr>
          <w:p w:rsidR="00887C6C" w:rsidP="547F915B" w:rsidRDefault="00AE7CDE" w14:paraId="78166C87" w14:textId="77777777">
            <w:pPr>
              <w:keepNext w:val="1"/>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Flujos alternativos</w:t>
            </w:r>
          </w:p>
        </w:tc>
        <w:tc>
          <w:tcPr>
            <w:tcW w:w="7060" w:type="dxa"/>
            <w:tcMar/>
          </w:tcPr>
          <w:p w:rsidR="00887C6C" w:rsidP="547F915B" w:rsidRDefault="00AE7CDE" w14:paraId="492E46BB"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No se definen flujos alternativos en la especificación del requerimiento.</w:t>
            </w:r>
          </w:p>
        </w:tc>
      </w:tr>
      <w:tr w:rsidR="00887C6C" w:rsidTr="547F915B" w14:paraId="7561B998" w14:textId="77777777">
        <w:trPr>
          <w:cantSplit/>
          <w:jc w:val="center"/>
        </w:trPr>
        <w:tc>
          <w:tcPr>
            <w:tcW w:w="2300" w:type="dxa"/>
            <w:tcMar/>
          </w:tcPr>
          <w:p w:rsidR="00887C6C" w:rsidP="547F915B" w:rsidRDefault="00AE7CDE" w14:paraId="598537B3" w14:textId="77777777">
            <w:pPr>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Postcondición</w:t>
            </w:r>
          </w:p>
        </w:tc>
        <w:tc>
          <w:tcPr>
            <w:tcW w:w="7060" w:type="dxa"/>
            <w:tcMar/>
          </w:tcPr>
          <w:p w:rsidR="00887C6C" w:rsidP="547F915B" w:rsidRDefault="00AE7CDE" w14:paraId="4D1A9B5D"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Existe un comprobante de la transacción, disponible para su impresión o visualización.</w:t>
            </w:r>
          </w:p>
        </w:tc>
      </w:tr>
    </w:tbl>
    <w:p w:rsidR="00887C6C" w:rsidRDefault="00AE7CDE" w14:paraId="60B5C6AF" w14:textId="77777777">
      <w:pPr>
        <w:spacing w:before="60" w:after="240" w:line="240" w:lineRule="auto"/>
        <w:jc w:val="center"/>
      </w:pPr>
      <w:r>
        <w:rPr>
          <w:rFonts w:ascii="Arial" w:hAnsi="Arial" w:eastAsia="Arial" w:cs="Arial"/>
          <w:i/>
          <w:iCs/>
          <w:sz w:val="18"/>
          <w:szCs w:val="18"/>
        </w:rPr>
        <w:t>Fuente: Elaborado por el equipo de proyecto a partir de la especificación UR–ESA del Incremento 3.</w:t>
      </w:r>
    </w:p>
    <w:p w:rsidR="00887C6C" w:rsidRDefault="00AE7CDE" w14:paraId="1E161C45" w14:textId="77777777">
      <w:pPr>
        <w:keepNext/>
        <w:spacing w:before="240" w:after="200" w:line="276" w:lineRule="auto"/>
        <w:outlineLvl w:val="1"/>
      </w:pPr>
      <w:r>
        <w:rPr>
          <w:rFonts w:ascii="Arial" w:hAnsi="Arial" w:eastAsia="Arial" w:cs="Arial"/>
          <w:b/>
          <w:bCs/>
          <w:sz w:val="28"/>
          <w:szCs w:val="28"/>
        </w:rPr>
        <w:t>2.8 Diagramas de casos de uso extendidos</w:t>
      </w:r>
    </w:p>
    <w:p w:rsidR="00887C6C" w:rsidRDefault="00AE7CDE" w14:paraId="0130E250" w14:textId="77777777">
      <w:pPr>
        <w:spacing w:line="360" w:lineRule="auto"/>
        <w:jc w:val="both"/>
      </w:pPr>
      <w:r>
        <w:rPr>
          <w:rFonts w:ascii="Arial" w:hAnsi="Arial" w:eastAsia="Arial" w:cs="Arial"/>
        </w:rPr>
        <w:t>Los diagramas de casos de uso extendidos representan, mediante notación de actividades, el flujo normal de cada caso de uso especificado en la sección 2.7 (Figuras 2.23 a 2.44). Cada diagrama muestra el actor responsable y la secuencia de pasos del flujo; a continuación de cada figura se describe el flujo y se indican, en formato de texto, la precondición, la postcondición y las reglas de negocio definidas en la especificación UR–ESA.</w:t>
      </w:r>
    </w:p>
    <w:p w:rsidR="00887C6C" w:rsidRDefault="00AE7CDE" w14:paraId="3CF2D8B6" w14:textId="33B34E99">
      <w:pPr>
        <w:keepNext w:val="1"/>
        <w:spacing w:before="120" w:after="0"/>
        <w:jc w:val="center"/>
      </w:pPr>
    </w:p>
    <w:p w:rsidR="00887C6C" w:rsidRDefault="00AE7CDE" w14:paraId="158C2618" w14:textId="77777777">
      <w:pPr>
        <w:pStyle w:val="LeyendaFigura"/>
        <w:keepNext w:val="1"/>
        <w:spacing w:before="60"/>
      </w:pPr>
      <w:r w:rsidR="61AF1559">
        <w:rPr/>
        <w:t>Figura 2.23: “Caso de uso extendido CU-62 – Exportando lista de ítems válidos (UR-25)”.</w:t>
      </w:r>
    </w:p>
    <w:p w:rsidR="1AFB313D" w:rsidP="547F915B" w:rsidRDefault="1AFB313D" w14:paraId="230428DC" w14:textId="5EFD50D7">
      <w:pPr>
        <w:pStyle w:val="Normal"/>
        <w:keepNext w:val="1"/>
      </w:pPr>
      <w:r w:rsidR="1AFB313D">
        <w:drawing>
          <wp:inline wp14:editId="3067B51F" wp14:anchorId="0862751D">
            <wp:extent cx="5486400" cy="4348480"/>
            <wp:effectExtent l="0" t="0" r="0" b="0"/>
            <wp:docPr id="48456499" name="Imagen 990013"/>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90013" name="inc3_new_13.png"/>
                    <pic:cNvPicPr/>
                  </pic:nvPicPr>
                  <pic:blipFill>
                    <a:blip xmlns:r="http://schemas.openxmlformats.org/officeDocument/2006/relationships" r:embed="rId29"/>
                    <a:stretch>
                      <a:fillRect/>
                    </a:stretch>
                  </pic:blipFill>
                  <pic:spPr>
                    <a:xfrm>
                      <a:off x="0" y="0"/>
                      <a:ext cx="5486400" cy="4348480"/>
                    </a:xfrm>
                    <a:prstGeom prst="rect">
                      <a:avLst/>
                    </a:prstGeom>
                  </pic:spPr>
                </pic:pic>
              </a:graphicData>
            </a:graphic>
          </wp:inline>
        </w:drawing>
      </w:r>
    </w:p>
    <w:p w:rsidR="00887C6C" w:rsidRDefault="00AE7CDE" w14:paraId="4CEC0B06" w14:textId="77777777">
      <w:pPr>
        <w:spacing w:before="60" w:after="240" w:line="240" w:lineRule="auto"/>
        <w:jc w:val="center"/>
      </w:pPr>
      <w:r>
        <w:rPr>
          <w:rFonts w:ascii="Arial" w:hAnsi="Arial" w:eastAsia="Arial" w:cs="Arial"/>
          <w:i/>
          <w:iCs/>
          <w:sz w:val="18"/>
          <w:szCs w:val="18"/>
        </w:rPr>
        <w:t>Fuente: Elaborado por el equipo de proyecto a partir de la especificación UR–ESA del Incremento 3.</w:t>
      </w:r>
    </w:p>
    <w:p w:rsidR="00887C6C" w:rsidP="7A13BAAE" w:rsidRDefault="00AE7CDE" w14:paraId="6BB9E253" w14:textId="57CF3D71">
      <w:pPr>
        <w:spacing w:after="240" w:line="360" w:lineRule="auto"/>
        <w:jc w:val="both"/>
        <w:rPr>
          <w:rFonts w:ascii="Arial" w:hAnsi="Arial" w:eastAsia="Arial" w:cs="Arial"/>
        </w:rPr>
      </w:pPr>
      <w:r>
        <w:rPr>
          <w:rFonts w:ascii="Arial" w:hAnsi="Arial" w:eastAsia="Arial" w:cs="Arial"/>
        </w:rPr>
        <w:t>El flujo se activa cuando el Administrador o el Bodeguero finaliza el procesamiento de una factura. El sistema separa los ítems que quedaron en estado Válido, arma una lista con las columnas SKU y cantidad, y la muestra en pantalla habilitando su exportación en formato Excel (CU-63) o CSV (CU-64). Los ítems en estado Observado o No procesado quedan excluidos de la lista y no forman parte de la exportación. El diagrama representa este flujo como una secuencia de cuatro actividades entre el nodo inicial y el nodo final, con el Administrador y el Bodeguero como responsables; los flujos alternativos de la Tabla 2.27 no se grafican, ya que el diagrama se limita al flujo normal.</w:t>
      </w:r>
    </w:p>
    <w:p w:rsidR="00887C6C" w:rsidRDefault="00AE7CDE" w14:paraId="3D9EB8F0" w14:textId="77777777">
      <w:pPr>
        <w:spacing w:line="360" w:lineRule="auto"/>
        <w:jc w:val="both"/>
      </w:pPr>
      <w:r>
        <w:rPr>
          <w:rFonts w:ascii="Arial" w:hAnsi="Arial" w:eastAsia="Arial" w:cs="Arial"/>
          <w:b/>
          <w:bCs/>
        </w:rPr>
        <w:t xml:space="preserve">Precondición: </w:t>
      </w:r>
      <w:r>
        <w:rPr>
          <w:rFonts w:ascii="Arial" w:hAnsi="Arial" w:eastAsia="Arial" w:cs="Arial"/>
        </w:rPr>
        <w:t>El procesamiento de la factura finalizó y existe al menos un ítem en estado Válido.</w:t>
      </w:r>
    </w:p>
    <w:p w:rsidR="00887C6C" w:rsidRDefault="00AE7CDE" w14:paraId="771E8DF7" w14:textId="77777777">
      <w:pPr>
        <w:spacing w:line="360" w:lineRule="auto"/>
        <w:jc w:val="both"/>
      </w:pPr>
      <w:r>
        <w:rPr>
          <w:rFonts w:ascii="Arial" w:hAnsi="Arial" w:eastAsia="Arial" w:cs="Arial"/>
          <w:b/>
          <w:bCs/>
        </w:rPr>
        <w:t xml:space="preserve">Postcondición: </w:t>
      </w:r>
      <w:r>
        <w:rPr>
          <w:rFonts w:ascii="Arial" w:hAnsi="Arial" w:eastAsia="Arial" w:cs="Arial"/>
        </w:rPr>
        <w:t>La lista de ítems válidos queda disponible en pantalla y lista para exportar en ambos formatos.</w:t>
      </w:r>
    </w:p>
    <w:p w:rsidR="00887C6C" w:rsidRDefault="00AE7CDE" w14:paraId="6584E838" w14:textId="77777777">
      <w:pPr>
        <w:spacing w:line="360" w:lineRule="auto"/>
        <w:jc w:val="both"/>
      </w:pPr>
      <w:r>
        <w:rPr>
          <w:rFonts w:ascii="Arial" w:hAnsi="Arial" w:eastAsia="Arial" w:cs="Arial"/>
          <w:b/>
          <w:bCs/>
        </w:rPr>
        <w:t xml:space="preserve">Reglas de negocio: </w:t>
      </w:r>
      <w:r>
        <w:rPr>
          <w:rFonts w:ascii="Arial" w:hAnsi="Arial" w:eastAsia="Arial" w:cs="Arial"/>
        </w:rPr>
        <w:t>Solo los ítems en estado Válido se incluyen en la lista. La lista contiene únicamente las columnas SKU y cantidad. Los ítems observados o no procesados quedan excluidos.</w:t>
      </w:r>
    </w:p>
    <w:p w:rsidR="00887C6C" w:rsidRDefault="00AE7CDE" w14:paraId="0FB78278" w14:textId="1E1F586C">
      <w:pPr>
        <w:keepNext w:val="1"/>
        <w:spacing w:before="120" w:after="0"/>
        <w:jc w:val="center"/>
      </w:pPr>
    </w:p>
    <w:p w:rsidR="00887C6C" w:rsidRDefault="00AE7CDE" w14:paraId="1A857061" w14:textId="77777777">
      <w:pPr>
        <w:pStyle w:val="LeyendaFigura"/>
        <w:keepNext w:val="1"/>
        <w:spacing w:before="60"/>
      </w:pPr>
      <w:r w:rsidR="61AF1559">
        <w:rPr/>
        <w:t>Figura 2.24: “Caso de uso extendido CU-63 – Exportando ítems a Excel (UR-29)”.</w:t>
      </w:r>
    </w:p>
    <w:p w:rsidR="5D960F93" w:rsidP="547F915B" w:rsidRDefault="5D960F93" w14:paraId="1E9BA693" w14:textId="28DE2A5B">
      <w:pPr>
        <w:pStyle w:val="Normal"/>
        <w:keepNext w:val="1"/>
      </w:pPr>
      <w:r w:rsidR="5D960F93">
        <w:drawing>
          <wp:inline wp14:editId="63E611A1" wp14:anchorId="751FFA02">
            <wp:extent cx="5486400" cy="4348480"/>
            <wp:effectExtent l="0" t="0" r="0" b="0"/>
            <wp:docPr id="1318496299" name="Imagen 990014"/>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90014" name="inc3_new_14.png"/>
                    <pic:cNvPicPr/>
                  </pic:nvPicPr>
                  <pic:blipFill>
                    <a:blip xmlns:r="http://schemas.openxmlformats.org/officeDocument/2006/relationships" r:embed="rId30"/>
                    <a:stretch>
                      <a:fillRect/>
                    </a:stretch>
                  </pic:blipFill>
                  <pic:spPr>
                    <a:xfrm>
                      <a:off x="0" y="0"/>
                      <a:ext cx="5486400" cy="4348480"/>
                    </a:xfrm>
                    <a:prstGeom prst="rect">
                      <a:avLst/>
                    </a:prstGeom>
                  </pic:spPr>
                </pic:pic>
              </a:graphicData>
            </a:graphic>
          </wp:inline>
        </w:drawing>
      </w:r>
    </w:p>
    <w:p w:rsidR="00887C6C" w:rsidRDefault="00AE7CDE" w14:paraId="632481E2" w14:textId="77777777">
      <w:pPr>
        <w:spacing w:before="60" w:after="240" w:line="240" w:lineRule="auto"/>
        <w:jc w:val="center"/>
      </w:pPr>
      <w:r>
        <w:rPr>
          <w:rFonts w:ascii="Arial" w:hAnsi="Arial" w:eastAsia="Arial" w:cs="Arial"/>
          <w:i/>
          <w:iCs/>
          <w:sz w:val="18"/>
          <w:szCs w:val="18"/>
        </w:rPr>
        <w:t>Fuente: Elaborado por el equipo de proyecto a partir de la especificación UR–ESA del Incremento 3.</w:t>
      </w:r>
    </w:p>
    <w:p w:rsidR="00887C6C" w:rsidP="7A13BAAE" w:rsidRDefault="00AE7CDE" w14:paraId="1F62272E" w14:textId="57CF3D71">
      <w:pPr>
        <w:spacing w:after="240" w:line="360" w:lineRule="auto"/>
        <w:jc w:val="both"/>
        <w:rPr>
          <w:rFonts w:ascii="Arial" w:hAnsi="Arial" w:eastAsia="Arial" w:cs="Arial"/>
        </w:rPr>
      </w:pPr>
      <w:r>
        <w:rPr>
          <w:rFonts w:ascii="Arial" w:hAnsi="Arial" w:eastAsia="Arial" w:cs="Arial"/>
        </w:rPr>
        <w:t>A partir de la lista de ítems válidos generada en CU-62, el usuario selecciona exportarla a Excel. El sistema toma la lista ya validada y genera un archivo .xlsx con las columnas SKU y cantidad en ese orden, lo entrega para su descarga y registra la operación en la bitácora de auditoría (CU-66). Si ocurre un error al generar o escribir el archivo, por ejemplo por permisos o espacio en disco, el sistema muestra un mensaje claro sin cerrar la ventana, y la operación fallida también queda registrada en la bitácora. El diagrama representa este flujo como una secuencia de cuatro actividades entre el nodo inicial y el nodo final, con el Administrador y el Bodeguero como responsables; los flujos alternativos de la Tabla 2.28 no se grafican, ya que el diagrama se limita al flujo normal.</w:t>
      </w:r>
    </w:p>
    <w:p w:rsidR="00887C6C" w:rsidRDefault="00AE7CDE" w14:paraId="7338920F" w14:textId="77777777">
      <w:pPr>
        <w:spacing w:line="360" w:lineRule="auto"/>
        <w:jc w:val="both"/>
      </w:pPr>
      <w:r>
        <w:rPr>
          <w:rFonts w:ascii="Arial" w:hAnsi="Arial" w:eastAsia="Arial" w:cs="Arial"/>
          <w:b/>
          <w:bCs/>
        </w:rPr>
        <w:t xml:space="preserve">Precondición: </w:t>
      </w:r>
      <w:r>
        <w:rPr>
          <w:rFonts w:ascii="Arial" w:hAnsi="Arial" w:eastAsia="Arial" w:cs="Arial"/>
        </w:rPr>
        <w:t>Existe una lista de ítems válidos generada previamente (UR-25).</w:t>
      </w:r>
    </w:p>
    <w:p w:rsidR="00887C6C" w:rsidRDefault="00AE7CDE" w14:paraId="423FCDF3" w14:textId="77777777">
      <w:pPr>
        <w:spacing w:line="360" w:lineRule="auto"/>
        <w:jc w:val="both"/>
      </w:pPr>
      <w:r>
        <w:rPr>
          <w:rFonts w:ascii="Arial" w:hAnsi="Arial" w:eastAsia="Arial" w:cs="Arial"/>
          <w:b/>
          <w:bCs/>
        </w:rPr>
        <w:t xml:space="preserve">Postcondición: </w:t>
      </w:r>
      <w:r>
        <w:rPr>
          <w:rFonts w:ascii="Arial" w:hAnsi="Arial" w:eastAsia="Arial" w:cs="Arial"/>
        </w:rPr>
        <w:t>Se genera un archivo .xlsx descargable con el detalle de los ítems válidos.</w:t>
      </w:r>
    </w:p>
    <w:p w:rsidR="00887C6C" w:rsidRDefault="00AE7CDE" w14:paraId="606C789F" w14:textId="77777777">
      <w:pPr>
        <w:spacing w:line="360" w:lineRule="auto"/>
        <w:jc w:val="both"/>
      </w:pPr>
      <w:r>
        <w:rPr>
          <w:rFonts w:ascii="Arial" w:hAnsi="Arial" w:eastAsia="Arial" w:cs="Arial"/>
          <w:b/>
          <w:bCs/>
        </w:rPr>
        <w:t xml:space="preserve">Reglas de negocio: </w:t>
      </w:r>
      <w:r>
        <w:rPr>
          <w:rFonts w:ascii="Arial" w:hAnsi="Arial" w:eastAsia="Arial" w:cs="Arial"/>
        </w:rPr>
        <w:t>El archivo debe respetar la extensión .xlsx. Las columnas deben ser exactamente SKU y cantidad, en ese orden.</w:t>
      </w:r>
    </w:p>
    <w:p w:rsidR="00887C6C" w:rsidRDefault="00AE7CDE" w14:paraId="1FC39945" w14:textId="3ACF0C73">
      <w:pPr>
        <w:keepNext w:val="1"/>
        <w:spacing w:before="120" w:after="0"/>
        <w:jc w:val="center"/>
      </w:pPr>
    </w:p>
    <w:p w:rsidR="00887C6C" w:rsidRDefault="00AE7CDE" w14:paraId="60BA9938" w14:textId="77777777">
      <w:pPr>
        <w:pStyle w:val="LeyendaFigura"/>
        <w:keepNext w:val="1"/>
        <w:spacing w:before="60"/>
      </w:pPr>
      <w:r w:rsidR="61AF1559">
        <w:rPr/>
        <w:t>Figura 2.25: “Caso de uso extendido CU-64 – Exportando ítems a CSV (UR-30)”.</w:t>
      </w:r>
    </w:p>
    <w:p w:rsidR="1B337478" w:rsidP="547F915B" w:rsidRDefault="1B337478" w14:paraId="69879E18" w14:textId="779DB5E6">
      <w:pPr>
        <w:pStyle w:val="Normal"/>
        <w:keepNext w:val="1"/>
      </w:pPr>
      <w:r w:rsidR="1B337478">
        <w:drawing>
          <wp:inline wp14:editId="101D8F10" wp14:anchorId="484EC24A">
            <wp:extent cx="5486400" cy="4348480"/>
            <wp:effectExtent l="0" t="0" r="0" b="0"/>
            <wp:docPr id="682513339" name="Imagen 990015"/>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90015" name="inc3_new_15.png"/>
                    <pic:cNvPicPr/>
                  </pic:nvPicPr>
                  <pic:blipFill>
                    <a:blip xmlns:r="http://schemas.openxmlformats.org/officeDocument/2006/relationships" r:embed="rId31"/>
                    <a:stretch>
                      <a:fillRect/>
                    </a:stretch>
                  </pic:blipFill>
                  <pic:spPr>
                    <a:xfrm>
                      <a:off x="0" y="0"/>
                      <a:ext cx="5486400" cy="4348480"/>
                    </a:xfrm>
                    <a:prstGeom prst="rect">
                      <a:avLst/>
                    </a:prstGeom>
                  </pic:spPr>
                </pic:pic>
              </a:graphicData>
            </a:graphic>
          </wp:inline>
        </w:drawing>
      </w:r>
    </w:p>
    <w:p w:rsidR="00887C6C" w:rsidRDefault="00AE7CDE" w14:paraId="63FF9DBC" w14:textId="77777777">
      <w:pPr>
        <w:spacing w:before="60" w:after="240" w:line="240" w:lineRule="auto"/>
        <w:jc w:val="center"/>
      </w:pPr>
      <w:r>
        <w:rPr>
          <w:rFonts w:ascii="Arial" w:hAnsi="Arial" w:eastAsia="Arial" w:cs="Arial"/>
          <w:i/>
          <w:iCs/>
          <w:sz w:val="18"/>
          <w:szCs w:val="18"/>
        </w:rPr>
        <w:t>Fuente: Elaborado por el equipo de proyecto a partir de la especificación UR–ESA del Incremento 3.</w:t>
      </w:r>
    </w:p>
    <w:p w:rsidR="00887C6C" w:rsidP="7A13BAAE" w:rsidRDefault="00AE7CDE" w14:paraId="45AF2977" w14:textId="57CF3D71">
      <w:pPr>
        <w:spacing w:after="240" w:line="360" w:lineRule="auto"/>
        <w:jc w:val="both"/>
        <w:rPr>
          <w:rFonts w:ascii="Arial" w:hAnsi="Arial" w:eastAsia="Arial" w:cs="Arial"/>
        </w:rPr>
      </w:pPr>
      <w:r>
        <w:rPr>
          <w:rFonts w:ascii="Arial" w:hAnsi="Arial" w:eastAsia="Arial" w:cs="Arial"/>
        </w:rPr>
        <w:t>Este flujo es paralelo al de CU-63, pero para formato CSV: el usuario selecciona la exportación a CSV de la lista de ítems válidos, el sistema toma los valores SKU y cantidad, y genera un archivo con una fila de encabezado y los valores de cada fila separados por coma, que se entrega para su descarga. Igual que en la exportación a Excel, un error al generar o escribir el archivo se informa con un mensaje claro sin cerrar la ventana, y la operación fallida queda registrada en la bitácora de auditoría (CU-66). El diagrama representa este flujo como una secuencia de cuatro actividades entre el nodo inicial y el nodo final, con el Administrador y el Bodeguero como responsables; los flujos alternativos de la Tabla 2.29 no se grafican, ya que el diagrama se limita al flujo normal.</w:t>
      </w:r>
    </w:p>
    <w:p w:rsidR="00887C6C" w:rsidRDefault="00AE7CDE" w14:paraId="2597066A" w14:textId="77777777">
      <w:pPr>
        <w:spacing w:line="360" w:lineRule="auto"/>
        <w:jc w:val="both"/>
      </w:pPr>
      <w:r>
        <w:rPr>
          <w:rFonts w:ascii="Arial" w:hAnsi="Arial" w:eastAsia="Arial" w:cs="Arial"/>
          <w:b/>
          <w:bCs/>
        </w:rPr>
        <w:t xml:space="preserve">Precondición: </w:t>
      </w:r>
      <w:r>
        <w:rPr>
          <w:rFonts w:ascii="Arial" w:hAnsi="Arial" w:eastAsia="Arial" w:cs="Arial"/>
        </w:rPr>
        <w:t>Existe una lista de ítems válidos generada previamente (UR-25).</w:t>
      </w:r>
    </w:p>
    <w:p w:rsidR="00887C6C" w:rsidRDefault="00AE7CDE" w14:paraId="72E35A50" w14:textId="77777777">
      <w:pPr>
        <w:spacing w:line="360" w:lineRule="auto"/>
        <w:jc w:val="both"/>
      </w:pPr>
      <w:r>
        <w:rPr>
          <w:rFonts w:ascii="Arial" w:hAnsi="Arial" w:eastAsia="Arial" w:cs="Arial"/>
          <w:b/>
          <w:bCs/>
        </w:rPr>
        <w:t xml:space="preserve">Postcondición: </w:t>
      </w:r>
      <w:r>
        <w:rPr>
          <w:rFonts w:ascii="Arial" w:hAnsi="Arial" w:eastAsia="Arial" w:cs="Arial"/>
        </w:rPr>
        <w:t>Se genera un archivo .csv descargable con el detalle de los ítems válidos.</w:t>
      </w:r>
    </w:p>
    <w:p w:rsidR="00887C6C" w:rsidRDefault="00AE7CDE" w14:paraId="300785CD" w14:textId="77777777">
      <w:pPr>
        <w:spacing w:line="360" w:lineRule="auto"/>
        <w:jc w:val="both"/>
      </w:pPr>
      <w:r>
        <w:rPr>
          <w:rFonts w:ascii="Arial" w:hAnsi="Arial" w:eastAsia="Arial" w:cs="Arial"/>
          <w:b/>
          <w:bCs/>
        </w:rPr>
        <w:t xml:space="preserve">Reglas de negocio: </w:t>
      </w:r>
      <w:r>
        <w:rPr>
          <w:rFonts w:ascii="Arial" w:hAnsi="Arial" w:eastAsia="Arial" w:cs="Arial"/>
        </w:rPr>
        <w:t>Los valores de cada fila deben separarse por coma. El archivo debe incluir una fila de encabezado con los nombres de columna.</w:t>
      </w:r>
    </w:p>
    <w:p w:rsidR="00887C6C" w:rsidRDefault="00AE7CDE" w14:paraId="0562CB0E" w14:textId="0037F248">
      <w:pPr>
        <w:keepNext w:val="1"/>
        <w:spacing w:before="120" w:after="0"/>
        <w:jc w:val="center"/>
      </w:pPr>
    </w:p>
    <w:p w:rsidR="00887C6C" w:rsidRDefault="00AE7CDE" w14:paraId="31B801DA" w14:textId="77777777">
      <w:pPr>
        <w:pStyle w:val="LeyendaFigura"/>
        <w:keepNext w:val="1"/>
        <w:spacing w:before="60"/>
      </w:pPr>
      <w:r w:rsidR="61AF1559">
        <w:rPr/>
        <w:t>Figura 2.26: “Caso de uso extendido CU-65 – Descargando plantilla de importación (UR-36)”.</w:t>
      </w:r>
    </w:p>
    <w:p w:rsidR="16B31D40" w:rsidP="547F915B" w:rsidRDefault="16B31D40" w14:paraId="4C182CFB" w14:textId="7DD4A6C6">
      <w:pPr>
        <w:pStyle w:val="Normal"/>
        <w:keepNext w:val="1"/>
      </w:pPr>
      <w:r w:rsidR="16B31D40">
        <w:drawing>
          <wp:inline wp14:editId="5F1546A9" wp14:anchorId="41F38DBC">
            <wp:extent cx="5486400" cy="4348480"/>
            <wp:effectExtent l="0" t="0" r="0" b="0"/>
            <wp:docPr id="1378209812" name="Imagen 990016"/>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90016" name="inc3_new_16.png"/>
                    <pic:cNvPicPr/>
                  </pic:nvPicPr>
                  <pic:blipFill>
                    <a:blip xmlns:r="http://schemas.openxmlformats.org/officeDocument/2006/relationships" r:embed="rId32"/>
                    <a:stretch>
                      <a:fillRect/>
                    </a:stretch>
                  </pic:blipFill>
                  <pic:spPr>
                    <a:xfrm>
                      <a:off x="0" y="0"/>
                      <a:ext cx="5486400" cy="4348480"/>
                    </a:xfrm>
                    <a:prstGeom prst="rect">
                      <a:avLst/>
                    </a:prstGeom>
                  </pic:spPr>
                </pic:pic>
              </a:graphicData>
            </a:graphic>
          </wp:inline>
        </w:drawing>
      </w:r>
    </w:p>
    <w:p w:rsidR="00887C6C" w:rsidRDefault="00AE7CDE" w14:paraId="1C45A6ED" w14:textId="77777777">
      <w:pPr>
        <w:spacing w:before="60" w:after="240" w:line="240" w:lineRule="auto"/>
        <w:jc w:val="center"/>
      </w:pPr>
      <w:r>
        <w:rPr>
          <w:rFonts w:ascii="Arial" w:hAnsi="Arial" w:eastAsia="Arial" w:cs="Arial"/>
          <w:i/>
          <w:iCs/>
          <w:sz w:val="18"/>
          <w:szCs w:val="18"/>
        </w:rPr>
        <w:t>Fuente: Elaborado por el equipo de proyecto a partir de la especificación UR–ESA del Incremento 3.</w:t>
      </w:r>
    </w:p>
    <w:p w:rsidR="00887C6C" w:rsidP="7A13BAAE" w:rsidRDefault="00AE7CDE" w14:paraId="687754F4" w14:textId="57CF3D71">
      <w:pPr>
        <w:spacing w:after="240" w:line="360" w:lineRule="auto"/>
        <w:jc w:val="both"/>
        <w:rPr>
          <w:rFonts w:ascii="Arial" w:hAnsi="Arial" w:eastAsia="Arial" w:cs="Arial"/>
        </w:rPr>
      </w:pPr>
      <w:r>
        <w:rPr>
          <w:rFonts w:ascii="Arial" w:hAnsi="Arial" w:eastAsia="Arial" w:cs="Arial"/>
        </w:rPr>
        <w:t>Desde el módulo de ajuste de inventario, el Administrador o el Bodeguero solicita la descarga de una plantilla de importación y elige el formato Excel o CSV. El sistema entrega una plantilla vacía con únicamente los encabezados SKU y cantidad, lista para completar y reimportar, y registra la descarga en la bitácora de auditoría (CU-66). Si no es posible generar el archivo, el sistema informa el error y la operación fallida también queda registrada. El diagrama representa este flujo como una secuencia de cuatro actividades entre el nodo inicial y el nodo final, con el Administrador y el Bodeguero como responsables; los flujos alternativos de la Tabla 2.30 no se grafican, ya que el diagrama se limita al flujo normal.</w:t>
      </w:r>
    </w:p>
    <w:p w:rsidR="00887C6C" w:rsidRDefault="00AE7CDE" w14:paraId="556B65D1" w14:textId="77777777">
      <w:pPr>
        <w:spacing w:line="360" w:lineRule="auto"/>
        <w:jc w:val="both"/>
      </w:pPr>
      <w:r>
        <w:rPr>
          <w:rFonts w:ascii="Arial" w:hAnsi="Arial" w:eastAsia="Arial" w:cs="Arial"/>
          <w:b/>
          <w:bCs/>
        </w:rPr>
        <w:t xml:space="preserve">Precondición: </w:t>
      </w:r>
      <w:r>
        <w:rPr>
          <w:rFonts w:ascii="Arial" w:hAnsi="Arial" w:eastAsia="Arial" w:cs="Arial"/>
        </w:rPr>
        <w:t>El usuario se encuentra en el módulo de ajuste de inventario con perfil Administrador o Bodeguero.</w:t>
      </w:r>
    </w:p>
    <w:p w:rsidR="00887C6C" w:rsidRDefault="00AE7CDE" w14:paraId="4BDFC0F9" w14:textId="77777777">
      <w:pPr>
        <w:spacing w:line="360" w:lineRule="auto"/>
        <w:jc w:val="both"/>
      </w:pPr>
      <w:r>
        <w:rPr>
          <w:rFonts w:ascii="Arial" w:hAnsi="Arial" w:eastAsia="Arial" w:cs="Arial"/>
          <w:b/>
          <w:bCs/>
        </w:rPr>
        <w:t xml:space="preserve">Postcondición: </w:t>
      </w:r>
      <w:r>
        <w:rPr>
          <w:rFonts w:ascii="Arial" w:hAnsi="Arial" w:eastAsia="Arial" w:cs="Arial"/>
        </w:rPr>
        <w:t>El usuario obtiene un archivo plantilla vacío, listo para completar y reimportar.</w:t>
      </w:r>
    </w:p>
    <w:p w:rsidR="00887C6C" w:rsidRDefault="00AE7CDE" w14:paraId="6C1B926D" w14:textId="77777777">
      <w:pPr>
        <w:spacing w:line="360" w:lineRule="auto"/>
        <w:jc w:val="both"/>
      </w:pPr>
      <w:r>
        <w:rPr>
          <w:rFonts w:ascii="Arial" w:hAnsi="Arial" w:eastAsia="Arial" w:cs="Arial"/>
          <w:b/>
          <w:bCs/>
        </w:rPr>
        <w:t xml:space="preserve">Reglas de negocio: </w:t>
      </w:r>
      <w:r>
        <w:rPr>
          <w:rFonts w:ascii="Arial" w:hAnsi="Arial" w:eastAsia="Arial" w:cs="Arial"/>
        </w:rPr>
        <w:t>La plantilla incluye únicamente los encabezados SKU y cantidad. Debe estar disponible en ambos formatos, Excel y CSV, desde el mismo botón de descarga.</w:t>
      </w:r>
    </w:p>
    <w:p w:rsidR="00887C6C" w:rsidRDefault="00AE7CDE" w14:paraId="34CE0A41" w14:textId="72B86F44">
      <w:pPr>
        <w:keepNext w:val="1"/>
        <w:spacing w:before="120" w:after="0"/>
        <w:jc w:val="center"/>
      </w:pPr>
    </w:p>
    <w:p w:rsidR="00887C6C" w:rsidRDefault="00AE7CDE" w14:paraId="5D458F79" w14:textId="77777777">
      <w:pPr>
        <w:pStyle w:val="LeyendaFigura"/>
        <w:keepNext w:val="1"/>
        <w:spacing w:before="60"/>
      </w:pPr>
      <w:r w:rsidR="61AF1559">
        <w:rPr/>
        <w:t>Figura 2.27: “Caso de uso extendido CU-66 – Registrando auditoría de archivo (UR-37)”.</w:t>
      </w:r>
    </w:p>
    <w:p w:rsidR="688A4258" w:rsidP="547F915B" w:rsidRDefault="688A4258" w14:paraId="415CD79C" w14:textId="30F70776">
      <w:pPr>
        <w:pStyle w:val="Normal"/>
        <w:keepNext w:val="1"/>
      </w:pPr>
      <w:r w:rsidR="688A4258">
        <w:drawing>
          <wp:inline wp14:editId="7D6184BF" wp14:anchorId="6180AFAB">
            <wp:extent cx="5486400" cy="4348480"/>
            <wp:effectExtent l="0" t="0" r="0" b="0"/>
            <wp:docPr id="479715750" name="Imagen 990017"/>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90017" name="inc3_new_17.png"/>
                    <pic:cNvPicPr/>
                  </pic:nvPicPr>
                  <pic:blipFill>
                    <a:blip xmlns:r="http://schemas.openxmlformats.org/officeDocument/2006/relationships" r:embed="rId33"/>
                    <a:stretch>
                      <a:fillRect/>
                    </a:stretch>
                  </pic:blipFill>
                  <pic:spPr>
                    <a:xfrm>
                      <a:off x="0" y="0"/>
                      <a:ext cx="5486400" cy="4348480"/>
                    </a:xfrm>
                    <a:prstGeom prst="rect">
                      <a:avLst/>
                    </a:prstGeom>
                  </pic:spPr>
                </pic:pic>
              </a:graphicData>
            </a:graphic>
          </wp:inline>
        </w:drawing>
      </w:r>
    </w:p>
    <w:p w:rsidR="00887C6C" w:rsidRDefault="00AE7CDE" w14:paraId="3B831D1E" w14:textId="77777777">
      <w:pPr>
        <w:spacing w:before="60" w:after="240" w:line="240" w:lineRule="auto"/>
        <w:jc w:val="center"/>
      </w:pPr>
      <w:r>
        <w:rPr>
          <w:rFonts w:ascii="Arial" w:hAnsi="Arial" w:eastAsia="Arial" w:cs="Arial"/>
          <w:i/>
          <w:iCs/>
          <w:sz w:val="18"/>
          <w:szCs w:val="18"/>
        </w:rPr>
        <w:t>Fuente: Elaborado por el equipo de proyecto a partir de la especificación UR–ESA del Incremento 3.</w:t>
      </w:r>
    </w:p>
    <w:p w:rsidR="00887C6C" w:rsidP="7A13BAAE" w:rsidRDefault="00AE7CDE" w14:paraId="51CE2608" w14:textId="57CF3D71">
      <w:pPr>
        <w:spacing w:after="240" w:line="360" w:lineRule="auto"/>
        <w:jc w:val="both"/>
        <w:rPr>
          <w:rFonts w:ascii="Arial" w:hAnsi="Arial" w:eastAsia="Arial" w:cs="Arial"/>
        </w:rPr>
      </w:pPr>
      <w:r>
        <w:rPr>
          <w:rFonts w:ascii="Arial" w:hAnsi="Arial" w:eastAsia="Arial" w:cs="Arial"/>
        </w:rPr>
        <w:t>A diferencia de los demás casos de uso de este bloque, este flujo no lo inicia el usuario sino que se ejecuta de forma transversal, incluido dentro de cualquier importación, exportación o descarga de plantilla de archivo. El sistema identifica el archivo, el usuario responsable, la fecha y la hora de la operación, y registra el evento en la bitácora log_archivo indicando si fue exitoso o fallido. El registro queda almacenado de forma inalterable para su consulta posterior, incluso cuando la operación de archivo que lo origina falla. El diagrama representa este flujo como una secuencia de cuatro actividades entre el nodo inicial y el nodo final, con el Administrador y el Bodeguero como responsables de la operación y el sistema como responsable del registro; los flujos alternativos de la Tabla 2.31 no se grafican, ya que el diagrama se limita al flujo normal.</w:t>
      </w:r>
    </w:p>
    <w:p w:rsidR="00887C6C" w:rsidRDefault="00AE7CDE" w14:paraId="257C4227" w14:textId="77777777">
      <w:pPr>
        <w:spacing w:line="360" w:lineRule="auto"/>
        <w:jc w:val="both"/>
      </w:pPr>
      <w:r>
        <w:rPr>
          <w:rFonts w:ascii="Arial" w:hAnsi="Arial" w:eastAsia="Arial" w:cs="Arial"/>
          <w:b/>
          <w:bCs/>
        </w:rPr>
        <w:t xml:space="preserve">Precondición: </w:t>
      </w:r>
      <w:r>
        <w:rPr>
          <w:rFonts w:ascii="Arial" w:hAnsi="Arial" w:eastAsia="Arial" w:cs="Arial"/>
        </w:rPr>
        <w:t>Se ejecuta una operación de importación o exportación de archivo en cualquier módulo del sistema.</w:t>
      </w:r>
    </w:p>
    <w:p w:rsidR="00887C6C" w:rsidRDefault="00AE7CDE" w14:paraId="790D326A" w14:textId="77777777">
      <w:pPr>
        <w:spacing w:line="360" w:lineRule="auto"/>
        <w:jc w:val="both"/>
      </w:pPr>
      <w:r>
        <w:rPr>
          <w:rFonts w:ascii="Arial" w:hAnsi="Arial" w:eastAsia="Arial" w:cs="Arial"/>
          <w:b/>
          <w:bCs/>
        </w:rPr>
        <w:t xml:space="preserve">Postcondición: </w:t>
      </w:r>
      <w:r>
        <w:rPr>
          <w:rFonts w:ascii="Arial" w:hAnsi="Arial" w:eastAsia="Arial" w:cs="Arial"/>
        </w:rPr>
        <w:t>Queda un registro en la tabla log_archivo con los datos completos de la operación.</w:t>
      </w:r>
    </w:p>
    <w:p w:rsidR="00887C6C" w:rsidRDefault="00AE7CDE" w14:paraId="58255A09" w14:textId="77777777">
      <w:pPr>
        <w:spacing w:line="360" w:lineRule="auto"/>
        <w:jc w:val="both"/>
      </w:pPr>
      <w:r>
        <w:rPr>
          <w:rFonts w:ascii="Arial" w:hAnsi="Arial" w:eastAsia="Arial" w:cs="Arial"/>
          <w:b/>
          <w:bCs/>
        </w:rPr>
        <w:t xml:space="preserve">Reglas de negocio: </w:t>
      </w:r>
      <w:r>
        <w:rPr>
          <w:rFonts w:ascii="Arial" w:hAnsi="Arial" w:eastAsia="Arial" w:cs="Arial"/>
        </w:rPr>
        <w:t>El registro es obligatorio e inmediato para toda operación de archivo, exitosa o fallida. El registro es inalterable una vez creado.</w:t>
      </w:r>
    </w:p>
    <w:p w:rsidR="00887C6C" w:rsidRDefault="00AE7CDE" w14:paraId="62EBF3C5" w14:textId="017DD6F7">
      <w:pPr>
        <w:keepNext w:val="1"/>
        <w:spacing w:before="120" w:after="0"/>
        <w:jc w:val="center"/>
      </w:pPr>
    </w:p>
    <w:p w:rsidR="00887C6C" w:rsidRDefault="00AE7CDE" w14:paraId="3DBF50F9" w14:textId="77777777">
      <w:pPr>
        <w:pStyle w:val="LeyendaFigura"/>
        <w:keepNext w:val="1"/>
        <w:spacing w:before="60"/>
      </w:pPr>
      <w:r w:rsidR="61AF1559">
        <w:rPr/>
        <w:t>Figura 2.28: “Caso de uso extendido CU-67 – Revirtiendo ajuste (UR-46)”.</w:t>
      </w:r>
    </w:p>
    <w:p w:rsidR="4AD4BBD0" w:rsidP="547F915B" w:rsidRDefault="4AD4BBD0" w14:paraId="170D8541" w14:textId="7ABC165E">
      <w:pPr>
        <w:pStyle w:val="Normal"/>
        <w:keepNext w:val="1"/>
      </w:pPr>
      <w:r w:rsidR="4AD4BBD0">
        <w:drawing>
          <wp:inline wp14:editId="78128999" wp14:anchorId="70623AFE">
            <wp:extent cx="5486400" cy="4348480"/>
            <wp:effectExtent l="0" t="0" r="0" b="0"/>
            <wp:docPr id="962972231" name="Imagen 990018"/>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90018" name="inc3_new_18.png"/>
                    <pic:cNvPicPr/>
                  </pic:nvPicPr>
                  <pic:blipFill>
                    <a:blip xmlns:r="http://schemas.openxmlformats.org/officeDocument/2006/relationships" r:embed="rId34"/>
                    <a:stretch>
                      <a:fillRect/>
                    </a:stretch>
                  </pic:blipFill>
                  <pic:spPr>
                    <a:xfrm>
                      <a:off x="0" y="0"/>
                      <a:ext cx="5486400" cy="4348480"/>
                    </a:xfrm>
                    <a:prstGeom prst="rect">
                      <a:avLst/>
                    </a:prstGeom>
                  </pic:spPr>
                </pic:pic>
              </a:graphicData>
            </a:graphic>
          </wp:inline>
        </w:drawing>
      </w:r>
    </w:p>
    <w:p w:rsidR="00887C6C" w:rsidRDefault="00AE7CDE" w14:paraId="070CF8EF" w14:textId="77777777">
      <w:pPr>
        <w:spacing w:before="60" w:after="240" w:line="240" w:lineRule="auto"/>
        <w:jc w:val="center"/>
      </w:pPr>
      <w:r>
        <w:rPr>
          <w:rFonts w:ascii="Arial" w:hAnsi="Arial" w:eastAsia="Arial" w:cs="Arial"/>
          <w:i/>
          <w:iCs/>
          <w:sz w:val="18"/>
          <w:szCs w:val="18"/>
        </w:rPr>
        <w:t>Fuente: Elaborado por el equipo de proyecto a partir de la especificación UR–ESA del Incremento 3.</w:t>
      </w:r>
    </w:p>
    <w:p w:rsidR="00887C6C" w:rsidP="7A13BAAE" w:rsidRDefault="00AE7CDE" w14:paraId="488D7C85" w14:textId="57CF3D71">
      <w:pPr>
        <w:spacing w:after="240" w:line="360" w:lineRule="auto"/>
        <w:jc w:val="both"/>
      </w:pPr>
      <w:r>
        <w:rPr>
          <w:rFonts w:ascii="Arial" w:hAnsi="Arial" w:eastAsia="Arial" w:cs="Arial"/>
        </w:rPr>
        <w:t>El Administrador selecciona, desde el historial de movimientos, un ajuste de inventario que ya fue confirmado y que no ha sido revertido, y solicita revertirlo. El sistema muestra el detalle del ajuste (SKU, cantidad y fecha) y pide confirmación explícita; luego verifica que quien opera tenga perfil Administrador y que el ajuste no haya sido revertido previamente, restaura en cada producto afectado el stock anterior al ajuste y registra un nuevo movimiento de tipo Reversión. Si el usuario no tiene perfil Administrador, la opción de revertir no está disponible y el sistema bloquea la operación sin modificar el stock; si el ajuste ya fue revertido, el sistema impide una nueva reversión y lo informa. El diagrama representa este flujo como una secuencia de cuatro actividades entre el nodo inicial y el nodo final, con el Administrador como responsable; los flujos alternativos de la Tabla 2.32 no se grafican, ya que el diagrama se limita al flujo normal.</w:t>
      </w:r>
    </w:p>
    <w:p w:rsidR="00887C6C" w:rsidRDefault="00AE7CDE" w14:paraId="4E896727" w14:textId="77777777">
      <w:pPr>
        <w:spacing w:line="360" w:lineRule="auto"/>
        <w:jc w:val="both"/>
      </w:pPr>
      <w:r>
        <w:rPr>
          <w:rFonts w:ascii="Arial" w:hAnsi="Arial" w:eastAsia="Arial" w:cs="Arial"/>
          <w:b/>
          <w:bCs/>
        </w:rPr>
        <w:t xml:space="preserve">Precondición: </w:t>
      </w:r>
      <w:r>
        <w:rPr>
          <w:rFonts w:ascii="Arial" w:hAnsi="Arial" w:eastAsia="Arial" w:cs="Arial"/>
        </w:rPr>
        <w:t>Existe un ajuste previamente confirmado y el usuario posee perfil Administrador.</w:t>
      </w:r>
    </w:p>
    <w:p w:rsidR="00887C6C" w:rsidRDefault="00AE7CDE" w14:paraId="716E2A0B" w14:textId="77777777">
      <w:pPr>
        <w:spacing w:line="360" w:lineRule="auto"/>
        <w:jc w:val="both"/>
      </w:pPr>
      <w:r>
        <w:rPr>
          <w:rFonts w:ascii="Arial" w:hAnsi="Arial" w:eastAsia="Arial" w:cs="Arial"/>
          <w:b/>
          <w:bCs/>
        </w:rPr>
        <w:t xml:space="preserve">Postcondición: </w:t>
      </w:r>
      <w:r>
        <w:rPr>
          <w:rFonts w:ascii="Arial" w:hAnsi="Arial" w:eastAsia="Arial" w:cs="Arial"/>
        </w:rPr>
        <w:t>El stock de los productos afectados vuelve al valor anterior al ajuste y la reversión queda registrada en el historial.</w:t>
      </w:r>
    </w:p>
    <w:p w:rsidR="00887C6C" w:rsidRDefault="00AE7CDE" w14:paraId="21930CE8" w14:textId="77777777">
      <w:pPr>
        <w:spacing w:line="360" w:lineRule="auto"/>
        <w:jc w:val="both"/>
      </w:pPr>
      <w:r>
        <w:rPr>
          <w:rFonts w:ascii="Arial" w:hAnsi="Arial" w:eastAsia="Arial" w:cs="Arial"/>
          <w:b/>
          <w:bCs/>
        </w:rPr>
        <w:t xml:space="preserve">Reglas de negocio: </w:t>
      </w:r>
      <w:r>
        <w:rPr>
          <w:rFonts w:ascii="Arial" w:hAnsi="Arial" w:eastAsia="Arial" w:cs="Arial"/>
        </w:rPr>
        <w:t>Solo el perfil Administrador puede revertir un ajuste. La reversión genera un nuevo movimiento de tipo Reversión. Un ajuste revertido no puede revertirse nuevamente.</w:t>
      </w:r>
    </w:p>
    <w:p w:rsidR="00887C6C" w:rsidRDefault="00AE7CDE" w14:paraId="6D98A12B" w14:textId="32A8FE09">
      <w:pPr>
        <w:keepNext w:val="1"/>
        <w:spacing w:before="120" w:after="0"/>
        <w:jc w:val="center"/>
      </w:pPr>
    </w:p>
    <w:p w:rsidR="00887C6C" w:rsidRDefault="00AE7CDE" w14:paraId="4C0F31FC" w14:textId="77777777">
      <w:pPr>
        <w:pStyle w:val="LeyendaFigura"/>
        <w:keepNext w:val="1"/>
        <w:spacing w:before="60"/>
      </w:pPr>
      <w:r w:rsidR="61AF1559">
        <w:rPr/>
        <w:t>Figura 2.29: “Caso de uso extendido CU-68 – Consultando historial de movimientos (UR-47)”.</w:t>
      </w:r>
    </w:p>
    <w:p w:rsidR="08554786" w:rsidP="547F915B" w:rsidRDefault="08554786" w14:paraId="39E1F07E" w14:textId="0465DB15">
      <w:pPr>
        <w:pStyle w:val="Normal"/>
        <w:keepNext w:val="1"/>
      </w:pPr>
      <w:r w:rsidR="08554786">
        <w:drawing>
          <wp:inline wp14:editId="1BAEC038" wp14:anchorId="4EDB9637">
            <wp:extent cx="5486400" cy="4348480"/>
            <wp:effectExtent l="0" t="0" r="0" b="0"/>
            <wp:docPr id="1676506291" name="Imagen 990019"/>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90019" name="inc3_new_19.png"/>
                    <pic:cNvPicPr/>
                  </pic:nvPicPr>
                  <pic:blipFill>
                    <a:blip xmlns:r="http://schemas.openxmlformats.org/officeDocument/2006/relationships" r:embed="rId35"/>
                    <a:stretch>
                      <a:fillRect/>
                    </a:stretch>
                  </pic:blipFill>
                  <pic:spPr>
                    <a:xfrm>
                      <a:off x="0" y="0"/>
                      <a:ext cx="5486400" cy="4348480"/>
                    </a:xfrm>
                    <a:prstGeom prst="rect">
                      <a:avLst/>
                    </a:prstGeom>
                  </pic:spPr>
                </pic:pic>
              </a:graphicData>
            </a:graphic>
          </wp:inline>
        </w:drawing>
      </w:r>
    </w:p>
    <w:p w:rsidR="00887C6C" w:rsidRDefault="00AE7CDE" w14:paraId="61C201D6" w14:textId="77777777">
      <w:pPr>
        <w:spacing w:before="60" w:after="240" w:line="240" w:lineRule="auto"/>
        <w:jc w:val="center"/>
      </w:pPr>
      <w:r>
        <w:rPr>
          <w:rFonts w:ascii="Arial" w:hAnsi="Arial" w:eastAsia="Arial" w:cs="Arial"/>
          <w:i/>
          <w:iCs/>
          <w:sz w:val="18"/>
          <w:szCs w:val="18"/>
        </w:rPr>
        <w:t>Fuente: Elaborado por el equipo de proyecto a partir de la especificación UR–ESA del Incremento 3.</w:t>
      </w:r>
    </w:p>
    <w:p w:rsidR="00887C6C" w:rsidP="7A13BAAE" w:rsidRDefault="00AE7CDE" w14:paraId="217D2BBB" w14:textId="57CF3D71">
      <w:pPr>
        <w:spacing w:after="240" w:line="360" w:lineRule="auto"/>
        <w:jc w:val="both"/>
        <w:rPr>
          <w:rFonts w:ascii="Arial" w:hAnsi="Arial" w:eastAsia="Arial" w:cs="Arial"/>
        </w:rPr>
      </w:pPr>
      <w:r>
        <w:rPr>
          <w:rFonts w:ascii="Arial" w:hAnsi="Arial" w:eastAsia="Arial" w:cs="Arial"/>
        </w:rPr>
        <w:t>Un usuario autorizado (Administrador, Bodeguero o Cajero) abre el historial de movimientos de inventario e ingresa los filtros que necesite: rango de fechas, SKU o usuario responsable. El sistema consulta los movimientos que cumplen esos criterios y muestra, por cada uno, el tipo de movimiento, la fecha, la hora, el usuario, el SKU, el stock anterior y el stock resultante, siempre en modo de solo lectura. Si no se aplica ningún filtro se muestran todos los movimientos registrados, y si ninguno cumple los criterios indicados el sistema informa que no hay resultados. El diagrama representa este flujo como una secuencia de cuatro actividades entre el nodo inicial y el nodo final, con el usuario autorizado como responsable; los flujos alternativos de la Tabla 2.33 no se grafican, ya que el diagrama se limita al flujo normal.</w:t>
      </w:r>
    </w:p>
    <w:p w:rsidR="00887C6C" w:rsidRDefault="00AE7CDE" w14:paraId="7198AE60" w14:textId="77777777">
      <w:pPr>
        <w:spacing w:line="360" w:lineRule="auto"/>
        <w:jc w:val="both"/>
      </w:pPr>
      <w:r>
        <w:rPr>
          <w:rFonts w:ascii="Arial" w:hAnsi="Arial" w:eastAsia="Arial" w:cs="Arial"/>
          <w:b/>
          <w:bCs/>
        </w:rPr>
        <w:t xml:space="preserve">Precondición: </w:t>
      </w:r>
      <w:r>
        <w:rPr>
          <w:rFonts w:ascii="Arial" w:hAnsi="Arial" w:eastAsia="Arial" w:cs="Arial"/>
        </w:rPr>
        <w:t>Existen movimientos de inventario registrados en el sistema.</w:t>
      </w:r>
    </w:p>
    <w:p w:rsidR="00887C6C" w:rsidRDefault="00AE7CDE" w14:paraId="2309C323" w14:textId="77777777">
      <w:pPr>
        <w:spacing w:line="360" w:lineRule="auto"/>
        <w:jc w:val="both"/>
      </w:pPr>
      <w:r>
        <w:rPr>
          <w:rFonts w:ascii="Arial" w:hAnsi="Arial" w:eastAsia="Arial" w:cs="Arial"/>
          <w:b/>
          <w:bCs/>
        </w:rPr>
        <w:t xml:space="preserve">Postcondición: </w:t>
      </w:r>
      <w:r>
        <w:rPr>
          <w:rFonts w:ascii="Arial" w:hAnsi="Arial" w:eastAsia="Arial" w:cs="Arial"/>
        </w:rPr>
        <w:t>El usuario visualiza el historial completo de movimientos, filtrable según sus criterios de búsqueda.</w:t>
      </w:r>
    </w:p>
    <w:p w:rsidR="00887C6C" w:rsidRDefault="00AE7CDE" w14:paraId="2E2D735D" w14:textId="77777777">
      <w:pPr>
        <w:spacing w:line="360" w:lineRule="auto"/>
        <w:jc w:val="both"/>
      </w:pPr>
      <w:r>
        <w:rPr>
          <w:rFonts w:ascii="Arial" w:hAnsi="Arial" w:eastAsia="Arial" w:cs="Arial"/>
          <w:b/>
          <w:bCs/>
        </w:rPr>
        <w:t xml:space="preserve">Reglas de negocio: </w:t>
      </w:r>
      <w:r>
        <w:rPr>
          <w:rFonts w:ascii="Arial" w:hAnsi="Arial" w:eastAsia="Arial" w:cs="Arial"/>
        </w:rPr>
        <w:t>El historial es de solo lectura. Debe permitir filtrar por rango de fechas, SKU y usuario responsable.</w:t>
      </w:r>
    </w:p>
    <w:p w:rsidR="00887C6C" w:rsidRDefault="00AE7CDE" w14:paraId="2946DB82" w14:textId="62470E4E">
      <w:pPr>
        <w:keepNext w:val="1"/>
        <w:spacing w:before="120" w:after="0"/>
        <w:jc w:val="center"/>
      </w:pPr>
    </w:p>
    <w:p w:rsidR="00887C6C" w:rsidRDefault="00AE7CDE" w14:paraId="6E0202B6" w14:textId="77777777">
      <w:pPr>
        <w:pStyle w:val="LeyendaFigura"/>
        <w:keepNext w:val="1"/>
        <w:spacing w:before="60"/>
      </w:pPr>
      <w:r w:rsidR="61AF1559">
        <w:rPr/>
        <w:t>Figura 2.30: “Caso de uso extendido CU-69 – Consultando stock e historial (UR-56)”.</w:t>
      </w:r>
    </w:p>
    <w:p w:rsidR="7EA53341" w:rsidP="547F915B" w:rsidRDefault="7EA53341" w14:paraId="293A131F" w14:textId="58823A5E">
      <w:pPr>
        <w:pStyle w:val="Normal"/>
        <w:keepNext w:val="1"/>
      </w:pPr>
      <w:r w:rsidR="7EA53341">
        <w:drawing>
          <wp:inline wp14:editId="6882875B" wp14:anchorId="2E273719">
            <wp:extent cx="5486400" cy="4348480"/>
            <wp:effectExtent l="0" t="0" r="0" b="0"/>
            <wp:docPr id="565889825" name="Imagen 990020"/>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90020" name="inc3_new_20.png"/>
                    <pic:cNvPicPr/>
                  </pic:nvPicPr>
                  <pic:blipFill>
                    <a:blip xmlns:r="http://schemas.openxmlformats.org/officeDocument/2006/relationships" r:embed="rId36"/>
                    <a:stretch>
                      <a:fillRect/>
                    </a:stretch>
                  </pic:blipFill>
                  <pic:spPr>
                    <a:xfrm>
                      <a:off x="0" y="0"/>
                      <a:ext cx="5486400" cy="4348480"/>
                    </a:xfrm>
                    <a:prstGeom prst="rect">
                      <a:avLst/>
                    </a:prstGeom>
                  </pic:spPr>
                </pic:pic>
              </a:graphicData>
            </a:graphic>
          </wp:inline>
        </w:drawing>
      </w:r>
    </w:p>
    <w:p w:rsidR="00887C6C" w:rsidRDefault="00AE7CDE" w14:paraId="3C8A2F99" w14:textId="77777777">
      <w:pPr>
        <w:spacing w:before="60" w:after="240" w:line="240" w:lineRule="auto"/>
        <w:jc w:val="center"/>
      </w:pPr>
      <w:r>
        <w:rPr>
          <w:rFonts w:ascii="Arial" w:hAnsi="Arial" w:eastAsia="Arial" w:cs="Arial"/>
          <w:i/>
          <w:iCs/>
          <w:sz w:val="18"/>
          <w:szCs w:val="18"/>
        </w:rPr>
        <w:t>Fuente: Elaborado por el equipo de proyecto a partir de la especificación UR–ESA del Incremento 3.</w:t>
      </w:r>
    </w:p>
    <w:p w:rsidR="00887C6C" w:rsidP="7A13BAAE" w:rsidRDefault="00AE7CDE" w14:paraId="3B7CC2E0" w14:textId="57CF3D71">
      <w:pPr>
        <w:spacing w:after="240" w:line="360" w:lineRule="auto"/>
        <w:jc w:val="both"/>
        <w:rPr>
          <w:rFonts w:ascii="Arial" w:hAnsi="Arial" w:eastAsia="Arial" w:cs="Arial"/>
        </w:rPr>
      </w:pPr>
      <w:r>
        <w:rPr>
          <w:rFonts w:ascii="Arial" w:hAnsi="Arial" w:eastAsia="Arial" w:cs="Arial"/>
        </w:rPr>
        <w:t>El usuario busca y selecciona un producto por SKU o por nombre desde el módulo de inventario. El sistema consulta su stock actual y su unidad de medida, recupera hasta los diez movimientos más recientes de ese producto y muestra ambos resultados juntos, ordenados del más reciente al más antiguo. Si el producto tiene menos de diez movimientos registrados se muestran todos los disponibles, y si la búsqueda no encuentra el producto el sistema lo indica con un mensaje. El diagrama representa este flujo como una secuencia de cuatro actividades entre el nodo inicial y el nodo final, con el usuario autorizado como responsable; los flujos alternativos de la Tabla 2.34 no se grafican, ya que el diagrama se limita al flujo normal.</w:t>
      </w:r>
    </w:p>
    <w:p w:rsidR="00887C6C" w:rsidRDefault="00AE7CDE" w14:paraId="0713EB71" w14:textId="77777777">
      <w:pPr>
        <w:spacing w:line="360" w:lineRule="auto"/>
        <w:jc w:val="both"/>
      </w:pPr>
      <w:r>
        <w:rPr>
          <w:rFonts w:ascii="Arial" w:hAnsi="Arial" w:eastAsia="Arial" w:cs="Arial"/>
          <w:b/>
          <w:bCs/>
        </w:rPr>
        <w:t xml:space="preserve">Precondición: </w:t>
      </w:r>
      <w:r>
        <w:rPr>
          <w:rFonts w:ascii="Arial" w:hAnsi="Arial" w:eastAsia="Arial" w:cs="Arial"/>
        </w:rPr>
        <w:t>El producto existe en el catálogo y posee al menos un movimiento registrado.</w:t>
      </w:r>
    </w:p>
    <w:p w:rsidR="00887C6C" w:rsidRDefault="00AE7CDE" w14:paraId="4AE04FB8" w14:textId="77777777">
      <w:pPr>
        <w:spacing w:line="360" w:lineRule="auto"/>
        <w:jc w:val="both"/>
      </w:pPr>
      <w:r>
        <w:rPr>
          <w:rFonts w:ascii="Arial" w:hAnsi="Arial" w:eastAsia="Arial" w:cs="Arial"/>
          <w:b/>
          <w:bCs/>
        </w:rPr>
        <w:t xml:space="preserve">Postcondición: </w:t>
      </w:r>
      <w:r>
        <w:rPr>
          <w:rFonts w:ascii="Arial" w:hAnsi="Arial" w:eastAsia="Arial" w:cs="Arial"/>
        </w:rPr>
        <w:t>Se despliegan el stock actual y hasta 10 movimientos más recientes asociados al producto.</w:t>
      </w:r>
    </w:p>
    <w:p w:rsidR="00887C6C" w:rsidRDefault="00AE7CDE" w14:paraId="5E60F555" w14:textId="77777777">
      <w:pPr>
        <w:spacing w:line="360" w:lineRule="auto"/>
        <w:jc w:val="both"/>
      </w:pPr>
      <w:r>
        <w:rPr>
          <w:rFonts w:ascii="Arial" w:hAnsi="Arial" w:eastAsia="Arial" w:cs="Arial"/>
          <w:b/>
          <w:bCs/>
        </w:rPr>
        <w:t xml:space="preserve">Reglas de negocio: </w:t>
      </w:r>
      <w:r>
        <w:rPr>
          <w:rFonts w:ascii="Arial" w:hAnsi="Arial" w:eastAsia="Arial" w:cs="Arial"/>
        </w:rPr>
        <w:t>Si el producto tiene menos de 10 movimientos, se muestran todos los disponibles. Los movimientos se ordenan del más reciente al más antiguo.</w:t>
      </w:r>
    </w:p>
    <w:p w:rsidR="00887C6C" w:rsidRDefault="00AE7CDE" w14:paraId="5997CC1D" w14:textId="529D53A8">
      <w:pPr>
        <w:keepNext w:val="1"/>
        <w:spacing w:before="120" w:after="0"/>
        <w:jc w:val="center"/>
      </w:pPr>
    </w:p>
    <w:p w:rsidR="00887C6C" w:rsidRDefault="00AE7CDE" w14:paraId="5AC862C9" w14:textId="77777777">
      <w:pPr>
        <w:pStyle w:val="LeyendaFigura"/>
        <w:keepNext w:val="1"/>
        <w:spacing w:before="60"/>
      </w:pPr>
      <w:r w:rsidR="61AF1559">
        <w:rPr/>
        <w:t>Figura 2.31: “Caso de uso extendido CU-70 – Generando reporte de stock (UR-57)”.</w:t>
      </w:r>
    </w:p>
    <w:p w:rsidR="7A0AA1B9" w:rsidP="547F915B" w:rsidRDefault="7A0AA1B9" w14:paraId="68CB0FF3" w14:textId="3D97E4C8">
      <w:pPr>
        <w:pStyle w:val="Normal"/>
        <w:keepNext w:val="1"/>
      </w:pPr>
      <w:r w:rsidR="7A0AA1B9">
        <w:drawing>
          <wp:inline wp14:editId="0A3DE8C9" wp14:anchorId="632C1D48">
            <wp:extent cx="5486400" cy="4348480"/>
            <wp:effectExtent l="0" t="0" r="0" b="0"/>
            <wp:docPr id="1360763289" name="Imagen 99002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90021" name="inc3_new_21.png"/>
                    <pic:cNvPicPr/>
                  </pic:nvPicPr>
                  <pic:blipFill>
                    <a:blip xmlns:r="http://schemas.openxmlformats.org/officeDocument/2006/relationships" r:embed="rId37"/>
                    <a:stretch>
                      <a:fillRect/>
                    </a:stretch>
                  </pic:blipFill>
                  <pic:spPr>
                    <a:xfrm>
                      <a:off x="0" y="0"/>
                      <a:ext cx="5486400" cy="4348480"/>
                    </a:xfrm>
                    <a:prstGeom prst="rect">
                      <a:avLst/>
                    </a:prstGeom>
                  </pic:spPr>
                </pic:pic>
              </a:graphicData>
            </a:graphic>
          </wp:inline>
        </w:drawing>
      </w:r>
    </w:p>
    <w:p w:rsidR="00887C6C" w:rsidRDefault="00AE7CDE" w14:paraId="195AE050" w14:textId="77777777">
      <w:pPr>
        <w:spacing w:before="60" w:after="240" w:line="240" w:lineRule="auto"/>
        <w:jc w:val="center"/>
      </w:pPr>
      <w:r>
        <w:rPr>
          <w:rFonts w:ascii="Arial" w:hAnsi="Arial" w:eastAsia="Arial" w:cs="Arial"/>
          <w:i/>
          <w:iCs/>
          <w:sz w:val="18"/>
          <w:szCs w:val="18"/>
        </w:rPr>
        <w:t>Fuente: Elaborado por el equipo de proyecto a partir de la especificación UR–ESA del Incremento 3.</w:t>
      </w:r>
    </w:p>
    <w:p w:rsidR="00887C6C" w:rsidP="7A13BAAE" w:rsidRDefault="00AE7CDE" w14:paraId="782ADAC1" w14:textId="57CF3D71">
      <w:pPr>
        <w:spacing w:after="240" w:line="360" w:lineRule="auto"/>
        <w:jc w:val="both"/>
        <w:rPr>
          <w:rFonts w:ascii="Arial" w:hAnsi="Arial" w:eastAsia="Arial" w:cs="Arial"/>
        </w:rPr>
      </w:pPr>
      <w:r>
        <w:rPr>
          <w:rFonts w:ascii="Arial" w:hAnsi="Arial" w:eastAsia="Arial" w:cs="Arial"/>
        </w:rPr>
        <w:t>El usuario abre el módulo de reportes y selecciona el reporte de stock. El sistema consulta los productos que se encuentran en estado Activo y construye el reporte con SKU, nombre, unidad de medida y stock actual de cada uno, mostrándolo en pantalla y habilitando su exportación a Excel (CU-74). Cuando el reporte no arroja resultados, la exportación permanece deshabilitada. El diagrama representa este flujo como una secuencia de cuatro actividades entre el nodo inicial y el nodo final, con el usuario autorizado como responsable; los flujos alternativos de la Tabla 2.35 no se grafican, ya que el diagrama se limita al flujo normal.</w:t>
      </w:r>
    </w:p>
    <w:p w:rsidR="00887C6C" w:rsidRDefault="00AE7CDE" w14:paraId="708AF39D" w14:textId="77777777">
      <w:pPr>
        <w:spacing w:line="360" w:lineRule="auto"/>
        <w:jc w:val="both"/>
      </w:pPr>
      <w:r>
        <w:rPr>
          <w:rFonts w:ascii="Arial" w:hAnsi="Arial" w:eastAsia="Arial" w:cs="Arial"/>
          <w:b/>
          <w:bCs/>
        </w:rPr>
        <w:t xml:space="preserve">Precondición: </w:t>
      </w:r>
      <w:r>
        <w:rPr>
          <w:rFonts w:ascii="Arial" w:hAnsi="Arial" w:eastAsia="Arial" w:cs="Arial"/>
        </w:rPr>
        <w:t>Existen productos con estado Activo registrados en el catálogo.</w:t>
      </w:r>
    </w:p>
    <w:p w:rsidR="00887C6C" w:rsidRDefault="00AE7CDE" w14:paraId="1FF37148" w14:textId="77777777">
      <w:pPr>
        <w:spacing w:line="360" w:lineRule="auto"/>
        <w:jc w:val="both"/>
      </w:pPr>
      <w:r>
        <w:rPr>
          <w:rFonts w:ascii="Arial" w:hAnsi="Arial" w:eastAsia="Arial" w:cs="Arial"/>
          <w:b/>
          <w:bCs/>
        </w:rPr>
        <w:t xml:space="preserve">Postcondición: </w:t>
      </w:r>
      <w:r>
        <w:rPr>
          <w:rFonts w:ascii="Arial" w:hAnsi="Arial" w:eastAsia="Arial" w:cs="Arial"/>
        </w:rPr>
        <w:t>Se genera el reporte de stock actual, disponible para exportación mediante UR-61.</w:t>
      </w:r>
    </w:p>
    <w:p w:rsidR="00887C6C" w:rsidRDefault="00AE7CDE" w14:paraId="7815CEBD" w14:textId="77777777">
      <w:pPr>
        <w:spacing w:line="360" w:lineRule="auto"/>
        <w:jc w:val="both"/>
      </w:pPr>
      <w:r>
        <w:rPr>
          <w:rFonts w:ascii="Arial" w:hAnsi="Arial" w:eastAsia="Arial" w:cs="Arial"/>
          <w:b/>
          <w:bCs/>
        </w:rPr>
        <w:t xml:space="preserve">Reglas de negocio: </w:t>
      </w:r>
      <w:r>
        <w:rPr>
          <w:rFonts w:ascii="Arial" w:hAnsi="Arial" w:eastAsia="Arial" w:cs="Arial"/>
        </w:rPr>
        <w:t>Solo se incluyen productos en estado Activo. El reporte debe mostrar SKU, nombre, unidad de medida y stock actual.</w:t>
      </w:r>
    </w:p>
    <w:p w:rsidR="00887C6C" w:rsidRDefault="00AE7CDE" w14:paraId="110FFD37" w14:textId="695F5702">
      <w:pPr>
        <w:keepNext w:val="1"/>
        <w:spacing w:before="120" w:after="0"/>
        <w:jc w:val="center"/>
      </w:pPr>
    </w:p>
    <w:p w:rsidR="00887C6C" w:rsidRDefault="00AE7CDE" w14:paraId="0E84A4FB" w14:textId="77777777">
      <w:pPr>
        <w:pStyle w:val="LeyendaFigura"/>
        <w:keepNext w:val="1"/>
        <w:spacing w:before="60"/>
      </w:pPr>
      <w:r w:rsidR="61AF1559">
        <w:rPr/>
        <w:t>Figura 2.32: “Caso de uso extendido CU-71 – Reportando equivalencias faltantes (UR-58)”.</w:t>
      </w:r>
    </w:p>
    <w:p w:rsidR="04007247" w:rsidP="547F915B" w:rsidRDefault="04007247" w14:paraId="6462A5E3" w14:textId="201D6F5A">
      <w:pPr>
        <w:pStyle w:val="Normal"/>
        <w:keepNext w:val="1"/>
      </w:pPr>
      <w:r w:rsidR="04007247">
        <w:drawing>
          <wp:inline wp14:editId="360F5EF0" wp14:anchorId="5D8D5516">
            <wp:extent cx="5486400" cy="4348480"/>
            <wp:effectExtent l="0" t="0" r="0" b="0"/>
            <wp:docPr id="115244788" name="Imagen 990022"/>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90022" name="inc3_new_22.png"/>
                    <pic:cNvPicPr/>
                  </pic:nvPicPr>
                  <pic:blipFill>
                    <a:blip xmlns:r="http://schemas.openxmlformats.org/officeDocument/2006/relationships" r:embed="rId38"/>
                    <a:stretch>
                      <a:fillRect/>
                    </a:stretch>
                  </pic:blipFill>
                  <pic:spPr>
                    <a:xfrm>
                      <a:off x="0" y="0"/>
                      <a:ext cx="5486400" cy="4348480"/>
                    </a:xfrm>
                    <a:prstGeom prst="rect">
                      <a:avLst/>
                    </a:prstGeom>
                  </pic:spPr>
                </pic:pic>
              </a:graphicData>
            </a:graphic>
          </wp:inline>
        </w:drawing>
      </w:r>
    </w:p>
    <w:p w:rsidR="00887C6C" w:rsidRDefault="00AE7CDE" w14:paraId="25717A02" w14:textId="77777777">
      <w:pPr>
        <w:spacing w:before="60" w:after="240" w:line="240" w:lineRule="auto"/>
        <w:jc w:val="center"/>
      </w:pPr>
      <w:r>
        <w:rPr>
          <w:rFonts w:ascii="Arial" w:hAnsi="Arial" w:eastAsia="Arial" w:cs="Arial"/>
          <w:i/>
          <w:iCs/>
          <w:sz w:val="18"/>
          <w:szCs w:val="18"/>
        </w:rPr>
        <w:t>Fuente: Elaborado por el equipo de proyecto a partir de la especificación UR–ESA del Incremento 3.</w:t>
      </w:r>
    </w:p>
    <w:p w:rsidR="00887C6C" w:rsidP="7A13BAAE" w:rsidRDefault="00AE7CDE" w14:paraId="5FDABA95" w14:textId="57CF3D71">
      <w:pPr>
        <w:spacing w:after="240" w:line="360" w:lineRule="auto"/>
        <w:jc w:val="both"/>
        <w:rPr>
          <w:rFonts w:ascii="Arial" w:hAnsi="Arial" w:eastAsia="Arial" w:cs="Arial"/>
        </w:rPr>
      </w:pPr>
      <w:r>
        <w:rPr>
          <w:rFonts w:ascii="Arial" w:hAnsi="Arial" w:eastAsia="Arial" w:cs="Arial"/>
        </w:rPr>
        <w:t>Este reporte identifica qué proveedores no tienen registrada una equivalencia de SKU vigente: el sistema cruza los códigos internos de proveedor con la tabla de equivalencias y muestra el nombre del proveedor, el código interno y el nombre del producto para cada caso pendiente. Desde ahí, el usuario puede navegar directamente al módulo de equivalencias para registrar la corrección, según sus permisos. Si el reporte no arroja resultados, la exportación a Excel permanece deshabilitada. El diagrama representa este flujo como una secuencia de cuatro actividades entre el nodo inicial y el nodo final, con el usuario autorizado como responsable; los flujos alternativos de la Tabla 2.36 no se grafican, ya que el diagrama se limita al flujo normal.</w:t>
      </w:r>
    </w:p>
    <w:p w:rsidR="00887C6C" w:rsidRDefault="00AE7CDE" w14:paraId="2870CD94" w14:textId="77777777">
      <w:pPr>
        <w:spacing w:line="360" w:lineRule="auto"/>
        <w:jc w:val="both"/>
      </w:pPr>
      <w:r>
        <w:rPr>
          <w:rFonts w:ascii="Arial" w:hAnsi="Arial" w:eastAsia="Arial" w:cs="Arial"/>
          <w:b/>
          <w:bCs/>
        </w:rPr>
        <w:t xml:space="preserve">Precondición: </w:t>
      </w:r>
      <w:r>
        <w:rPr>
          <w:rFonts w:ascii="Arial" w:hAnsi="Arial" w:eastAsia="Arial" w:cs="Arial"/>
        </w:rPr>
        <w:t>Existen códigos internos de proveedor registrados sin una equivalencia SKU vigente.</w:t>
      </w:r>
    </w:p>
    <w:p w:rsidR="00887C6C" w:rsidRDefault="00AE7CDE" w14:paraId="60242EF6" w14:textId="77777777">
      <w:pPr>
        <w:spacing w:line="360" w:lineRule="auto"/>
        <w:jc w:val="both"/>
      </w:pPr>
      <w:r>
        <w:rPr>
          <w:rFonts w:ascii="Arial" w:hAnsi="Arial" w:eastAsia="Arial" w:cs="Arial"/>
          <w:b/>
          <w:bCs/>
        </w:rPr>
        <w:t xml:space="preserve">Postcondición: </w:t>
      </w:r>
      <w:r>
        <w:rPr>
          <w:rFonts w:ascii="Arial" w:hAnsi="Arial" w:eastAsia="Arial" w:cs="Arial"/>
        </w:rPr>
        <w:t>El reporte muestra la totalidad de códigos internos pendientes de homologación.</w:t>
      </w:r>
    </w:p>
    <w:p w:rsidR="00887C6C" w:rsidRDefault="00AE7CDE" w14:paraId="683B60BF" w14:textId="77777777">
      <w:pPr>
        <w:spacing w:line="360" w:lineRule="auto"/>
        <w:jc w:val="both"/>
      </w:pPr>
      <w:r>
        <w:rPr>
          <w:rFonts w:ascii="Arial" w:hAnsi="Arial" w:eastAsia="Arial" w:cs="Arial"/>
          <w:b/>
          <w:bCs/>
        </w:rPr>
        <w:t xml:space="preserve">Reglas de negocio: </w:t>
      </w:r>
      <w:r>
        <w:rPr>
          <w:rFonts w:ascii="Arial" w:hAnsi="Arial" w:eastAsia="Arial" w:cs="Arial"/>
        </w:rPr>
        <w:t>Solo se listan los códigos internos sin equivalencia SKU registrada. El reporte debe permitir navegar directamente al módulo de equivalencias para su corrección.</w:t>
      </w:r>
    </w:p>
    <w:p w:rsidR="00887C6C" w:rsidRDefault="00AE7CDE" w14:paraId="6B699379" w14:textId="4D6C521C">
      <w:pPr>
        <w:keepNext w:val="1"/>
        <w:spacing w:before="120" w:after="0"/>
        <w:jc w:val="center"/>
      </w:pPr>
    </w:p>
    <w:p w:rsidR="00887C6C" w:rsidRDefault="00AE7CDE" w14:paraId="51AB71A2" w14:textId="77777777">
      <w:pPr>
        <w:pStyle w:val="LeyendaFigura"/>
        <w:keepNext w:val="1"/>
        <w:spacing w:before="60"/>
      </w:pPr>
      <w:r w:rsidR="61AF1559">
        <w:rPr/>
        <w:t>Figura 2.33: “Caso de uso extendido CU-72 – Generando reporte de facturas (UR-59)”.</w:t>
      </w:r>
    </w:p>
    <w:p w:rsidR="6C168D46" w:rsidP="547F915B" w:rsidRDefault="6C168D46" w14:paraId="7991318D" w14:textId="41A063A4">
      <w:pPr>
        <w:pStyle w:val="Normal"/>
        <w:keepNext w:val="1"/>
      </w:pPr>
      <w:r w:rsidR="6C168D46">
        <w:drawing>
          <wp:inline wp14:editId="3800CC15" wp14:anchorId="6E5BE0FE">
            <wp:extent cx="5486400" cy="4348480"/>
            <wp:effectExtent l="0" t="0" r="0" b="0"/>
            <wp:docPr id="1759924247" name="Imagen 990023"/>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90023" name="inc3_new_23.png"/>
                    <pic:cNvPicPr/>
                  </pic:nvPicPr>
                  <pic:blipFill>
                    <a:blip xmlns:r="http://schemas.openxmlformats.org/officeDocument/2006/relationships" r:embed="rId39"/>
                    <a:stretch>
                      <a:fillRect/>
                    </a:stretch>
                  </pic:blipFill>
                  <pic:spPr>
                    <a:xfrm>
                      <a:off x="0" y="0"/>
                      <a:ext cx="5486400" cy="4348480"/>
                    </a:xfrm>
                    <a:prstGeom prst="rect">
                      <a:avLst/>
                    </a:prstGeom>
                  </pic:spPr>
                </pic:pic>
              </a:graphicData>
            </a:graphic>
          </wp:inline>
        </w:drawing>
      </w:r>
    </w:p>
    <w:p w:rsidR="00887C6C" w:rsidRDefault="00AE7CDE" w14:paraId="074BD78D" w14:textId="77777777">
      <w:pPr>
        <w:spacing w:before="60" w:after="240" w:line="240" w:lineRule="auto"/>
        <w:jc w:val="center"/>
      </w:pPr>
      <w:r>
        <w:rPr>
          <w:rFonts w:ascii="Arial" w:hAnsi="Arial" w:eastAsia="Arial" w:cs="Arial"/>
          <w:i/>
          <w:iCs/>
          <w:sz w:val="18"/>
          <w:szCs w:val="18"/>
        </w:rPr>
        <w:t>Fuente: Elaborado por el equipo de proyecto a partir de la especificación UR–ESA del Incremento 3.</w:t>
      </w:r>
    </w:p>
    <w:p w:rsidR="00887C6C" w:rsidP="7A13BAAE" w:rsidRDefault="00AE7CDE" w14:paraId="6027BEE9" w14:textId="57CF3D71">
      <w:pPr>
        <w:spacing w:after="240" w:line="360" w:lineRule="auto"/>
        <w:jc w:val="both"/>
        <w:rPr>
          <w:rFonts w:ascii="Arial" w:hAnsi="Arial" w:eastAsia="Arial" w:cs="Arial"/>
        </w:rPr>
      </w:pPr>
      <w:r>
        <w:rPr>
          <w:rFonts w:ascii="Arial" w:hAnsi="Arial" w:eastAsia="Arial" w:cs="Arial"/>
        </w:rPr>
        <w:t>El usuario define un estado, un rango de fechas o ambos como filtros para el reporte de facturas. El sistema consulta las facturas que cumplen esas condiciones, calcula en el momento la cantidad de ítems observados de cada una, y presenta el número de factura, el proveedor, la fecha de emisión, el estado y la cantidad de ítems observados. Si el reporte no arroja resultados, la exportación a Excel permanece deshabilitada. El diagrama representa este flujo como una secuencia de cuatro actividades entre el nodo inicial y el nodo final, con el usuario autorizado como responsable; los flujos alternativos de la Tabla 2.37 no se grafican, ya que el diagrama se limita al flujo normal.</w:t>
      </w:r>
    </w:p>
    <w:p w:rsidR="00887C6C" w:rsidRDefault="00AE7CDE" w14:paraId="3ECB3AAB" w14:textId="77777777">
      <w:pPr>
        <w:spacing w:line="360" w:lineRule="auto"/>
        <w:jc w:val="both"/>
      </w:pPr>
      <w:r>
        <w:rPr>
          <w:rFonts w:ascii="Arial" w:hAnsi="Arial" w:eastAsia="Arial" w:cs="Arial"/>
          <w:b/>
          <w:bCs/>
        </w:rPr>
        <w:t xml:space="preserve">Precondición: </w:t>
      </w:r>
      <w:r>
        <w:rPr>
          <w:rFonts w:ascii="Arial" w:hAnsi="Arial" w:eastAsia="Arial" w:cs="Arial"/>
        </w:rPr>
        <w:t>Existen facturas registradas en el sistema.</w:t>
      </w:r>
    </w:p>
    <w:p w:rsidR="00887C6C" w:rsidRDefault="00AE7CDE" w14:paraId="36026F93" w14:textId="77777777">
      <w:pPr>
        <w:spacing w:line="360" w:lineRule="auto"/>
        <w:jc w:val="both"/>
      </w:pPr>
      <w:r>
        <w:rPr>
          <w:rFonts w:ascii="Arial" w:hAnsi="Arial" w:eastAsia="Arial" w:cs="Arial"/>
          <w:b/>
          <w:bCs/>
        </w:rPr>
        <w:t xml:space="preserve">Postcondición: </w:t>
      </w:r>
      <w:r>
        <w:rPr>
          <w:rFonts w:ascii="Arial" w:hAnsi="Arial" w:eastAsia="Arial" w:cs="Arial"/>
        </w:rPr>
        <w:t>El reporte despliega las facturas que cumplen los filtros de estado y fecha aplicados.</w:t>
      </w:r>
    </w:p>
    <w:p w:rsidR="00887C6C" w:rsidRDefault="00AE7CDE" w14:paraId="0703F7D8" w14:textId="77777777">
      <w:pPr>
        <w:spacing w:line="360" w:lineRule="auto"/>
        <w:jc w:val="both"/>
      </w:pPr>
      <w:r>
        <w:rPr>
          <w:rFonts w:ascii="Arial" w:hAnsi="Arial" w:eastAsia="Arial" w:cs="Arial"/>
          <w:b/>
          <w:bCs/>
        </w:rPr>
        <w:t xml:space="preserve">Reglas de negocio: </w:t>
      </w:r>
      <w:r>
        <w:rPr>
          <w:rFonts w:ascii="Arial" w:hAnsi="Arial" w:eastAsia="Arial" w:cs="Arial"/>
        </w:rPr>
        <w:t>Los filtros de estado y rango de fechas son combinables. La cantidad de ítems observados se calcula en tiempo real al generar el reporte.</w:t>
      </w:r>
    </w:p>
    <w:p w:rsidR="00887C6C" w:rsidRDefault="00AE7CDE" w14:paraId="3FE9F23F" w14:textId="1D166476">
      <w:pPr>
        <w:keepNext w:val="1"/>
        <w:spacing w:before="120" w:after="0"/>
        <w:jc w:val="center"/>
      </w:pPr>
    </w:p>
    <w:p w:rsidR="00887C6C" w:rsidRDefault="00AE7CDE" w14:paraId="0E4C524B" w14:textId="77777777">
      <w:pPr>
        <w:pStyle w:val="LeyendaFigura"/>
        <w:keepNext w:val="1"/>
        <w:spacing w:before="60"/>
      </w:pPr>
      <w:r w:rsidR="61AF1559">
        <w:rPr/>
        <w:t>Figura 2.34: “Caso de uso extendido CU-73 – Generando reporte de movimientos (UR-60)”.</w:t>
      </w:r>
    </w:p>
    <w:p w:rsidR="74056225" w:rsidP="547F915B" w:rsidRDefault="74056225" w14:paraId="396F23B5" w14:textId="70C75B52">
      <w:pPr>
        <w:pStyle w:val="Normal"/>
        <w:keepNext w:val="1"/>
      </w:pPr>
      <w:r w:rsidR="74056225">
        <w:drawing>
          <wp:inline wp14:editId="44603165" wp14:anchorId="4AF6D8B6">
            <wp:extent cx="5486400" cy="4348480"/>
            <wp:effectExtent l="0" t="0" r="0" b="0"/>
            <wp:docPr id="423312909" name="Imagen 990024"/>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90024" name="inc3_new_24.png"/>
                    <pic:cNvPicPr/>
                  </pic:nvPicPr>
                  <pic:blipFill>
                    <a:blip xmlns:r="http://schemas.openxmlformats.org/officeDocument/2006/relationships" r:embed="rId40"/>
                    <a:stretch>
                      <a:fillRect/>
                    </a:stretch>
                  </pic:blipFill>
                  <pic:spPr>
                    <a:xfrm>
                      <a:off x="0" y="0"/>
                      <a:ext cx="5486400" cy="4348480"/>
                    </a:xfrm>
                    <a:prstGeom prst="rect">
                      <a:avLst/>
                    </a:prstGeom>
                  </pic:spPr>
                </pic:pic>
              </a:graphicData>
            </a:graphic>
          </wp:inline>
        </w:drawing>
      </w:r>
    </w:p>
    <w:p w:rsidR="00887C6C" w:rsidRDefault="00AE7CDE" w14:paraId="7DC3B052" w14:textId="77777777">
      <w:pPr>
        <w:spacing w:before="60" w:after="240" w:line="240" w:lineRule="auto"/>
        <w:jc w:val="center"/>
      </w:pPr>
      <w:r>
        <w:rPr>
          <w:rFonts w:ascii="Arial" w:hAnsi="Arial" w:eastAsia="Arial" w:cs="Arial"/>
          <w:i/>
          <w:iCs/>
          <w:sz w:val="18"/>
          <w:szCs w:val="18"/>
        </w:rPr>
        <w:t>Fuente: Elaborado por el equipo de proyecto a partir de la especificación UR–ESA del Incremento 3.</w:t>
      </w:r>
    </w:p>
    <w:p w:rsidR="00887C6C" w:rsidP="7A13BAAE" w:rsidRDefault="00AE7CDE" w14:paraId="65108477" w14:textId="4FE81227">
      <w:pPr>
        <w:spacing w:after="240" w:line="360" w:lineRule="auto"/>
        <w:jc w:val="both"/>
        <w:rPr>
          <w:rFonts w:ascii="Arial" w:hAnsi="Arial" w:eastAsia="Arial" w:cs="Arial"/>
        </w:rPr>
      </w:pPr>
      <w:r>
        <w:rPr>
          <w:rFonts w:ascii="Arial" w:hAnsi="Arial" w:eastAsia="Arial" w:cs="Arial"/>
        </w:rPr>
        <w:t>El usuario selecciona el reporte de movimientos e ingresa un rango de fechas, que es obligatorio. El sistema consulta los movimientos ocurridos dentro de ese rango incluyendo compras, ventas, ajustes y reversiones y muestra fecha, hora, tipo de movimiento, SKU, nombre del producto, cantidad aplicada y usuario responsable de cada uno. Si no se ingresa el rango de fechas el sistema no genera el reporte, ya que el filtro es obligatorio, y si el resultado queda vacío la exportación a Excel permanece deshabilitada. El diagrama representa este flujo como una secuencia de cuatro actividades entre el nodo inicial y el nodo final, con el usuario autorizado como responsable; los flujos alternativos de la Tabla 2.38 no se grafican, ya que el diagrama se limita al flujo normal.</w:t>
      </w:r>
    </w:p>
    <w:p w:rsidR="00887C6C" w:rsidRDefault="00AE7CDE" w14:paraId="1F4BC438" w14:textId="77777777">
      <w:pPr>
        <w:spacing w:line="360" w:lineRule="auto"/>
        <w:jc w:val="both"/>
      </w:pPr>
      <w:r>
        <w:rPr>
          <w:rFonts w:ascii="Arial" w:hAnsi="Arial" w:eastAsia="Arial" w:cs="Arial"/>
          <w:b/>
          <w:bCs/>
        </w:rPr>
        <w:t xml:space="preserve">Precondición: </w:t>
      </w:r>
      <w:r>
        <w:rPr>
          <w:rFonts w:ascii="Arial" w:hAnsi="Arial" w:eastAsia="Arial" w:cs="Arial"/>
        </w:rPr>
        <w:t>Existen movimientos de inventario registrados en el sistema.</w:t>
      </w:r>
    </w:p>
    <w:p w:rsidR="00887C6C" w:rsidRDefault="00AE7CDE" w14:paraId="524B0ABA" w14:textId="77777777">
      <w:pPr>
        <w:spacing w:line="360" w:lineRule="auto"/>
        <w:jc w:val="both"/>
      </w:pPr>
      <w:r>
        <w:rPr>
          <w:rFonts w:ascii="Arial" w:hAnsi="Arial" w:eastAsia="Arial" w:cs="Arial"/>
          <w:b/>
          <w:bCs/>
        </w:rPr>
        <w:t xml:space="preserve">Postcondición: </w:t>
      </w:r>
      <w:r>
        <w:rPr>
          <w:rFonts w:ascii="Arial" w:hAnsi="Arial" w:eastAsia="Arial" w:cs="Arial"/>
        </w:rPr>
        <w:t>El reporte despliega los movimientos que cumplen el rango de fechas indicado.</w:t>
      </w:r>
    </w:p>
    <w:p w:rsidR="00887C6C" w:rsidRDefault="00AE7CDE" w14:paraId="6B18CAC4" w14:textId="77777777">
      <w:pPr>
        <w:spacing w:line="360" w:lineRule="auto"/>
        <w:jc w:val="both"/>
      </w:pPr>
      <w:r>
        <w:rPr>
          <w:rFonts w:ascii="Arial" w:hAnsi="Arial" w:eastAsia="Arial" w:cs="Arial"/>
          <w:b/>
          <w:bCs/>
        </w:rPr>
        <w:t xml:space="preserve">Reglas de negocio: </w:t>
      </w:r>
      <w:r>
        <w:rPr>
          <w:rFonts w:ascii="Arial" w:hAnsi="Arial" w:eastAsia="Arial" w:cs="Arial"/>
        </w:rPr>
        <w:t>El filtro de rango de fechas es obligatorio para generar el reporte. El reporte incluye todos los tipos de movimiento: compra, venta, ajuste y reversión.</w:t>
      </w:r>
    </w:p>
    <w:p w:rsidR="00887C6C" w:rsidRDefault="00AE7CDE" w14:paraId="1F72F646" w14:textId="1E16B231">
      <w:pPr>
        <w:keepNext w:val="1"/>
        <w:spacing w:before="120" w:after="0"/>
        <w:jc w:val="center"/>
      </w:pPr>
    </w:p>
    <w:p w:rsidR="00887C6C" w:rsidRDefault="00AE7CDE" w14:paraId="165D545C" w14:textId="77777777">
      <w:pPr>
        <w:pStyle w:val="LeyendaFigura"/>
        <w:keepNext w:val="1"/>
        <w:spacing w:before="60"/>
      </w:pPr>
      <w:r w:rsidR="61AF1559">
        <w:rPr/>
        <w:t>Figura 2.35: “Caso de uso extendido CU-74 – Exportando reportes a Excel (UR-61)”.</w:t>
      </w:r>
    </w:p>
    <w:p w:rsidR="5A2C9F09" w:rsidP="547F915B" w:rsidRDefault="5A2C9F09" w14:paraId="0F7D8796" w14:textId="10A3834B">
      <w:pPr>
        <w:pStyle w:val="Normal"/>
        <w:keepNext w:val="1"/>
      </w:pPr>
      <w:r w:rsidR="5A2C9F09">
        <w:drawing>
          <wp:inline wp14:editId="11994760" wp14:anchorId="5B0FD510">
            <wp:extent cx="5486400" cy="4348480"/>
            <wp:effectExtent l="0" t="0" r="0" b="0"/>
            <wp:docPr id="889829517" name="Imagen 990025"/>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90025" name="inc3_new_25.png"/>
                    <pic:cNvPicPr/>
                  </pic:nvPicPr>
                  <pic:blipFill>
                    <a:blip xmlns:r="http://schemas.openxmlformats.org/officeDocument/2006/relationships" r:embed="rId41"/>
                    <a:stretch>
                      <a:fillRect/>
                    </a:stretch>
                  </pic:blipFill>
                  <pic:spPr>
                    <a:xfrm>
                      <a:off x="0" y="0"/>
                      <a:ext cx="5486400" cy="4348480"/>
                    </a:xfrm>
                    <a:prstGeom prst="rect">
                      <a:avLst/>
                    </a:prstGeom>
                  </pic:spPr>
                </pic:pic>
              </a:graphicData>
            </a:graphic>
          </wp:inline>
        </w:drawing>
      </w:r>
    </w:p>
    <w:p w:rsidR="00887C6C" w:rsidRDefault="00AE7CDE" w14:paraId="6ED86C0B" w14:textId="77777777">
      <w:pPr>
        <w:spacing w:before="60" w:after="240" w:line="240" w:lineRule="auto"/>
        <w:jc w:val="center"/>
      </w:pPr>
      <w:r>
        <w:rPr>
          <w:rFonts w:ascii="Arial" w:hAnsi="Arial" w:eastAsia="Arial" w:cs="Arial"/>
          <w:i/>
          <w:iCs/>
          <w:sz w:val="18"/>
          <w:szCs w:val="18"/>
        </w:rPr>
        <w:t>Fuente: Elaborado por el equipo de proyecto a partir de la especificación UR–ESA del Incremento 3.</w:t>
      </w:r>
    </w:p>
    <w:p w:rsidR="00887C6C" w:rsidP="7A13BAAE" w:rsidRDefault="00AE7CDE" w14:paraId="2C4BDCD2" w14:textId="57CF3D71">
      <w:pPr>
        <w:spacing w:after="240" w:line="360" w:lineRule="auto"/>
        <w:jc w:val="both"/>
        <w:rPr>
          <w:rFonts w:ascii="Arial" w:hAnsi="Arial" w:eastAsia="Arial" w:cs="Arial"/>
        </w:rPr>
      </w:pPr>
      <w:r>
        <w:rPr>
          <w:rFonts w:ascii="Arial" w:hAnsi="Arial" w:eastAsia="Arial" w:cs="Arial"/>
        </w:rPr>
        <w:t>Una vez que el usuario tiene en pantalla uno de los reportes de CU-70 a CU-73 con resultados, solicita exportarlo a Excel. El sistema verifica que el reporte tenga resultados, genera un archivo .xlsx con el contenido exacto del reporte —respetando los filtros aplicados— y lo entrega, registrando la exportación en la bitácora de auditoría (CU-66). Si el reporte no arrojó resultados el botón de exportación permanece deshabilitado, y si ocurre un error al generar el archivo el sistema lo informa y la operación fallida también queda registrada. El diagrama representa este flujo como una secuencia de cuatro actividades entre el nodo inicial y el nodo final, con el usuario autorizado como responsable; los flujos alternativos de la Tabla 2.39 no se grafican, ya que el diagrama se limita al flujo normal.</w:t>
      </w:r>
    </w:p>
    <w:p w:rsidR="00887C6C" w:rsidRDefault="00AE7CDE" w14:paraId="2F8E57EE" w14:textId="77777777">
      <w:pPr>
        <w:spacing w:line="360" w:lineRule="auto"/>
        <w:jc w:val="both"/>
      </w:pPr>
      <w:r>
        <w:rPr>
          <w:rFonts w:ascii="Arial" w:hAnsi="Arial" w:eastAsia="Arial" w:cs="Arial"/>
          <w:b/>
          <w:bCs/>
        </w:rPr>
        <w:t xml:space="preserve">Precondición: </w:t>
      </w:r>
      <w:r>
        <w:rPr>
          <w:rFonts w:ascii="Arial" w:hAnsi="Arial" w:eastAsia="Arial" w:cs="Arial"/>
        </w:rPr>
        <w:t>Se generó previamente en pantalla uno de los cuatro reportes (UR-57 a UR-60).</w:t>
      </w:r>
    </w:p>
    <w:p w:rsidR="00887C6C" w:rsidRDefault="00AE7CDE" w14:paraId="1DD56E44" w14:textId="77777777">
      <w:pPr>
        <w:spacing w:line="360" w:lineRule="auto"/>
        <w:jc w:val="both"/>
      </w:pPr>
      <w:r>
        <w:rPr>
          <w:rFonts w:ascii="Arial" w:hAnsi="Arial" w:eastAsia="Arial" w:cs="Arial"/>
          <w:b/>
          <w:bCs/>
        </w:rPr>
        <w:t xml:space="preserve">Postcondición: </w:t>
      </w:r>
      <w:r>
        <w:rPr>
          <w:rFonts w:ascii="Arial" w:hAnsi="Arial" w:eastAsia="Arial" w:cs="Arial"/>
        </w:rPr>
        <w:t>Se descarga un archivo .xlsx con el contenido exacto del reporte generado.</w:t>
      </w:r>
    </w:p>
    <w:p w:rsidR="00887C6C" w:rsidRDefault="00AE7CDE" w14:paraId="70BCA6DC" w14:textId="77777777">
      <w:pPr>
        <w:spacing w:line="360" w:lineRule="auto"/>
        <w:jc w:val="both"/>
      </w:pPr>
      <w:r>
        <w:rPr>
          <w:rFonts w:ascii="Arial" w:hAnsi="Arial" w:eastAsia="Arial" w:cs="Arial"/>
          <w:b/>
          <w:bCs/>
        </w:rPr>
        <w:t xml:space="preserve">Reglas de negocio: </w:t>
      </w:r>
      <w:r>
        <w:rPr>
          <w:rFonts w:ascii="Arial" w:hAnsi="Arial" w:eastAsia="Arial" w:cs="Arial"/>
        </w:rPr>
        <w:t>La exportación debe respetar los filtros aplicados al reporte en pantalla. El botón de exportación permanece deshabilitado si el reporte no arrojó resultados.</w:t>
      </w:r>
    </w:p>
    <w:p w:rsidR="00887C6C" w:rsidRDefault="00AE7CDE" w14:paraId="08CE6F91" w14:textId="28B741EE">
      <w:pPr>
        <w:keepNext w:val="1"/>
        <w:spacing w:before="120" w:after="0"/>
        <w:jc w:val="center"/>
      </w:pPr>
    </w:p>
    <w:p w:rsidR="00887C6C" w:rsidRDefault="00AE7CDE" w14:paraId="2369FE97" w14:textId="77777777">
      <w:pPr>
        <w:pStyle w:val="LeyendaFigura"/>
        <w:keepNext w:val="1"/>
        <w:spacing w:before="60"/>
      </w:pPr>
      <w:r w:rsidR="61AF1559">
        <w:rPr/>
        <w:t>Figura 2.36: “Caso de uso extendido CU-75 – Iniciando venta (UR-64)”.</w:t>
      </w:r>
    </w:p>
    <w:p w:rsidR="4D9B214C" w:rsidP="547F915B" w:rsidRDefault="4D9B214C" w14:paraId="35BC090B" w14:textId="5744526F">
      <w:pPr>
        <w:pStyle w:val="Normal"/>
        <w:keepNext w:val="1"/>
      </w:pPr>
      <w:r w:rsidR="4D9B214C">
        <w:drawing>
          <wp:inline wp14:editId="5CCE2588" wp14:anchorId="107E8E7B">
            <wp:extent cx="5486400" cy="3672840"/>
            <wp:effectExtent l="0" t="0" r="0" b="0"/>
            <wp:docPr id="626758283" name="Imagen 990026"/>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90026" name="inc3_new_26.png"/>
                    <pic:cNvPicPr/>
                  </pic:nvPicPr>
                  <pic:blipFill>
                    <a:blip xmlns:r="http://schemas.openxmlformats.org/officeDocument/2006/relationships" r:embed="rId42"/>
                    <a:stretch>
                      <a:fillRect/>
                    </a:stretch>
                  </pic:blipFill>
                  <pic:spPr>
                    <a:xfrm>
                      <a:off x="0" y="0"/>
                      <a:ext cx="5486400" cy="3672840"/>
                    </a:xfrm>
                    <a:prstGeom prst="rect">
                      <a:avLst/>
                    </a:prstGeom>
                  </pic:spPr>
                </pic:pic>
              </a:graphicData>
            </a:graphic>
          </wp:inline>
        </w:drawing>
      </w:r>
    </w:p>
    <w:p w:rsidR="00887C6C" w:rsidRDefault="00AE7CDE" w14:paraId="5EFC3C29" w14:textId="77777777">
      <w:pPr>
        <w:spacing w:before="60" w:after="240" w:line="240" w:lineRule="auto"/>
        <w:jc w:val="center"/>
      </w:pPr>
      <w:r>
        <w:rPr>
          <w:rFonts w:ascii="Arial" w:hAnsi="Arial" w:eastAsia="Arial" w:cs="Arial"/>
          <w:i/>
          <w:iCs/>
          <w:sz w:val="18"/>
          <w:szCs w:val="18"/>
        </w:rPr>
        <w:t>Fuente: Elaborado por el equipo de proyecto a partir de la especificación UR–ESA del Incremento 3.</w:t>
      </w:r>
    </w:p>
    <w:p w:rsidR="00887C6C" w:rsidRDefault="00AE7CDE" w14:paraId="67E02374" w14:textId="77777777">
      <w:pPr>
        <w:spacing w:before="60" w:after="240" w:line="360" w:lineRule="auto"/>
        <w:jc w:val="both"/>
      </w:pPr>
      <w:r>
        <w:rPr>
          <w:rFonts w:ascii="Arial" w:hAnsi="Arial" w:eastAsia="Arial" w:cs="Arial"/>
        </w:rPr>
        <w:t>El Cajero selecciona la opción para iniciar una nueva venta. El sistema crea la venta registrando automáticamente la fecha, la hora y el identificador del Cajero, y la deja en curso, lista para agregar productos (CU-76). Mientras la venta no se confirme, el stock de los productos no se modifica. El diagrama representa este flujo como una secuencia de tres actividades entre el nodo inicial y el nodo final, con el Cajero como responsable; la especificación no define flujos alternativos para este caso de uso (Tabla 2.40).</w:t>
      </w:r>
    </w:p>
    <w:p w:rsidR="00887C6C" w:rsidRDefault="00AE7CDE" w14:paraId="7AF64A5A" w14:textId="77777777">
      <w:pPr>
        <w:spacing w:line="360" w:lineRule="auto"/>
        <w:jc w:val="both"/>
      </w:pPr>
      <w:r>
        <w:rPr>
          <w:rFonts w:ascii="Arial" w:hAnsi="Arial" w:eastAsia="Arial" w:cs="Arial"/>
          <w:b/>
          <w:bCs/>
        </w:rPr>
        <w:t xml:space="preserve">Precondición: </w:t>
      </w:r>
      <w:r>
        <w:rPr>
          <w:rFonts w:ascii="Arial" w:hAnsi="Arial" w:eastAsia="Arial" w:cs="Arial"/>
        </w:rPr>
        <w:t>El usuario se encuentra autenticado y posee perfil Cajero.</w:t>
      </w:r>
    </w:p>
    <w:p w:rsidR="00887C6C" w:rsidRDefault="00AE7CDE" w14:paraId="75CAC116" w14:textId="77777777">
      <w:pPr>
        <w:spacing w:line="360" w:lineRule="auto"/>
        <w:jc w:val="both"/>
      </w:pPr>
      <w:r>
        <w:rPr>
          <w:rFonts w:ascii="Arial" w:hAnsi="Arial" w:eastAsia="Arial" w:cs="Arial"/>
          <w:b/>
          <w:bCs/>
        </w:rPr>
        <w:t xml:space="preserve">Postcondición: </w:t>
      </w:r>
      <w:r>
        <w:rPr>
          <w:rFonts w:ascii="Arial" w:hAnsi="Arial" w:eastAsia="Arial" w:cs="Arial"/>
        </w:rPr>
        <w:t>Existe una venta en curso asociada al Cajero autenticado.</w:t>
      </w:r>
    </w:p>
    <w:p w:rsidR="00887C6C" w:rsidRDefault="00AE7CDE" w14:paraId="0C9C8A72" w14:textId="77777777">
      <w:pPr>
        <w:spacing w:line="360" w:lineRule="auto"/>
        <w:jc w:val="both"/>
      </w:pPr>
      <w:r>
        <w:rPr>
          <w:rFonts w:ascii="Arial" w:hAnsi="Arial" w:eastAsia="Arial" w:cs="Arial"/>
          <w:b/>
          <w:bCs/>
        </w:rPr>
        <w:t xml:space="preserve">Reglas de negocio: </w:t>
      </w:r>
      <w:r>
        <w:rPr>
          <w:rFonts w:ascii="Arial" w:hAnsi="Arial" w:eastAsia="Arial" w:cs="Arial"/>
        </w:rPr>
        <w:t>Una venta no confirmada no debe modificar el stock.</w:t>
      </w:r>
    </w:p>
    <w:p w:rsidR="00887C6C" w:rsidRDefault="00AE7CDE" w14:paraId="61CDCEAD" w14:textId="56734686">
      <w:pPr>
        <w:keepNext w:val="1"/>
        <w:spacing w:before="120" w:after="0"/>
        <w:jc w:val="center"/>
      </w:pPr>
    </w:p>
    <w:p w:rsidR="00887C6C" w:rsidRDefault="00AE7CDE" w14:paraId="22AB3478" w14:textId="77777777">
      <w:pPr>
        <w:pStyle w:val="LeyendaFigura"/>
        <w:keepNext w:val="1"/>
        <w:spacing w:before="60"/>
      </w:pPr>
      <w:r w:rsidR="61AF1559">
        <w:rPr/>
        <w:t>Figura 2.37: “Caso de uso extendido CU-76 – Agregando productos a la venta (UR-65)”.</w:t>
      </w:r>
    </w:p>
    <w:p w:rsidR="0EE1CA2F" w:rsidP="547F915B" w:rsidRDefault="0EE1CA2F" w14:paraId="0368FBEA" w14:textId="15BACCDA">
      <w:pPr>
        <w:pStyle w:val="Normal"/>
        <w:keepNext w:val="1"/>
      </w:pPr>
      <w:r w:rsidR="0EE1CA2F">
        <w:drawing>
          <wp:inline wp14:editId="39D90194" wp14:anchorId="757EFF10">
            <wp:extent cx="5486400" cy="4348480"/>
            <wp:effectExtent l="0" t="0" r="0" b="0"/>
            <wp:docPr id="457617778" name="Imagen 990027"/>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90027" name="inc3_new_27.png"/>
                    <pic:cNvPicPr/>
                  </pic:nvPicPr>
                  <pic:blipFill>
                    <a:blip xmlns:r="http://schemas.openxmlformats.org/officeDocument/2006/relationships" r:embed="rId43"/>
                    <a:stretch>
                      <a:fillRect/>
                    </a:stretch>
                  </pic:blipFill>
                  <pic:spPr>
                    <a:xfrm>
                      <a:off x="0" y="0"/>
                      <a:ext cx="5486400" cy="4348480"/>
                    </a:xfrm>
                    <a:prstGeom prst="rect">
                      <a:avLst/>
                    </a:prstGeom>
                  </pic:spPr>
                </pic:pic>
              </a:graphicData>
            </a:graphic>
          </wp:inline>
        </w:drawing>
      </w:r>
    </w:p>
    <w:p w:rsidR="00887C6C" w:rsidRDefault="00AE7CDE" w14:paraId="2ED2811C" w14:textId="77777777">
      <w:pPr>
        <w:spacing w:before="60" w:after="240" w:line="240" w:lineRule="auto"/>
        <w:jc w:val="center"/>
      </w:pPr>
      <w:r>
        <w:rPr>
          <w:rFonts w:ascii="Arial" w:hAnsi="Arial" w:eastAsia="Arial" w:cs="Arial"/>
          <w:i/>
          <w:iCs/>
          <w:sz w:val="18"/>
          <w:szCs w:val="18"/>
        </w:rPr>
        <w:t>Fuente: Elaborado por el equipo de proyecto a partir de la especificación UR–ESA del Incremento 3.</w:t>
      </w:r>
    </w:p>
    <w:p w:rsidR="00887C6C" w:rsidRDefault="00AE7CDE" w14:paraId="559DDF84" w14:textId="77777777">
      <w:pPr>
        <w:spacing w:before="60" w:after="240" w:line="360" w:lineRule="auto"/>
        <w:jc w:val="both"/>
      </w:pPr>
      <w:r>
        <w:rPr>
          <w:rFonts w:ascii="Arial" w:hAnsi="Arial" w:eastAsia="Arial" w:cs="Arial"/>
        </w:rPr>
        <w:t>El Cajero identifica el producto mediante la lectura del código de barras, el ingreso del SKU o la búsqueda, e indica la cantidad solicitada. El sistema valida que el producto esté activo y que tenga stock suficiente (CU-77), lo incorpora a la venta y actualiza el total (CU-78). Si el producto no existe se muestra el mensaje «Producto no encontrado», y si está inactivo no se incorpora a la venta. El diagrama representa este flujo como una secuencia de cuatro actividades entre el nodo inicial y el nodo final, con el Cajero como responsable; los flujos alternativos de la Tabla 2.41 no se grafican, ya que el diagrama se limita al flujo normal.</w:t>
      </w:r>
    </w:p>
    <w:p w:rsidR="00887C6C" w:rsidRDefault="00AE7CDE" w14:paraId="3A26EDA2" w14:textId="77777777">
      <w:pPr>
        <w:spacing w:line="360" w:lineRule="auto"/>
        <w:jc w:val="both"/>
      </w:pPr>
      <w:r>
        <w:rPr>
          <w:rFonts w:ascii="Arial" w:hAnsi="Arial" w:eastAsia="Arial" w:cs="Arial"/>
          <w:b/>
          <w:bCs/>
        </w:rPr>
        <w:t xml:space="preserve">Precondición: </w:t>
      </w:r>
      <w:r>
        <w:rPr>
          <w:rFonts w:ascii="Arial" w:hAnsi="Arial" w:eastAsia="Arial" w:cs="Arial"/>
        </w:rPr>
        <w:t>Existe una venta en curso (UR-64).</w:t>
      </w:r>
    </w:p>
    <w:p w:rsidR="00887C6C" w:rsidRDefault="00AE7CDE" w14:paraId="51BE4FDE" w14:textId="77777777">
      <w:pPr>
        <w:spacing w:line="360" w:lineRule="auto"/>
        <w:jc w:val="both"/>
      </w:pPr>
      <w:r>
        <w:rPr>
          <w:rFonts w:ascii="Arial" w:hAnsi="Arial" w:eastAsia="Arial" w:cs="Arial"/>
          <w:b/>
          <w:bCs/>
        </w:rPr>
        <w:t xml:space="preserve">Postcondición: </w:t>
      </w:r>
      <w:r>
        <w:rPr>
          <w:rFonts w:ascii="Arial" w:hAnsi="Arial" w:eastAsia="Arial" w:cs="Arial"/>
        </w:rPr>
        <w:t>El producto queda incorporado temporalmente a la venta.</w:t>
      </w:r>
    </w:p>
    <w:p w:rsidR="00887C6C" w:rsidRDefault="00AE7CDE" w14:paraId="7C7BF9A0" w14:textId="77777777">
      <w:pPr>
        <w:spacing w:line="360" w:lineRule="auto"/>
        <w:jc w:val="both"/>
      </w:pPr>
      <w:r>
        <w:rPr>
          <w:rFonts w:ascii="Arial" w:hAnsi="Arial" w:eastAsia="Arial" w:cs="Arial"/>
          <w:b/>
          <w:bCs/>
        </w:rPr>
        <w:t xml:space="preserve">Reglas de negocio: </w:t>
      </w:r>
      <w:r>
        <w:rPr>
          <w:rFonts w:ascii="Arial" w:hAnsi="Arial" w:eastAsia="Arial" w:cs="Arial"/>
        </w:rPr>
        <w:t>Un producto inactivo no puede incorporarse a la venta. Un producto inexistente muestra el mensaje “Producto no encontrado”.</w:t>
      </w:r>
    </w:p>
    <w:p w:rsidR="00887C6C" w:rsidRDefault="00AE7CDE" w14:paraId="23DE523C" w14:textId="48B0D431">
      <w:pPr>
        <w:keepNext w:val="1"/>
        <w:spacing w:before="120" w:after="0"/>
        <w:jc w:val="center"/>
      </w:pPr>
    </w:p>
    <w:p w:rsidR="00887C6C" w:rsidRDefault="00AE7CDE" w14:paraId="7E6B4374" w14:textId="77777777">
      <w:pPr>
        <w:pStyle w:val="LeyendaFigura"/>
        <w:keepNext w:val="1"/>
        <w:spacing w:before="60"/>
      </w:pPr>
      <w:r w:rsidR="61AF1559">
        <w:rPr/>
        <w:t>Figura 2.38: “Caso de uso extendido CU-77 – Validando stock disponible (UR-66)”.</w:t>
      </w:r>
    </w:p>
    <w:p w:rsidR="3DBA0938" w:rsidP="547F915B" w:rsidRDefault="3DBA0938" w14:paraId="39CC9AEB" w14:textId="73D91622">
      <w:pPr>
        <w:pStyle w:val="Normal"/>
        <w:keepNext w:val="1"/>
      </w:pPr>
      <w:r w:rsidR="3DBA0938">
        <w:drawing>
          <wp:inline wp14:editId="7E52C6B2" wp14:anchorId="4BAC9BBE">
            <wp:extent cx="5486400" cy="3672840"/>
            <wp:effectExtent l="0" t="0" r="0" b="0"/>
            <wp:docPr id="258594061" name="Imagen 990028"/>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90028" name="inc3_new_28.png"/>
                    <pic:cNvPicPr/>
                  </pic:nvPicPr>
                  <pic:blipFill>
                    <a:blip xmlns:r="http://schemas.openxmlformats.org/officeDocument/2006/relationships" r:embed="rId44"/>
                    <a:stretch>
                      <a:fillRect/>
                    </a:stretch>
                  </pic:blipFill>
                  <pic:spPr>
                    <a:xfrm>
                      <a:off x="0" y="0"/>
                      <a:ext cx="5486400" cy="3672840"/>
                    </a:xfrm>
                    <a:prstGeom prst="rect">
                      <a:avLst/>
                    </a:prstGeom>
                  </pic:spPr>
                </pic:pic>
              </a:graphicData>
            </a:graphic>
          </wp:inline>
        </w:drawing>
      </w:r>
    </w:p>
    <w:p w:rsidR="00887C6C" w:rsidRDefault="00AE7CDE" w14:paraId="5EC4332F" w14:textId="77777777">
      <w:pPr>
        <w:spacing w:before="60" w:after="240" w:line="240" w:lineRule="auto"/>
        <w:jc w:val="center"/>
      </w:pPr>
      <w:r>
        <w:rPr>
          <w:rFonts w:ascii="Arial" w:hAnsi="Arial" w:eastAsia="Arial" w:cs="Arial"/>
          <w:i/>
          <w:iCs/>
          <w:sz w:val="18"/>
          <w:szCs w:val="18"/>
        </w:rPr>
        <w:t>Fuente: Elaborado por el equipo de proyecto a partir de la especificación UR–ESA del Incremento 3.</w:t>
      </w:r>
    </w:p>
    <w:p w:rsidR="00887C6C" w:rsidRDefault="00AE7CDE" w14:paraId="1E976AB4" w14:textId="77777777">
      <w:pPr>
        <w:spacing w:before="60" w:after="240" w:line="360" w:lineRule="auto"/>
        <w:jc w:val="both"/>
      </w:pPr>
      <w:r>
        <w:rPr>
          <w:rFonts w:ascii="Arial" w:hAnsi="Arial" w:eastAsia="Arial" w:cs="Arial"/>
        </w:rPr>
        <w:t>El flujo se ejecuta cada vez que se incorpora o se confirma un producto en la venta. El sistema verifica que el producto se encuentre activo, compara la cantidad solicitada con el stock disponible y, si este es suficiente, permite continuar. Si la cantidad supera el stock, el sistema impide la operación y muestra el mensaje «Stock insuficiente. Disponible: X unidades.». El diagrama representa este flujo como una secuencia de tres actividades entre el nodo inicial y el nodo final, con el Cajero como responsable; los flujos alternativos de la Tabla 2.42 no se grafican, ya que el diagrama se limita al flujo normal.</w:t>
      </w:r>
    </w:p>
    <w:p w:rsidR="00887C6C" w:rsidRDefault="00AE7CDE" w14:paraId="0B77BEBD" w14:textId="77777777">
      <w:pPr>
        <w:spacing w:line="360" w:lineRule="auto"/>
        <w:jc w:val="both"/>
      </w:pPr>
      <w:r>
        <w:rPr>
          <w:rFonts w:ascii="Arial" w:hAnsi="Arial" w:eastAsia="Arial" w:cs="Arial"/>
          <w:b/>
          <w:bCs/>
        </w:rPr>
        <w:t xml:space="preserve">Precondición: </w:t>
      </w:r>
      <w:r>
        <w:rPr>
          <w:rFonts w:ascii="Arial" w:hAnsi="Arial" w:eastAsia="Arial" w:cs="Arial"/>
        </w:rPr>
        <w:t>Se ha seleccionado un producto y una cantidad para la venta.</w:t>
      </w:r>
    </w:p>
    <w:p w:rsidR="00887C6C" w:rsidRDefault="00AE7CDE" w14:paraId="7D061A52" w14:textId="77777777">
      <w:pPr>
        <w:spacing w:line="360" w:lineRule="auto"/>
        <w:jc w:val="both"/>
      </w:pPr>
      <w:r>
        <w:rPr>
          <w:rFonts w:ascii="Arial" w:hAnsi="Arial" w:eastAsia="Arial" w:cs="Arial"/>
          <w:b/>
          <w:bCs/>
        </w:rPr>
        <w:t xml:space="preserve">Postcondición: </w:t>
      </w:r>
      <w:r>
        <w:rPr>
          <w:rFonts w:ascii="Arial" w:hAnsi="Arial" w:eastAsia="Arial" w:cs="Arial"/>
        </w:rPr>
        <w:t>Solo cantidades con stock suficiente pueden incorporarse a la venta.</w:t>
      </w:r>
    </w:p>
    <w:p w:rsidR="00887C6C" w:rsidRDefault="00AE7CDE" w14:paraId="5F0B6E72" w14:textId="77777777">
      <w:pPr>
        <w:spacing w:line="360" w:lineRule="auto"/>
        <w:jc w:val="both"/>
      </w:pPr>
      <w:r>
        <w:rPr>
          <w:rFonts w:ascii="Arial" w:hAnsi="Arial" w:eastAsia="Arial" w:cs="Arial"/>
          <w:b/>
          <w:bCs/>
        </w:rPr>
        <w:t xml:space="preserve">Reglas de negocio: </w:t>
      </w:r>
      <w:r>
        <w:rPr>
          <w:rFonts w:ascii="Arial" w:hAnsi="Arial" w:eastAsia="Arial" w:cs="Arial"/>
        </w:rPr>
        <w:t>Si la cantidad solicitada supera el stock disponible, el sistema impide la incorporación. El sistema muestra el mensaje “Stock insuficiente. Disponible: X unidades.”.</w:t>
      </w:r>
    </w:p>
    <w:p w:rsidR="00887C6C" w:rsidRDefault="00AE7CDE" w14:paraId="52E56223" w14:textId="096024E9">
      <w:pPr>
        <w:keepNext w:val="1"/>
        <w:spacing w:before="120" w:after="0"/>
        <w:jc w:val="center"/>
      </w:pPr>
    </w:p>
    <w:p w:rsidR="00887C6C" w:rsidRDefault="00AE7CDE" w14:paraId="3B69CA9B" w14:textId="77777777">
      <w:pPr>
        <w:pStyle w:val="LeyendaFigura"/>
        <w:keepNext w:val="1"/>
        <w:spacing w:before="60"/>
      </w:pPr>
      <w:r w:rsidR="61AF1559">
        <w:rPr/>
        <w:t>Figura 2.39: “Caso de uso extendido CU-78 – Calculando total de venta (UR-67)”.</w:t>
      </w:r>
    </w:p>
    <w:p w:rsidR="20048421" w:rsidP="547F915B" w:rsidRDefault="20048421" w14:paraId="2B27DD34" w14:textId="0DEC3F9B">
      <w:pPr>
        <w:pStyle w:val="Normal"/>
        <w:keepNext w:val="1"/>
      </w:pPr>
      <w:r w:rsidR="20048421">
        <w:drawing>
          <wp:inline wp14:editId="2A67567E" wp14:anchorId="1CBCDE77">
            <wp:extent cx="5486400" cy="3672840"/>
            <wp:effectExtent l="0" t="0" r="0" b="0"/>
            <wp:docPr id="2078732117" name="Imagen 990029"/>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90029" name="inc3_new_29.png"/>
                    <pic:cNvPicPr/>
                  </pic:nvPicPr>
                  <pic:blipFill>
                    <a:blip xmlns:r="http://schemas.openxmlformats.org/officeDocument/2006/relationships" r:embed="rId45"/>
                    <a:stretch>
                      <a:fillRect/>
                    </a:stretch>
                  </pic:blipFill>
                  <pic:spPr>
                    <a:xfrm>
                      <a:off x="0" y="0"/>
                      <a:ext cx="5486400" cy="3672840"/>
                    </a:xfrm>
                    <a:prstGeom prst="rect">
                      <a:avLst/>
                    </a:prstGeom>
                  </pic:spPr>
                </pic:pic>
              </a:graphicData>
            </a:graphic>
          </wp:inline>
        </w:drawing>
      </w:r>
    </w:p>
    <w:p w:rsidR="00887C6C" w:rsidRDefault="00AE7CDE" w14:paraId="28A51AA8" w14:textId="77777777">
      <w:pPr>
        <w:spacing w:before="60" w:after="240" w:line="240" w:lineRule="auto"/>
        <w:jc w:val="center"/>
      </w:pPr>
      <w:r>
        <w:rPr>
          <w:rFonts w:ascii="Arial" w:hAnsi="Arial" w:eastAsia="Arial" w:cs="Arial"/>
          <w:i/>
          <w:iCs/>
          <w:sz w:val="18"/>
          <w:szCs w:val="18"/>
        </w:rPr>
        <w:t>Fuente: Elaborado por el equipo de proyecto a partir de la especificación UR–ESA del Incremento 3.</w:t>
      </w:r>
    </w:p>
    <w:p w:rsidR="00887C6C" w:rsidRDefault="00AE7CDE" w14:paraId="051552AF" w14:textId="77777777">
      <w:pPr>
        <w:spacing w:before="60" w:after="240" w:line="360" w:lineRule="auto"/>
        <w:jc w:val="both"/>
      </w:pPr>
      <w:r>
        <w:rPr>
          <w:rFonts w:ascii="Arial" w:hAnsi="Arial" w:eastAsia="Arial" w:cs="Arial"/>
        </w:rPr>
        <w:t>El sistema calcula el subtotal de cada ítem a partir de su cantidad y del precio unitario vigente, suma los subtotales para obtener el total general y muestra el total actualizado antes del registro del pago. El cálculo se repite cada vez que se agrega, modifica o elimina un ítem de la venta. El diagrama representa este flujo como una secuencia de tres actividades entre el nodo inicial y el nodo final, con el Cajero como responsable; los flujos alternativos de la Tabla 2.43 no se grafican, ya que el diagrama se limita al flujo normal.</w:t>
      </w:r>
    </w:p>
    <w:p w:rsidR="00887C6C" w:rsidRDefault="00AE7CDE" w14:paraId="5F74B168" w14:textId="77777777">
      <w:pPr>
        <w:spacing w:line="360" w:lineRule="auto"/>
        <w:jc w:val="both"/>
      </w:pPr>
      <w:r>
        <w:rPr>
          <w:rFonts w:ascii="Arial" w:hAnsi="Arial" w:eastAsia="Arial" w:cs="Arial"/>
          <w:b/>
          <w:bCs/>
        </w:rPr>
        <w:t xml:space="preserve">Precondición: </w:t>
      </w:r>
      <w:r>
        <w:rPr>
          <w:rFonts w:ascii="Arial" w:hAnsi="Arial" w:eastAsia="Arial" w:cs="Arial"/>
        </w:rPr>
        <w:t>La venta contiene al menos un producto.</w:t>
      </w:r>
    </w:p>
    <w:p w:rsidR="00887C6C" w:rsidRDefault="00AE7CDE" w14:paraId="32DE97F4" w14:textId="77777777">
      <w:pPr>
        <w:spacing w:line="360" w:lineRule="auto"/>
        <w:jc w:val="both"/>
      </w:pPr>
      <w:r>
        <w:rPr>
          <w:rFonts w:ascii="Arial" w:hAnsi="Arial" w:eastAsia="Arial" w:cs="Arial"/>
          <w:b/>
          <w:bCs/>
        </w:rPr>
        <w:t xml:space="preserve">Postcondición: </w:t>
      </w:r>
      <w:r>
        <w:rPr>
          <w:rFonts w:ascii="Arial" w:hAnsi="Arial" w:eastAsia="Arial" w:cs="Arial"/>
        </w:rPr>
        <w:t>El total actualizado queda visible antes de registrar el pago.</w:t>
      </w:r>
    </w:p>
    <w:p w:rsidR="00887C6C" w:rsidRDefault="00AE7CDE" w14:paraId="602B5C4E" w14:textId="77777777">
      <w:pPr>
        <w:spacing w:line="360" w:lineRule="auto"/>
        <w:jc w:val="both"/>
      </w:pPr>
      <w:r>
        <w:rPr>
          <w:rFonts w:ascii="Arial" w:hAnsi="Arial" w:eastAsia="Arial" w:cs="Arial"/>
          <w:b/>
          <w:bCs/>
        </w:rPr>
        <w:t xml:space="preserve">Reglas de negocio: </w:t>
      </w:r>
      <w:r>
        <w:rPr>
          <w:rFonts w:ascii="Arial" w:hAnsi="Arial" w:eastAsia="Arial" w:cs="Arial"/>
        </w:rPr>
        <w:t>El total general se recalcula cada vez que se agrega, modifica o elimina un ítem de la venta.</w:t>
      </w:r>
    </w:p>
    <w:p w:rsidR="00887C6C" w:rsidRDefault="00AE7CDE" w14:paraId="07547A01" w14:textId="0D01C801">
      <w:pPr>
        <w:keepNext w:val="1"/>
        <w:spacing w:before="120" w:after="0"/>
        <w:jc w:val="center"/>
      </w:pPr>
    </w:p>
    <w:p w:rsidR="00887C6C" w:rsidRDefault="00AE7CDE" w14:paraId="4A7C6911" w14:textId="77777777">
      <w:pPr>
        <w:pStyle w:val="LeyendaFigura"/>
        <w:keepNext w:val="1"/>
        <w:spacing w:before="60"/>
      </w:pPr>
      <w:r w:rsidR="61AF1559">
        <w:rPr/>
        <w:t>Figura 2.40: “Caso de uso extendido CU-79 – Registrando pago de venta (UR-68)”.</w:t>
      </w:r>
    </w:p>
    <w:p w:rsidR="148B936D" w:rsidP="547F915B" w:rsidRDefault="148B936D" w14:paraId="2880B409" w14:textId="04151F32">
      <w:pPr>
        <w:pStyle w:val="Normal"/>
        <w:keepNext w:val="1"/>
      </w:pPr>
      <w:r w:rsidR="148B936D">
        <w:drawing>
          <wp:inline wp14:editId="4329AA98" wp14:anchorId="47392F9F">
            <wp:extent cx="5486400" cy="4348480"/>
            <wp:effectExtent l="0" t="0" r="0" b="0"/>
            <wp:docPr id="1095112312" name="Imagen 990030"/>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90030" name="inc3_new_30.png"/>
                    <pic:cNvPicPr/>
                  </pic:nvPicPr>
                  <pic:blipFill>
                    <a:blip xmlns:r="http://schemas.openxmlformats.org/officeDocument/2006/relationships" r:embed="rId46"/>
                    <a:stretch>
                      <a:fillRect/>
                    </a:stretch>
                  </pic:blipFill>
                  <pic:spPr>
                    <a:xfrm>
                      <a:off x="0" y="0"/>
                      <a:ext cx="5486400" cy="4348480"/>
                    </a:xfrm>
                    <a:prstGeom prst="rect">
                      <a:avLst/>
                    </a:prstGeom>
                  </pic:spPr>
                </pic:pic>
              </a:graphicData>
            </a:graphic>
          </wp:inline>
        </w:drawing>
      </w:r>
    </w:p>
    <w:p w:rsidR="00887C6C" w:rsidRDefault="00AE7CDE" w14:paraId="38A937E7" w14:textId="77777777">
      <w:pPr>
        <w:spacing w:before="60" w:after="240" w:line="240" w:lineRule="auto"/>
        <w:jc w:val="center"/>
      </w:pPr>
      <w:r>
        <w:rPr>
          <w:rFonts w:ascii="Arial" w:hAnsi="Arial" w:eastAsia="Arial" w:cs="Arial"/>
          <w:i/>
          <w:iCs/>
          <w:sz w:val="18"/>
          <w:szCs w:val="18"/>
        </w:rPr>
        <w:t>Fuente: Elaborado por el equipo de proyecto a partir de la especificación UR–ESA del Incremento 3.</w:t>
      </w:r>
    </w:p>
    <w:p w:rsidR="00887C6C" w:rsidRDefault="00AE7CDE" w14:paraId="1C0A4133" w14:textId="77777777">
      <w:pPr>
        <w:spacing w:before="60" w:after="240" w:line="360" w:lineRule="auto"/>
        <w:jc w:val="both"/>
      </w:pPr>
      <w:r>
        <w:rPr>
          <w:rFonts w:ascii="Arial" w:hAnsi="Arial" w:eastAsia="Arial" w:cs="Arial"/>
        </w:rPr>
        <w:t>El Cajero selecciona el medio de pago e ingresa el monto recibido. Si el pago es en efectivo, el sistema calcula y muestra el vuelto, y luego asocia el pago a la venta. Si el monto recibido en efectivo es inferior al total, el sistema impide continuar y muestra el mensaje «Monto insuficiente». El diagrama representa este flujo como una secuencia de cuatro actividades entre el nodo inicial y el nodo final, con el Cajero como responsable; los flujos alternativos de la Tabla 2.44 no se grafican, ya que el diagrama se limita al flujo normal.</w:t>
      </w:r>
    </w:p>
    <w:p w:rsidR="00887C6C" w:rsidRDefault="00AE7CDE" w14:paraId="34538B13" w14:textId="77777777">
      <w:pPr>
        <w:spacing w:line="360" w:lineRule="auto"/>
        <w:jc w:val="both"/>
      </w:pPr>
      <w:r>
        <w:rPr>
          <w:rFonts w:ascii="Arial" w:hAnsi="Arial" w:eastAsia="Arial" w:cs="Arial"/>
          <w:b/>
          <w:bCs/>
        </w:rPr>
        <w:t xml:space="preserve">Precondición: </w:t>
      </w:r>
      <w:r>
        <w:rPr>
          <w:rFonts w:ascii="Arial" w:hAnsi="Arial" w:eastAsia="Arial" w:cs="Arial"/>
        </w:rPr>
        <w:t>Existe una venta con total calculado (UR-67).</w:t>
      </w:r>
    </w:p>
    <w:p w:rsidR="00887C6C" w:rsidRDefault="00AE7CDE" w14:paraId="58132CC9" w14:textId="77777777">
      <w:pPr>
        <w:spacing w:line="360" w:lineRule="auto"/>
        <w:jc w:val="both"/>
      </w:pPr>
      <w:r>
        <w:rPr>
          <w:rFonts w:ascii="Arial" w:hAnsi="Arial" w:eastAsia="Arial" w:cs="Arial"/>
          <w:b/>
          <w:bCs/>
        </w:rPr>
        <w:t xml:space="preserve">Postcondición: </w:t>
      </w:r>
      <w:r>
        <w:rPr>
          <w:rFonts w:ascii="Arial" w:hAnsi="Arial" w:eastAsia="Arial" w:cs="Arial"/>
        </w:rPr>
        <w:t>El pago queda asociado a la venta.</w:t>
      </w:r>
    </w:p>
    <w:p w:rsidR="00887C6C" w:rsidRDefault="00AE7CDE" w14:paraId="6ABF51CC" w14:textId="77777777">
      <w:pPr>
        <w:spacing w:line="360" w:lineRule="auto"/>
        <w:jc w:val="both"/>
      </w:pPr>
      <w:r>
        <w:rPr>
          <w:rFonts w:ascii="Arial" w:hAnsi="Arial" w:eastAsia="Arial" w:cs="Arial"/>
          <w:b/>
          <w:bCs/>
        </w:rPr>
        <w:t xml:space="preserve">Reglas de negocio: </w:t>
      </w:r>
      <w:r>
        <w:rPr>
          <w:rFonts w:ascii="Arial" w:hAnsi="Arial" w:eastAsia="Arial" w:cs="Arial"/>
        </w:rPr>
        <w:t>Si el monto recibido en efectivo es inferior al total, el sistema impide continuar y muestra el mensaje “Monto insuficiente”.</w:t>
      </w:r>
    </w:p>
    <w:p w:rsidR="00887C6C" w:rsidRDefault="00AE7CDE" w14:paraId="5043CB0F" w14:textId="2325321F">
      <w:pPr>
        <w:keepNext w:val="1"/>
        <w:spacing w:before="120" w:after="0"/>
        <w:jc w:val="center"/>
      </w:pPr>
    </w:p>
    <w:p w:rsidR="00887C6C" w:rsidRDefault="00AE7CDE" w14:paraId="518610D0" w14:textId="77777777">
      <w:pPr>
        <w:pStyle w:val="LeyendaFigura"/>
        <w:keepNext w:val="1"/>
        <w:spacing w:before="60"/>
      </w:pPr>
      <w:r w:rsidR="61AF1559">
        <w:rPr/>
        <w:t>Figura 2.41: “Caso de uso extendido CU-80 – Confirmando venta (UR-69)”.</w:t>
      </w:r>
    </w:p>
    <w:p w:rsidR="1D409BFB" w:rsidP="547F915B" w:rsidRDefault="1D409BFB" w14:paraId="68CE5FDC" w14:textId="453FB736">
      <w:pPr>
        <w:pStyle w:val="Normal"/>
        <w:keepNext w:val="1"/>
      </w:pPr>
      <w:r w:rsidR="1D409BFB">
        <w:drawing>
          <wp:inline wp14:editId="3B359308" wp14:anchorId="196430FA">
            <wp:extent cx="5486400" cy="5024120"/>
            <wp:effectExtent l="0" t="0" r="0" b="0"/>
            <wp:docPr id="1166184250" name="Imagen 99003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90031" name="inc3_new_31.png"/>
                    <pic:cNvPicPr/>
                  </pic:nvPicPr>
                  <pic:blipFill>
                    <a:blip xmlns:r="http://schemas.openxmlformats.org/officeDocument/2006/relationships" r:embed="rId47"/>
                    <a:stretch>
                      <a:fillRect/>
                    </a:stretch>
                  </pic:blipFill>
                  <pic:spPr>
                    <a:xfrm>
                      <a:off x="0" y="0"/>
                      <a:ext cx="5486400" cy="5024120"/>
                    </a:xfrm>
                    <a:prstGeom prst="rect">
                      <a:avLst/>
                    </a:prstGeom>
                  </pic:spPr>
                </pic:pic>
              </a:graphicData>
            </a:graphic>
          </wp:inline>
        </w:drawing>
      </w:r>
    </w:p>
    <w:p w:rsidR="00887C6C" w:rsidRDefault="00AE7CDE" w14:paraId="6151AF86" w14:textId="77777777">
      <w:pPr>
        <w:spacing w:before="60" w:after="240" w:line="240" w:lineRule="auto"/>
        <w:jc w:val="center"/>
      </w:pPr>
      <w:r>
        <w:rPr>
          <w:rFonts w:ascii="Arial" w:hAnsi="Arial" w:eastAsia="Arial" w:cs="Arial"/>
          <w:i/>
          <w:iCs/>
          <w:sz w:val="18"/>
          <w:szCs w:val="18"/>
        </w:rPr>
        <w:t>Fuente: Elaborado por el equipo de proyecto a partir de la especificación UR–ESA del Incremento 3.</w:t>
      </w:r>
    </w:p>
    <w:p w:rsidR="00887C6C" w:rsidRDefault="00AE7CDE" w14:paraId="3C5EC279" w14:textId="77777777">
      <w:pPr>
        <w:spacing w:before="60" w:after="240" w:line="360" w:lineRule="auto"/>
        <w:jc w:val="both"/>
      </w:pPr>
      <w:r>
        <w:rPr>
          <w:rFonts w:ascii="Arial" w:hAnsi="Arial" w:eastAsia="Arial" w:cs="Arial"/>
        </w:rPr>
        <w:t>El Cajero solicita finalizar la venta. El sistema verifica que exista al menos un producto válido, stock suficiente y un pago válido, solicita la confirmación explícita del Cajero y registra la venta como confirmada. A continuación se ejecutan la actualización de stock (CU-81), el registro de movimientos (CU-82) y la emisión del comprobante (CU-83). Si falta alguna de las condiciones, la venta no se confirma. El diagrama representa este flujo como una secuencia de cinco actividades entre el nodo inicial y el nodo final, con el Cajero como responsable; los flujos alternativos de la Tabla 2.45 no se grafican, ya que el diagrama se limita al flujo normal.</w:t>
      </w:r>
    </w:p>
    <w:p w:rsidR="00887C6C" w:rsidRDefault="00AE7CDE" w14:paraId="1DB9FB2A" w14:textId="77777777">
      <w:pPr>
        <w:spacing w:line="360" w:lineRule="auto"/>
        <w:jc w:val="both"/>
      </w:pPr>
      <w:r>
        <w:rPr>
          <w:rFonts w:ascii="Arial" w:hAnsi="Arial" w:eastAsia="Arial" w:cs="Arial"/>
          <w:b/>
          <w:bCs/>
        </w:rPr>
        <w:t xml:space="preserve">Precondición: </w:t>
      </w:r>
      <w:r>
        <w:rPr>
          <w:rFonts w:ascii="Arial" w:hAnsi="Arial" w:eastAsia="Arial" w:cs="Arial"/>
        </w:rPr>
        <w:t>La venta cuenta con productos válidos, stock suficiente y pago registrado.</w:t>
      </w:r>
    </w:p>
    <w:p w:rsidR="00887C6C" w:rsidRDefault="00AE7CDE" w14:paraId="45F1372F" w14:textId="77777777">
      <w:pPr>
        <w:spacing w:line="360" w:lineRule="auto"/>
        <w:jc w:val="both"/>
      </w:pPr>
      <w:r>
        <w:rPr>
          <w:rFonts w:ascii="Arial" w:hAnsi="Arial" w:eastAsia="Arial" w:cs="Arial"/>
          <w:b/>
          <w:bCs/>
        </w:rPr>
        <w:t xml:space="preserve">Postcondición: </w:t>
      </w:r>
      <w:r>
        <w:rPr>
          <w:rFonts w:ascii="Arial" w:hAnsi="Arial" w:eastAsia="Arial" w:cs="Arial"/>
        </w:rPr>
        <w:t>La venta queda confirmada y no puede modificarse desde la pantalla de venta.</w:t>
      </w:r>
    </w:p>
    <w:p w:rsidR="00887C6C" w:rsidRDefault="00AE7CDE" w14:paraId="2C6C9244" w14:textId="77777777">
      <w:pPr>
        <w:spacing w:line="360" w:lineRule="auto"/>
        <w:jc w:val="both"/>
      </w:pPr>
      <w:r>
        <w:rPr>
          <w:rFonts w:ascii="Arial" w:hAnsi="Arial" w:eastAsia="Arial" w:cs="Arial"/>
          <w:b/>
          <w:bCs/>
        </w:rPr>
        <w:t xml:space="preserve">Reglas de negocio: </w:t>
      </w:r>
      <w:r>
        <w:rPr>
          <w:rFonts w:ascii="Arial" w:hAnsi="Arial" w:eastAsia="Arial" w:cs="Arial"/>
        </w:rPr>
        <w:t>Una venta no puede confirmarse si falta alguna de sus condiciones (producto válido, stock suficiente o pago válido).</w:t>
      </w:r>
    </w:p>
    <w:p w:rsidR="00887C6C" w:rsidRDefault="00AE7CDE" w14:paraId="07459315" w14:textId="4DE848E9">
      <w:pPr>
        <w:keepNext w:val="1"/>
        <w:spacing w:before="120" w:after="0"/>
        <w:jc w:val="center"/>
      </w:pPr>
    </w:p>
    <w:p w:rsidR="00887C6C" w:rsidRDefault="00AE7CDE" w14:paraId="67363663" w14:textId="77777777">
      <w:pPr>
        <w:pStyle w:val="LeyendaFigura"/>
        <w:keepNext w:val="1"/>
        <w:spacing w:before="60"/>
      </w:pPr>
      <w:r w:rsidR="61AF1559">
        <w:rPr/>
        <w:t>Figura 2.42: “Caso de uso extendido CU-81 – Actualizando stock por venta (UR-70)”.</w:t>
      </w:r>
    </w:p>
    <w:p w:rsidR="26405E6F" w:rsidP="547F915B" w:rsidRDefault="26405E6F" w14:paraId="5EE173B9" w14:textId="21E5B76F">
      <w:pPr>
        <w:pStyle w:val="Normal"/>
        <w:keepNext w:val="1"/>
      </w:pPr>
      <w:r w:rsidR="26405E6F">
        <w:drawing>
          <wp:inline wp14:editId="0469AB5B" wp14:anchorId="48414B31">
            <wp:extent cx="5486400" cy="3672840"/>
            <wp:effectExtent l="0" t="0" r="0" b="0"/>
            <wp:docPr id="1591948629" name="Imagen 990032"/>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90032" name="inc3_new_32.png"/>
                    <pic:cNvPicPr/>
                  </pic:nvPicPr>
                  <pic:blipFill>
                    <a:blip xmlns:r="http://schemas.openxmlformats.org/officeDocument/2006/relationships" r:embed="rId48"/>
                    <a:stretch>
                      <a:fillRect/>
                    </a:stretch>
                  </pic:blipFill>
                  <pic:spPr>
                    <a:xfrm>
                      <a:off x="0" y="0"/>
                      <a:ext cx="5486400" cy="3672840"/>
                    </a:xfrm>
                    <a:prstGeom prst="rect">
                      <a:avLst/>
                    </a:prstGeom>
                  </pic:spPr>
                </pic:pic>
              </a:graphicData>
            </a:graphic>
          </wp:inline>
        </w:drawing>
      </w:r>
    </w:p>
    <w:p w:rsidR="00887C6C" w:rsidRDefault="00AE7CDE" w14:paraId="6D98191B" w14:textId="77777777">
      <w:pPr>
        <w:spacing w:before="60" w:after="240" w:line="240" w:lineRule="auto"/>
        <w:jc w:val="center"/>
      </w:pPr>
      <w:r>
        <w:rPr>
          <w:rFonts w:ascii="Arial" w:hAnsi="Arial" w:eastAsia="Arial" w:cs="Arial"/>
          <w:i/>
          <w:iCs/>
          <w:sz w:val="18"/>
          <w:szCs w:val="18"/>
        </w:rPr>
        <w:t>Fuente: Elaborado por el equipo de proyecto a partir de la especificación UR–ESA del Incremento 3.</w:t>
      </w:r>
    </w:p>
    <w:p w:rsidR="00887C6C" w:rsidRDefault="00AE7CDE" w14:paraId="1C3ACC37" w14:textId="77777777">
      <w:pPr>
        <w:spacing w:before="60" w:after="240" w:line="360" w:lineRule="auto"/>
        <w:jc w:val="both"/>
      </w:pPr>
      <w:r>
        <w:rPr>
          <w:rFonts w:ascii="Arial" w:hAnsi="Arial" w:eastAsia="Arial" w:cs="Arial"/>
        </w:rPr>
        <w:t>Una vez confirmada la venta, el sistema obtiene los productos y las cantidades vendidas, descuenta del stock de cada producto la cantidad correspondiente y refleja de inmediato la salida de stock en el inventario. Si la venta no fue confirmada, no se descuenta stock ni se generan movimientos. El diagrama representa este flujo como una secuencia de tres actividades entre el nodo inicial y el nodo final, con el Cajero como responsable; los flujos alternativos de la Tabla 2.46 no se grafican, ya que el diagrama se limita al flujo normal.</w:t>
      </w:r>
    </w:p>
    <w:p w:rsidR="00887C6C" w:rsidRDefault="00AE7CDE" w14:paraId="7CF4BEC9" w14:textId="77777777">
      <w:pPr>
        <w:spacing w:line="360" w:lineRule="auto"/>
        <w:jc w:val="both"/>
      </w:pPr>
      <w:r>
        <w:rPr>
          <w:rFonts w:ascii="Arial" w:hAnsi="Arial" w:eastAsia="Arial" w:cs="Arial"/>
          <w:b/>
          <w:bCs/>
        </w:rPr>
        <w:t xml:space="preserve">Precondición: </w:t>
      </w:r>
      <w:r>
        <w:rPr>
          <w:rFonts w:ascii="Arial" w:hAnsi="Arial" w:eastAsia="Arial" w:cs="Arial"/>
        </w:rPr>
        <w:t>La venta se encuentra confirmada (UR-69).</w:t>
      </w:r>
    </w:p>
    <w:p w:rsidR="00887C6C" w:rsidRDefault="00AE7CDE" w14:paraId="0C16EDAF" w14:textId="77777777">
      <w:pPr>
        <w:spacing w:line="360" w:lineRule="auto"/>
        <w:jc w:val="both"/>
      </w:pPr>
      <w:r>
        <w:rPr>
          <w:rFonts w:ascii="Arial" w:hAnsi="Arial" w:eastAsia="Arial" w:cs="Arial"/>
          <w:b/>
          <w:bCs/>
        </w:rPr>
        <w:t xml:space="preserve">Postcondición: </w:t>
      </w:r>
      <w:r>
        <w:rPr>
          <w:rFonts w:ascii="Arial" w:hAnsi="Arial" w:eastAsia="Arial" w:cs="Arial"/>
        </w:rPr>
        <w:t>El inventario refleja inmediatamente la salida de stock generada por la venta.</w:t>
      </w:r>
    </w:p>
    <w:p w:rsidR="00887C6C" w:rsidRDefault="00AE7CDE" w14:paraId="5EECD8A9" w14:textId="77777777">
      <w:pPr>
        <w:spacing w:line="360" w:lineRule="auto"/>
        <w:jc w:val="both"/>
      </w:pPr>
      <w:r>
        <w:rPr>
          <w:rFonts w:ascii="Arial" w:hAnsi="Arial" w:eastAsia="Arial" w:cs="Arial"/>
          <w:b/>
          <w:bCs/>
        </w:rPr>
        <w:t xml:space="preserve">Reglas de negocio: </w:t>
      </w:r>
      <w:r>
        <w:rPr>
          <w:rFonts w:ascii="Arial" w:hAnsi="Arial" w:eastAsia="Arial" w:cs="Arial"/>
        </w:rPr>
        <w:t>El stock solo se descuenta cuando la venta ha sido confirmada. Una venta no confirmada no genera movimiento de stock.</w:t>
      </w:r>
    </w:p>
    <w:p w:rsidR="00887C6C" w:rsidRDefault="00AE7CDE" w14:paraId="6537F28F" w14:textId="1D1AA058">
      <w:pPr>
        <w:keepNext w:val="1"/>
        <w:spacing w:before="120" w:after="0"/>
        <w:jc w:val="center"/>
      </w:pPr>
    </w:p>
    <w:p w:rsidR="00887C6C" w:rsidRDefault="00AE7CDE" w14:paraId="5E128B20" w14:textId="77777777">
      <w:pPr>
        <w:pStyle w:val="LeyendaFigura"/>
        <w:keepNext w:val="1"/>
        <w:spacing w:before="60"/>
      </w:pPr>
      <w:r w:rsidR="61AF1559">
        <w:rPr/>
        <w:t>Figura 2.43: “Caso de uso extendido CU-82 – Registrando movimiento de venta (UR-71)”.</w:t>
      </w:r>
    </w:p>
    <w:p w:rsidR="1761736E" w:rsidP="547F915B" w:rsidRDefault="1761736E" w14:paraId="7C9FA70D" w14:textId="14110C79">
      <w:pPr>
        <w:pStyle w:val="Normal"/>
        <w:keepNext w:val="1"/>
      </w:pPr>
      <w:r w:rsidR="1761736E">
        <w:drawing>
          <wp:inline wp14:editId="74B5F05D" wp14:anchorId="208B1A84">
            <wp:extent cx="5486400" cy="3672840"/>
            <wp:effectExtent l="0" t="0" r="0" b="0"/>
            <wp:docPr id="986718595" name="Imagen 990033"/>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90033" name="inc3_new_33.png"/>
                    <pic:cNvPicPr/>
                  </pic:nvPicPr>
                  <pic:blipFill>
                    <a:blip xmlns:r="http://schemas.openxmlformats.org/officeDocument/2006/relationships" r:embed="rId49"/>
                    <a:stretch>
                      <a:fillRect/>
                    </a:stretch>
                  </pic:blipFill>
                  <pic:spPr>
                    <a:xfrm>
                      <a:off x="0" y="0"/>
                      <a:ext cx="5486400" cy="3672840"/>
                    </a:xfrm>
                    <a:prstGeom prst="rect">
                      <a:avLst/>
                    </a:prstGeom>
                  </pic:spPr>
                </pic:pic>
              </a:graphicData>
            </a:graphic>
          </wp:inline>
        </w:drawing>
      </w:r>
    </w:p>
    <w:p w:rsidR="00887C6C" w:rsidRDefault="00AE7CDE" w14:paraId="09FA3C61" w14:textId="77777777">
      <w:pPr>
        <w:spacing w:before="60" w:after="240" w:line="240" w:lineRule="auto"/>
        <w:jc w:val="center"/>
      </w:pPr>
      <w:r>
        <w:rPr>
          <w:rFonts w:ascii="Arial" w:hAnsi="Arial" w:eastAsia="Arial" w:cs="Arial"/>
          <w:i/>
          <w:iCs/>
          <w:sz w:val="18"/>
          <w:szCs w:val="18"/>
        </w:rPr>
        <w:t>Fuente: Elaborado por el equipo de proyecto a partir de la especificación UR–ESA del Incremento 3.</w:t>
      </w:r>
    </w:p>
    <w:p w:rsidR="00887C6C" w:rsidRDefault="00AE7CDE" w14:paraId="63ECAB6C" w14:textId="77777777">
      <w:pPr>
        <w:spacing w:before="60" w:after="240" w:line="360" w:lineRule="auto"/>
        <w:jc w:val="both"/>
      </w:pPr>
      <w:r>
        <w:rPr>
          <w:rFonts w:ascii="Arial" w:hAnsi="Arial" w:eastAsia="Arial" w:cs="Arial"/>
        </w:rPr>
        <w:t>Tras la actualización del stock, el sistema crea un movimiento de tipo «Venta» por cada producto vendido, registrando la venta, la fecha, la hora, el usuario, el SKU, la cantidad, el stock anterior y el stock resultante, y deja los movimientos disponibles en el historial de inventario. El diagrama representa este flujo como una secuencia de tres actividades entre el nodo inicial y el nodo final, con el Cajero como responsable; la especificación no define flujos alternativos para este caso de uso (Tabla 2.47).</w:t>
      </w:r>
    </w:p>
    <w:p w:rsidR="00887C6C" w:rsidRDefault="00AE7CDE" w14:paraId="0C9ECDED" w14:textId="77777777">
      <w:pPr>
        <w:spacing w:line="360" w:lineRule="auto"/>
        <w:jc w:val="both"/>
      </w:pPr>
      <w:r>
        <w:rPr>
          <w:rFonts w:ascii="Arial" w:hAnsi="Arial" w:eastAsia="Arial" w:cs="Arial"/>
          <w:b/>
          <w:bCs/>
        </w:rPr>
        <w:t xml:space="preserve">Precondición: </w:t>
      </w:r>
      <w:r>
        <w:rPr>
          <w:rFonts w:ascii="Arial" w:hAnsi="Arial" w:eastAsia="Arial" w:cs="Arial"/>
        </w:rPr>
        <w:t>El stock del producto ha sido actualizado correctamente por la venta (UR-70).</w:t>
      </w:r>
    </w:p>
    <w:p w:rsidR="00887C6C" w:rsidRDefault="00AE7CDE" w14:paraId="3D7089DE" w14:textId="77777777">
      <w:pPr>
        <w:spacing w:line="360" w:lineRule="auto"/>
        <w:jc w:val="both"/>
      </w:pPr>
      <w:r>
        <w:rPr>
          <w:rFonts w:ascii="Arial" w:hAnsi="Arial" w:eastAsia="Arial" w:cs="Arial"/>
          <w:b/>
          <w:bCs/>
        </w:rPr>
        <w:t xml:space="preserve">Postcondición: </w:t>
      </w:r>
      <w:r>
        <w:rPr>
          <w:rFonts w:ascii="Arial" w:hAnsi="Arial" w:eastAsia="Arial" w:cs="Arial"/>
        </w:rPr>
        <w:t>La venta puede reconstruirse desde el historial de movimientos de inventario.</w:t>
      </w:r>
    </w:p>
    <w:p w:rsidR="00887C6C" w:rsidRDefault="00AE7CDE" w14:paraId="57CC7A4A" w14:textId="77777777">
      <w:pPr>
        <w:spacing w:line="360" w:lineRule="auto"/>
        <w:jc w:val="both"/>
      </w:pPr>
      <w:r>
        <w:rPr>
          <w:rFonts w:ascii="Arial" w:hAnsi="Arial" w:eastAsia="Arial" w:cs="Arial"/>
          <w:b/>
          <w:bCs/>
        </w:rPr>
        <w:t xml:space="preserve">Reglas de negocio: </w:t>
      </w:r>
      <w:r>
        <w:rPr>
          <w:rFonts w:ascii="Arial" w:hAnsi="Arial" w:eastAsia="Arial" w:cs="Arial"/>
        </w:rPr>
        <w:t>Cada producto vendido genera su propio registro de movimiento de tipo “Venta”. El movimiento debe ser trazable de forma individual.</w:t>
      </w:r>
    </w:p>
    <w:p w:rsidR="00887C6C" w:rsidRDefault="00AE7CDE" w14:paraId="6DFB9E20" w14:textId="662D4C34">
      <w:pPr>
        <w:keepNext w:val="1"/>
        <w:spacing w:before="120" w:after="0"/>
        <w:jc w:val="center"/>
      </w:pPr>
    </w:p>
    <w:p w:rsidR="00887C6C" w:rsidRDefault="00AE7CDE" w14:paraId="5BAB1981" w14:textId="77777777">
      <w:pPr>
        <w:pStyle w:val="LeyendaFigura"/>
        <w:keepNext w:val="1"/>
        <w:spacing w:before="60"/>
      </w:pPr>
      <w:r w:rsidR="61AF1559">
        <w:rPr/>
        <w:t>Figura 2.44: “Caso de uso extendido CU-83 – Emitiendo comprobante de venta (UR-72)”.</w:t>
      </w:r>
    </w:p>
    <w:p w:rsidR="24C3C9CD" w:rsidP="547F915B" w:rsidRDefault="24C3C9CD" w14:paraId="130489EE" w14:textId="1EDA19FC">
      <w:pPr>
        <w:pStyle w:val="Normal"/>
        <w:keepNext w:val="1"/>
      </w:pPr>
      <w:r w:rsidR="24C3C9CD">
        <w:drawing>
          <wp:inline wp14:editId="3FBA9825" wp14:anchorId="56B8652C">
            <wp:extent cx="5486400" cy="3672840"/>
            <wp:effectExtent l="0" t="0" r="0" b="0"/>
            <wp:docPr id="1933842719" name="Imagen 990034"/>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90034" name="inc3_new_34.png"/>
                    <pic:cNvPicPr/>
                  </pic:nvPicPr>
                  <pic:blipFill>
                    <a:blip xmlns:r="http://schemas.openxmlformats.org/officeDocument/2006/relationships" r:embed="rId50"/>
                    <a:stretch>
                      <a:fillRect/>
                    </a:stretch>
                  </pic:blipFill>
                  <pic:spPr>
                    <a:xfrm>
                      <a:off x="0" y="0"/>
                      <a:ext cx="5486400" cy="3672840"/>
                    </a:xfrm>
                    <a:prstGeom prst="rect">
                      <a:avLst/>
                    </a:prstGeom>
                  </pic:spPr>
                </pic:pic>
              </a:graphicData>
            </a:graphic>
          </wp:inline>
        </w:drawing>
      </w:r>
    </w:p>
    <w:p w:rsidR="00887C6C" w:rsidRDefault="00AE7CDE" w14:paraId="02417082" w14:textId="77777777">
      <w:pPr>
        <w:spacing w:before="60" w:after="240" w:line="240" w:lineRule="auto"/>
        <w:jc w:val="center"/>
      </w:pPr>
      <w:r>
        <w:rPr>
          <w:rFonts w:ascii="Arial" w:hAnsi="Arial" w:eastAsia="Arial" w:cs="Arial"/>
          <w:i/>
          <w:iCs/>
          <w:sz w:val="18"/>
          <w:szCs w:val="18"/>
        </w:rPr>
        <w:t>Fuente: Elaborado por el equipo de proyecto a partir de la especificación UR–ESA del Incremento 3.</w:t>
      </w:r>
    </w:p>
    <w:p w:rsidR="00887C6C" w:rsidRDefault="00AE7CDE" w14:paraId="6341CFEF" w14:textId="77777777">
      <w:pPr>
        <w:spacing w:before="60" w:after="240" w:line="360" w:lineRule="auto"/>
        <w:jc w:val="both"/>
      </w:pPr>
      <w:r>
        <w:rPr>
          <w:rFonts w:ascii="Arial" w:hAnsi="Arial" w:eastAsia="Arial" w:cs="Arial"/>
        </w:rPr>
        <w:t>Al confirmarse la venta, el sistema genera automáticamente el comprobante con los datos de la venta, sus productos, cantidades, precios, subtotales, total y medio de pago, y lo deja disponible para su impresión o visualización, sin requerir una acción adicional del Cajero. El diagrama representa este flujo como una secuencia de tres actividades entre el nodo inicial y el nodo final, con el Cajero como responsable; la especificación no define flujos alternativos para este caso de uso (Tabla 2.48).</w:t>
      </w:r>
    </w:p>
    <w:p w:rsidR="00887C6C" w:rsidRDefault="00AE7CDE" w14:paraId="67BC54F2" w14:textId="77777777">
      <w:pPr>
        <w:spacing w:line="360" w:lineRule="auto"/>
        <w:jc w:val="both"/>
      </w:pPr>
      <w:r>
        <w:rPr>
          <w:rFonts w:ascii="Arial" w:hAnsi="Arial" w:eastAsia="Arial" w:cs="Arial"/>
          <w:b/>
          <w:bCs/>
        </w:rPr>
        <w:t xml:space="preserve">Precondición: </w:t>
      </w:r>
      <w:r>
        <w:rPr>
          <w:rFonts w:ascii="Arial" w:hAnsi="Arial" w:eastAsia="Arial" w:cs="Arial"/>
        </w:rPr>
        <w:t>La venta se encuentra confirmada (UR-69).</w:t>
      </w:r>
    </w:p>
    <w:p w:rsidR="00887C6C" w:rsidRDefault="00AE7CDE" w14:paraId="21ED399E" w14:textId="77777777">
      <w:pPr>
        <w:spacing w:line="360" w:lineRule="auto"/>
        <w:jc w:val="both"/>
      </w:pPr>
      <w:r>
        <w:rPr>
          <w:rFonts w:ascii="Arial" w:hAnsi="Arial" w:eastAsia="Arial" w:cs="Arial"/>
          <w:b/>
          <w:bCs/>
        </w:rPr>
        <w:t xml:space="preserve">Postcondición: </w:t>
      </w:r>
      <w:r>
        <w:rPr>
          <w:rFonts w:ascii="Arial" w:hAnsi="Arial" w:eastAsia="Arial" w:cs="Arial"/>
        </w:rPr>
        <w:t>Existe evidencia de la transacción, disponible para su impresión o visualización.</w:t>
      </w:r>
    </w:p>
    <w:p w:rsidR="00887C6C" w:rsidRDefault="00AE7CDE" w14:paraId="2D5153B9" w14:textId="77777777">
      <w:pPr>
        <w:spacing w:line="360" w:lineRule="auto"/>
        <w:jc w:val="both"/>
      </w:pPr>
      <w:r>
        <w:rPr>
          <w:rFonts w:ascii="Arial" w:hAnsi="Arial" w:eastAsia="Arial" w:cs="Arial"/>
          <w:b/>
          <w:bCs/>
        </w:rPr>
        <w:t xml:space="preserve">Reglas de negocio: </w:t>
      </w:r>
      <w:r>
        <w:rPr>
          <w:rFonts w:ascii="Arial" w:hAnsi="Arial" w:eastAsia="Arial" w:cs="Arial"/>
        </w:rPr>
        <w:t>El comprobante se genera automáticamente al confirmar la venta, sin requerir una acción adicional del Cajero.</w:t>
      </w:r>
    </w:p>
    <w:p w:rsidR="00887C6C" w:rsidRDefault="00AE7CDE" w14:paraId="373A0451" w14:textId="77777777">
      <w:pPr>
        <w:keepNext/>
        <w:spacing w:before="240" w:after="200" w:line="276" w:lineRule="auto"/>
        <w:outlineLvl w:val="1"/>
      </w:pPr>
      <w:r>
        <w:rPr>
          <w:rFonts w:ascii="Arial" w:hAnsi="Arial" w:eastAsia="Arial" w:cs="Arial"/>
          <w:b/>
          <w:bCs/>
          <w:sz w:val="28"/>
          <w:szCs w:val="28"/>
        </w:rPr>
        <w:t>2.9 Matriz de trazabilidad</w:t>
      </w:r>
    </w:p>
    <w:p w:rsidR="00887C6C" w:rsidRDefault="00AE7CDE" w14:paraId="2F3CE3A3" w14:textId="77777777">
      <w:pPr>
        <w:spacing w:line="360" w:lineRule="auto"/>
        <w:jc w:val="both"/>
      </w:pPr>
      <w:r>
        <w:rPr>
          <w:rFonts w:ascii="Arial" w:hAnsi="Arial" w:eastAsia="Arial" w:cs="Arial"/>
        </w:rPr>
        <w:t>La matriz de trazabilidad relaciona cada requerimiento funcional del incremento con su caso de uso, su especificación, su diagrama de caso de uso, su caso de uso extendido, el diagrama de secuencia de la vista de procesos que lo representa, las tareas del Sprint Backlog que lo implementan y la tarea de pruebas que lo verifica. Los identificadores de tareas corresponden a los de la Tabla 3.1; el guion indica que la planificación del incremento no registra un elemento asociado.</w:t>
      </w:r>
    </w:p>
    <w:p w:rsidR="00887C6C" w:rsidRDefault="00AE7CDE" w14:paraId="6948C841" w14:textId="77777777">
      <w:pPr>
        <w:pStyle w:val="LeyendaTabla"/>
        <w:keepNext/>
        <w:spacing w:before="240"/>
      </w:pPr>
      <w:r>
        <w:t>Tabla 2.49: “Matriz de trazabilidad del Incremento 3”.</w:t>
      </w:r>
    </w:p>
    <w:tbl>
      <w:tblPr>
        <w:tblW w:w="936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80" w:type="dxa"/>
          <w:right w:w="80" w:type="dxa"/>
        </w:tblCellMar>
        <w:tblLook w:val="04A0" w:firstRow="1" w:lastRow="0" w:firstColumn="1" w:lastColumn="0" w:noHBand="0" w:noVBand="1"/>
      </w:tblPr>
      <w:tblGrid>
        <w:gridCol w:w="680"/>
        <w:gridCol w:w="680"/>
        <w:gridCol w:w="1500"/>
        <w:gridCol w:w="920"/>
        <w:gridCol w:w="1060"/>
        <w:gridCol w:w="1040"/>
        <w:gridCol w:w="1000"/>
        <w:gridCol w:w="1280"/>
        <w:gridCol w:w="1200"/>
      </w:tblGrid>
      <w:tr w:rsidR="00887C6C" w:rsidTr="547F915B" w14:paraId="1B793711" w14:textId="77777777">
        <w:trPr>
          <w:cantSplit/>
          <w:tblHeader/>
          <w:jc w:val="center"/>
        </w:trPr>
        <w:tc>
          <w:tcPr>
            <w:tcW w:w="680" w:type="dxa"/>
            <w:tcMar/>
            <w:vAlign w:val="center"/>
          </w:tcPr>
          <w:p w:rsidR="00887C6C" w:rsidP="547F915B" w:rsidRDefault="00AE7CDE" w14:paraId="35F5F225" w14:textId="77777777">
            <w:pPr>
              <w:spacing w:before="20" w:after="20" w:line="240" w:lineRule="auto"/>
              <w:jc w:val="center"/>
              <w:rPr>
                <w:rFonts w:ascii="Arial" w:hAnsi="Arial" w:eastAsia="Arial" w:cs="Arial"/>
                <w:b w:val="1"/>
                <w:bCs w:val="1"/>
                <w:sz w:val="20"/>
                <w:szCs w:val="20"/>
              </w:rPr>
            </w:pPr>
            <w:r w:rsidRPr="547F915B" w:rsidR="61AF1559">
              <w:rPr>
                <w:rFonts w:ascii="Arial" w:hAnsi="Arial" w:eastAsia="Arial" w:cs="Arial"/>
                <w:b w:val="1"/>
                <w:bCs w:val="1"/>
                <w:sz w:val="20"/>
                <w:szCs w:val="20"/>
              </w:rPr>
              <w:t>UR</w:t>
            </w:r>
          </w:p>
        </w:tc>
        <w:tc>
          <w:tcPr>
            <w:tcW w:w="680" w:type="dxa"/>
            <w:tcMar/>
            <w:vAlign w:val="center"/>
          </w:tcPr>
          <w:p w:rsidR="00887C6C" w:rsidP="547F915B" w:rsidRDefault="00AE7CDE" w14:paraId="3523F816" w14:textId="77777777">
            <w:pPr>
              <w:spacing w:before="20" w:after="20" w:line="240" w:lineRule="auto"/>
              <w:jc w:val="center"/>
              <w:rPr>
                <w:rFonts w:ascii="Arial" w:hAnsi="Arial" w:eastAsia="Arial" w:cs="Arial"/>
                <w:b w:val="1"/>
                <w:bCs w:val="1"/>
                <w:sz w:val="20"/>
                <w:szCs w:val="20"/>
              </w:rPr>
            </w:pPr>
            <w:r w:rsidRPr="547F915B" w:rsidR="61AF1559">
              <w:rPr>
                <w:rFonts w:ascii="Arial" w:hAnsi="Arial" w:eastAsia="Arial" w:cs="Arial"/>
                <w:b w:val="1"/>
                <w:bCs w:val="1"/>
                <w:sz w:val="20"/>
                <w:szCs w:val="20"/>
              </w:rPr>
              <w:t>CU</w:t>
            </w:r>
          </w:p>
        </w:tc>
        <w:tc>
          <w:tcPr>
            <w:tcW w:w="1500" w:type="dxa"/>
            <w:tcMar/>
            <w:vAlign w:val="center"/>
          </w:tcPr>
          <w:p w:rsidR="00887C6C" w:rsidP="547F915B" w:rsidRDefault="00AE7CDE" w14:paraId="2CEAD987" w14:textId="77777777">
            <w:pPr>
              <w:spacing w:before="20" w:after="20" w:line="240" w:lineRule="auto"/>
              <w:jc w:val="center"/>
              <w:rPr>
                <w:rFonts w:ascii="Arial" w:hAnsi="Arial" w:eastAsia="Arial" w:cs="Arial"/>
                <w:b w:val="1"/>
                <w:bCs w:val="1"/>
                <w:sz w:val="20"/>
                <w:szCs w:val="20"/>
              </w:rPr>
            </w:pPr>
            <w:r w:rsidRPr="547F915B" w:rsidR="61AF1559">
              <w:rPr>
                <w:rFonts w:ascii="Arial" w:hAnsi="Arial" w:eastAsia="Arial" w:cs="Arial"/>
                <w:b w:val="1"/>
                <w:bCs w:val="1"/>
                <w:sz w:val="20"/>
                <w:szCs w:val="20"/>
              </w:rPr>
              <w:t>Módulo</w:t>
            </w:r>
          </w:p>
        </w:tc>
        <w:tc>
          <w:tcPr>
            <w:tcW w:w="920" w:type="dxa"/>
            <w:tcMar/>
            <w:vAlign w:val="center"/>
          </w:tcPr>
          <w:p w:rsidR="00887C6C" w:rsidP="547F915B" w:rsidRDefault="00AE7CDE" w14:paraId="08BC10AD" w14:textId="77777777">
            <w:pPr>
              <w:spacing w:before="20" w:after="20" w:line="240" w:lineRule="auto"/>
              <w:jc w:val="center"/>
              <w:rPr>
                <w:rFonts w:ascii="Arial" w:hAnsi="Arial" w:eastAsia="Arial" w:cs="Arial"/>
                <w:b w:val="1"/>
                <w:bCs w:val="1"/>
                <w:sz w:val="20"/>
                <w:szCs w:val="20"/>
              </w:rPr>
            </w:pPr>
            <w:r w:rsidRPr="547F915B" w:rsidR="61AF1559">
              <w:rPr>
                <w:rFonts w:ascii="Arial" w:hAnsi="Arial" w:eastAsia="Arial" w:cs="Arial"/>
                <w:b w:val="1"/>
                <w:bCs w:val="1"/>
                <w:sz w:val="20"/>
                <w:szCs w:val="20"/>
              </w:rPr>
              <w:t>Espec. UR</w:t>
            </w:r>
          </w:p>
        </w:tc>
        <w:tc>
          <w:tcPr>
            <w:tcW w:w="1060" w:type="dxa"/>
            <w:tcMar/>
            <w:vAlign w:val="center"/>
          </w:tcPr>
          <w:p w:rsidR="00887C6C" w:rsidP="547F915B" w:rsidRDefault="00AE7CDE" w14:paraId="4884B6E9" w14:textId="77777777">
            <w:pPr>
              <w:spacing w:before="20" w:after="20" w:line="240" w:lineRule="auto"/>
              <w:jc w:val="center"/>
              <w:rPr>
                <w:rFonts w:ascii="Arial" w:hAnsi="Arial" w:eastAsia="Arial" w:cs="Arial"/>
                <w:b w:val="1"/>
                <w:bCs w:val="1"/>
                <w:sz w:val="20"/>
                <w:szCs w:val="20"/>
              </w:rPr>
            </w:pPr>
            <w:r w:rsidRPr="547F915B" w:rsidR="61AF1559">
              <w:rPr>
                <w:rFonts w:ascii="Arial" w:hAnsi="Arial" w:eastAsia="Arial" w:cs="Arial"/>
                <w:b w:val="1"/>
                <w:bCs w:val="1"/>
                <w:sz w:val="20"/>
                <w:szCs w:val="20"/>
              </w:rPr>
              <w:t>Diagrama CU</w:t>
            </w:r>
          </w:p>
        </w:tc>
        <w:tc>
          <w:tcPr>
            <w:tcW w:w="1040" w:type="dxa"/>
            <w:tcMar/>
            <w:vAlign w:val="center"/>
          </w:tcPr>
          <w:p w:rsidR="00887C6C" w:rsidP="547F915B" w:rsidRDefault="00AE7CDE" w14:paraId="6DF1750D" w14:textId="77777777">
            <w:pPr>
              <w:spacing w:before="20" w:after="20" w:line="240" w:lineRule="auto"/>
              <w:jc w:val="center"/>
              <w:rPr>
                <w:rFonts w:ascii="Arial" w:hAnsi="Arial" w:eastAsia="Arial" w:cs="Arial"/>
                <w:b w:val="1"/>
                <w:bCs w:val="1"/>
                <w:sz w:val="20"/>
                <w:szCs w:val="20"/>
              </w:rPr>
            </w:pPr>
            <w:r w:rsidRPr="547F915B" w:rsidR="61AF1559">
              <w:rPr>
                <w:rFonts w:ascii="Arial" w:hAnsi="Arial" w:eastAsia="Arial" w:cs="Arial"/>
                <w:b w:val="1"/>
                <w:bCs w:val="1"/>
                <w:sz w:val="20"/>
                <w:szCs w:val="20"/>
              </w:rPr>
              <w:t>CU extendido</w:t>
            </w:r>
          </w:p>
        </w:tc>
        <w:tc>
          <w:tcPr>
            <w:tcW w:w="1000" w:type="dxa"/>
            <w:tcMar/>
            <w:vAlign w:val="center"/>
          </w:tcPr>
          <w:p w:rsidR="00887C6C" w:rsidP="547F915B" w:rsidRDefault="00AE7CDE" w14:paraId="280BD967" w14:textId="77777777">
            <w:pPr>
              <w:spacing w:before="20" w:after="20" w:line="240" w:lineRule="auto"/>
              <w:jc w:val="center"/>
              <w:rPr>
                <w:rFonts w:ascii="Arial" w:hAnsi="Arial" w:eastAsia="Arial" w:cs="Arial"/>
                <w:b w:val="1"/>
                <w:bCs w:val="1"/>
                <w:sz w:val="20"/>
                <w:szCs w:val="20"/>
              </w:rPr>
            </w:pPr>
            <w:r w:rsidRPr="547F915B" w:rsidR="61AF1559">
              <w:rPr>
                <w:rFonts w:ascii="Arial" w:hAnsi="Arial" w:eastAsia="Arial" w:cs="Arial"/>
                <w:b w:val="1"/>
                <w:bCs w:val="1"/>
                <w:sz w:val="20"/>
                <w:szCs w:val="20"/>
              </w:rPr>
              <w:t>Vista de procesos</w:t>
            </w:r>
          </w:p>
        </w:tc>
        <w:tc>
          <w:tcPr>
            <w:tcW w:w="1280" w:type="dxa"/>
            <w:tcMar/>
            <w:vAlign w:val="center"/>
          </w:tcPr>
          <w:p w:rsidR="00887C6C" w:rsidP="547F915B" w:rsidRDefault="00AE7CDE" w14:paraId="47AAEC31" w14:textId="77777777">
            <w:pPr>
              <w:spacing w:before="20" w:after="20" w:line="240" w:lineRule="auto"/>
              <w:jc w:val="center"/>
              <w:rPr>
                <w:rFonts w:ascii="Arial" w:hAnsi="Arial" w:eastAsia="Arial" w:cs="Arial"/>
                <w:b w:val="1"/>
                <w:bCs w:val="1"/>
                <w:sz w:val="20"/>
                <w:szCs w:val="20"/>
              </w:rPr>
            </w:pPr>
            <w:r w:rsidRPr="547F915B" w:rsidR="61AF1559">
              <w:rPr>
                <w:rFonts w:ascii="Arial" w:hAnsi="Arial" w:eastAsia="Arial" w:cs="Arial"/>
                <w:b w:val="1"/>
                <w:bCs w:val="1"/>
                <w:sz w:val="20"/>
                <w:szCs w:val="20"/>
              </w:rPr>
              <w:t>Tareas Sprint Backlog</w:t>
            </w:r>
          </w:p>
        </w:tc>
        <w:tc>
          <w:tcPr>
            <w:tcW w:w="1200" w:type="dxa"/>
            <w:tcMar/>
            <w:vAlign w:val="center"/>
          </w:tcPr>
          <w:p w:rsidR="00887C6C" w:rsidP="547F915B" w:rsidRDefault="00AE7CDE" w14:paraId="56234E8B" w14:textId="77777777">
            <w:pPr>
              <w:spacing w:before="20" w:after="20" w:line="240" w:lineRule="auto"/>
              <w:jc w:val="center"/>
              <w:rPr>
                <w:rFonts w:ascii="Arial" w:hAnsi="Arial" w:eastAsia="Arial" w:cs="Arial"/>
                <w:b w:val="1"/>
                <w:bCs w:val="1"/>
                <w:sz w:val="20"/>
                <w:szCs w:val="20"/>
              </w:rPr>
            </w:pPr>
            <w:r w:rsidRPr="547F915B" w:rsidR="61AF1559">
              <w:rPr>
                <w:rFonts w:ascii="Arial" w:hAnsi="Arial" w:eastAsia="Arial" w:cs="Arial"/>
                <w:b w:val="1"/>
                <w:bCs w:val="1"/>
                <w:sz w:val="20"/>
                <w:szCs w:val="20"/>
              </w:rPr>
              <w:t>Verificación</w:t>
            </w:r>
          </w:p>
        </w:tc>
      </w:tr>
      <w:tr w:rsidR="00887C6C" w:rsidTr="547F915B" w14:paraId="70AF1688" w14:textId="77777777">
        <w:trPr>
          <w:cantSplit/>
          <w:jc w:val="center"/>
        </w:trPr>
        <w:tc>
          <w:tcPr>
            <w:tcW w:w="680" w:type="dxa"/>
            <w:tcMar/>
          </w:tcPr>
          <w:p w:rsidR="00887C6C" w:rsidP="547F915B" w:rsidRDefault="00AE7CDE" w14:paraId="4212BF4A"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UR-25</w:t>
            </w:r>
          </w:p>
        </w:tc>
        <w:tc>
          <w:tcPr>
            <w:tcW w:w="680" w:type="dxa"/>
            <w:tcMar/>
          </w:tcPr>
          <w:p w:rsidR="00887C6C" w:rsidP="547F915B" w:rsidRDefault="00AE7CDE" w14:paraId="3F607171"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CU-62</w:t>
            </w:r>
          </w:p>
        </w:tc>
        <w:tc>
          <w:tcPr>
            <w:tcW w:w="1500" w:type="dxa"/>
            <w:tcMar/>
          </w:tcPr>
          <w:p w:rsidR="00887C6C" w:rsidP="547F915B" w:rsidRDefault="00AE7CDE" w14:paraId="2CDC8587"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Lectura y procesamiento de factura</w:t>
            </w:r>
          </w:p>
        </w:tc>
        <w:tc>
          <w:tcPr>
            <w:tcW w:w="920" w:type="dxa"/>
            <w:tcMar/>
          </w:tcPr>
          <w:p w:rsidR="00887C6C" w:rsidP="547F915B" w:rsidRDefault="00AE7CDE" w14:paraId="7323C46E"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Tabla 2.5</w:t>
            </w:r>
          </w:p>
        </w:tc>
        <w:tc>
          <w:tcPr>
            <w:tcW w:w="1060" w:type="dxa"/>
            <w:tcMar/>
          </w:tcPr>
          <w:p w:rsidR="00887C6C" w:rsidP="547F915B" w:rsidRDefault="00AE7CDE" w14:paraId="017ACF29"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Fig. 2.1</w:t>
            </w:r>
          </w:p>
        </w:tc>
        <w:tc>
          <w:tcPr>
            <w:tcW w:w="1040" w:type="dxa"/>
            <w:tcMar/>
          </w:tcPr>
          <w:p w:rsidR="00887C6C" w:rsidP="547F915B" w:rsidRDefault="00AE7CDE" w14:paraId="6A8624ED"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Tabla 2.27</w:t>
            </w:r>
          </w:p>
        </w:tc>
        <w:tc>
          <w:tcPr>
            <w:tcW w:w="1000" w:type="dxa"/>
            <w:tcMar/>
          </w:tcPr>
          <w:p w:rsidR="00887C6C" w:rsidP="547F915B" w:rsidRDefault="00AE7CDE" w14:paraId="34EFEBE0"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Fig. 4.3</w:t>
            </w:r>
          </w:p>
        </w:tc>
        <w:tc>
          <w:tcPr>
            <w:tcW w:w="1280" w:type="dxa"/>
            <w:tcMar/>
          </w:tcPr>
          <w:p w:rsidR="00887C6C" w:rsidP="547F915B" w:rsidRDefault="00AE7CDE" w14:paraId="02B6E7B6"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2.1, 3.1, 4.1</w:t>
            </w:r>
          </w:p>
        </w:tc>
        <w:tc>
          <w:tcPr>
            <w:tcW w:w="1200" w:type="dxa"/>
            <w:tcMar/>
          </w:tcPr>
          <w:p w:rsidR="00887C6C" w:rsidP="547F915B" w:rsidRDefault="00AE7CDE" w14:paraId="6AF5233A"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7.1 (Módulo A)</w:t>
            </w:r>
          </w:p>
        </w:tc>
      </w:tr>
      <w:tr w:rsidR="00887C6C" w:rsidTr="547F915B" w14:paraId="6558FA44" w14:textId="77777777">
        <w:trPr>
          <w:cantSplit/>
          <w:jc w:val="center"/>
        </w:trPr>
        <w:tc>
          <w:tcPr>
            <w:tcW w:w="680" w:type="dxa"/>
            <w:tcMar/>
          </w:tcPr>
          <w:p w:rsidR="00887C6C" w:rsidP="547F915B" w:rsidRDefault="00AE7CDE" w14:paraId="2C262967"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UR-29</w:t>
            </w:r>
          </w:p>
        </w:tc>
        <w:tc>
          <w:tcPr>
            <w:tcW w:w="680" w:type="dxa"/>
            <w:tcMar/>
          </w:tcPr>
          <w:p w:rsidR="00887C6C" w:rsidP="547F915B" w:rsidRDefault="00AE7CDE" w14:paraId="65DE2193"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CU-63</w:t>
            </w:r>
          </w:p>
        </w:tc>
        <w:tc>
          <w:tcPr>
            <w:tcW w:w="1500" w:type="dxa"/>
            <w:tcMar/>
          </w:tcPr>
          <w:p w:rsidR="00887C6C" w:rsidP="547F915B" w:rsidRDefault="00AE7CDE" w14:paraId="0A5CF2A4"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Importación y exportación de archivos</w:t>
            </w:r>
          </w:p>
        </w:tc>
        <w:tc>
          <w:tcPr>
            <w:tcW w:w="920" w:type="dxa"/>
            <w:tcMar/>
          </w:tcPr>
          <w:p w:rsidR="00887C6C" w:rsidP="547F915B" w:rsidRDefault="00AE7CDE" w14:paraId="7130EA9C"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Tabla 2.6</w:t>
            </w:r>
          </w:p>
        </w:tc>
        <w:tc>
          <w:tcPr>
            <w:tcW w:w="1060" w:type="dxa"/>
            <w:tcMar/>
          </w:tcPr>
          <w:p w:rsidR="00887C6C" w:rsidP="547F915B" w:rsidRDefault="00AE7CDE" w14:paraId="531CC9EA"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Fig. 2.2</w:t>
            </w:r>
          </w:p>
        </w:tc>
        <w:tc>
          <w:tcPr>
            <w:tcW w:w="1040" w:type="dxa"/>
            <w:tcMar/>
          </w:tcPr>
          <w:p w:rsidR="00887C6C" w:rsidP="547F915B" w:rsidRDefault="00AE7CDE" w14:paraId="66C88DDA"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Tabla 2.28</w:t>
            </w:r>
          </w:p>
        </w:tc>
        <w:tc>
          <w:tcPr>
            <w:tcW w:w="1000" w:type="dxa"/>
            <w:tcMar/>
          </w:tcPr>
          <w:p w:rsidR="00887C6C" w:rsidP="547F915B" w:rsidRDefault="00AE7CDE" w14:paraId="1973A55B"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Fig. 4.4</w:t>
            </w:r>
          </w:p>
        </w:tc>
        <w:tc>
          <w:tcPr>
            <w:tcW w:w="1280" w:type="dxa"/>
            <w:tcMar/>
          </w:tcPr>
          <w:p w:rsidR="00887C6C" w:rsidP="547F915B" w:rsidRDefault="00AE7CDE" w14:paraId="684122ED"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2.1, 3.1, 4.1</w:t>
            </w:r>
          </w:p>
        </w:tc>
        <w:tc>
          <w:tcPr>
            <w:tcW w:w="1200" w:type="dxa"/>
            <w:tcMar/>
          </w:tcPr>
          <w:p w:rsidR="00887C6C" w:rsidP="547F915B" w:rsidRDefault="00AE7CDE" w14:paraId="25E079D2"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7.1 (Módulo A)</w:t>
            </w:r>
          </w:p>
        </w:tc>
      </w:tr>
      <w:tr w:rsidR="00887C6C" w:rsidTr="547F915B" w14:paraId="5760F3EE" w14:textId="77777777">
        <w:trPr>
          <w:cantSplit/>
          <w:jc w:val="center"/>
        </w:trPr>
        <w:tc>
          <w:tcPr>
            <w:tcW w:w="680" w:type="dxa"/>
            <w:tcMar/>
          </w:tcPr>
          <w:p w:rsidR="00887C6C" w:rsidP="547F915B" w:rsidRDefault="00AE7CDE" w14:paraId="4203BB16"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UR-30</w:t>
            </w:r>
          </w:p>
        </w:tc>
        <w:tc>
          <w:tcPr>
            <w:tcW w:w="680" w:type="dxa"/>
            <w:tcMar/>
          </w:tcPr>
          <w:p w:rsidR="00887C6C" w:rsidP="547F915B" w:rsidRDefault="00AE7CDE" w14:paraId="1F77990F"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CU-64</w:t>
            </w:r>
          </w:p>
        </w:tc>
        <w:tc>
          <w:tcPr>
            <w:tcW w:w="1500" w:type="dxa"/>
            <w:tcMar/>
          </w:tcPr>
          <w:p w:rsidR="00887C6C" w:rsidP="547F915B" w:rsidRDefault="00AE7CDE" w14:paraId="447C2D24"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Importación y exportación de archivos</w:t>
            </w:r>
          </w:p>
        </w:tc>
        <w:tc>
          <w:tcPr>
            <w:tcW w:w="920" w:type="dxa"/>
            <w:tcMar/>
          </w:tcPr>
          <w:p w:rsidR="00887C6C" w:rsidP="547F915B" w:rsidRDefault="00AE7CDE" w14:paraId="089BCF25"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Tabla 2.7</w:t>
            </w:r>
          </w:p>
        </w:tc>
        <w:tc>
          <w:tcPr>
            <w:tcW w:w="1060" w:type="dxa"/>
            <w:tcMar/>
          </w:tcPr>
          <w:p w:rsidR="00887C6C" w:rsidP="547F915B" w:rsidRDefault="00AE7CDE" w14:paraId="656411BA"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Fig. 2.3</w:t>
            </w:r>
          </w:p>
        </w:tc>
        <w:tc>
          <w:tcPr>
            <w:tcW w:w="1040" w:type="dxa"/>
            <w:tcMar/>
          </w:tcPr>
          <w:p w:rsidR="00887C6C" w:rsidP="547F915B" w:rsidRDefault="00AE7CDE" w14:paraId="58064DE7"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Tabla 2.29</w:t>
            </w:r>
          </w:p>
        </w:tc>
        <w:tc>
          <w:tcPr>
            <w:tcW w:w="1000" w:type="dxa"/>
            <w:tcMar/>
          </w:tcPr>
          <w:p w:rsidR="00887C6C" w:rsidP="547F915B" w:rsidRDefault="00AE7CDE" w14:paraId="36F9CC9D"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Fig. 4.5</w:t>
            </w:r>
          </w:p>
        </w:tc>
        <w:tc>
          <w:tcPr>
            <w:tcW w:w="1280" w:type="dxa"/>
            <w:tcMar/>
          </w:tcPr>
          <w:p w:rsidR="00887C6C" w:rsidP="547F915B" w:rsidRDefault="00AE7CDE" w14:paraId="12B15BDC"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2.1, 3.1, 4.1</w:t>
            </w:r>
          </w:p>
        </w:tc>
        <w:tc>
          <w:tcPr>
            <w:tcW w:w="1200" w:type="dxa"/>
            <w:tcMar/>
          </w:tcPr>
          <w:p w:rsidR="00887C6C" w:rsidP="547F915B" w:rsidRDefault="00AE7CDE" w14:paraId="25CCB8F6"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7.1 (Módulo A)</w:t>
            </w:r>
          </w:p>
        </w:tc>
      </w:tr>
      <w:tr w:rsidR="00887C6C" w:rsidTr="547F915B" w14:paraId="5679DE89" w14:textId="77777777">
        <w:trPr>
          <w:cantSplit/>
          <w:jc w:val="center"/>
        </w:trPr>
        <w:tc>
          <w:tcPr>
            <w:tcW w:w="680" w:type="dxa"/>
            <w:tcMar/>
          </w:tcPr>
          <w:p w:rsidR="00887C6C" w:rsidP="547F915B" w:rsidRDefault="00AE7CDE" w14:paraId="32D35485"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UR-36</w:t>
            </w:r>
          </w:p>
        </w:tc>
        <w:tc>
          <w:tcPr>
            <w:tcW w:w="680" w:type="dxa"/>
            <w:tcMar/>
          </w:tcPr>
          <w:p w:rsidR="00887C6C" w:rsidP="547F915B" w:rsidRDefault="00AE7CDE" w14:paraId="134E1291"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CU-65</w:t>
            </w:r>
          </w:p>
        </w:tc>
        <w:tc>
          <w:tcPr>
            <w:tcW w:w="1500" w:type="dxa"/>
            <w:tcMar/>
          </w:tcPr>
          <w:p w:rsidR="00887C6C" w:rsidP="547F915B" w:rsidRDefault="00AE7CDE" w14:paraId="5233F352"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Importación y exportación de archivos</w:t>
            </w:r>
          </w:p>
        </w:tc>
        <w:tc>
          <w:tcPr>
            <w:tcW w:w="920" w:type="dxa"/>
            <w:tcMar/>
          </w:tcPr>
          <w:p w:rsidR="00887C6C" w:rsidP="547F915B" w:rsidRDefault="00AE7CDE" w14:paraId="2B47E92E"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Tabla 2.8</w:t>
            </w:r>
          </w:p>
        </w:tc>
        <w:tc>
          <w:tcPr>
            <w:tcW w:w="1060" w:type="dxa"/>
            <w:tcMar/>
          </w:tcPr>
          <w:p w:rsidR="00887C6C" w:rsidP="547F915B" w:rsidRDefault="00AE7CDE" w14:paraId="6CC78B0F"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Fig. 2.4</w:t>
            </w:r>
          </w:p>
        </w:tc>
        <w:tc>
          <w:tcPr>
            <w:tcW w:w="1040" w:type="dxa"/>
            <w:tcMar/>
          </w:tcPr>
          <w:p w:rsidR="00887C6C" w:rsidP="547F915B" w:rsidRDefault="00AE7CDE" w14:paraId="1338EE90"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Tabla 2.30</w:t>
            </w:r>
          </w:p>
        </w:tc>
        <w:tc>
          <w:tcPr>
            <w:tcW w:w="1000" w:type="dxa"/>
            <w:tcMar/>
          </w:tcPr>
          <w:p w:rsidR="00887C6C" w:rsidP="547F915B" w:rsidRDefault="00AE7CDE" w14:paraId="090985D4"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Fig. 4.6</w:t>
            </w:r>
          </w:p>
        </w:tc>
        <w:tc>
          <w:tcPr>
            <w:tcW w:w="1280" w:type="dxa"/>
            <w:tcMar/>
          </w:tcPr>
          <w:p w:rsidR="00887C6C" w:rsidP="547F915B" w:rsidRDefault="00AE7CDE" w14:paraId="2D366E0F"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w:t>
            </w:r>
          </w:p>
        </w:tc>
        <w:tc>
          <w:tcPr>
            <w:tcW w:w="1200" w:type="dxa"/>
            <w:tcMar/>
          </w:tcPr>
          <w:p w:rsidR="00887C6C" w:rsidP="547F915B" w:rsidRDefault="00AE7CDE" w14:paraId="1230D8BB"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w:t>
            </w:r>
          </w:p>
        </w:tc>
      </w:tr>
      <w:tr w:rsidR="00887C6C" w:rsidTr="547F915B" w14:paraId="4D8E7B94" w14:textId="77777777">
        <w:trPr>
          <w:cantSplit/>
          <w:jc w:val="center"/>
        </w:trPr>
        <w:tc>
          <w:tcPr>
            <w:tcW w:w="680" w:type="dxa"/>
            <w:tcMar/>
          </w:tcPr>
          <w:p w:rsidR="00887C6C" w:rsidP="547F915B" w:rsidRDefault="00AE7CDE" w14:paraId="4DC824B3"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UR-37</w:t>
            </w:r>
          </w:p>
        </w:tc>
        <w:tc>
          <w:tcPr>
            <w:tcW w:w="680" w:type="dxa"/>
            <w:tcMar/>
          </w:tcPr>
          <w:p w:rsidR="00887C6C" w:rsidP="547F915B" w:rsidRDefault="00AE7CDE" w14:paraId="027CC95C"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CU-66</w:t>
            </w:r>
          </w:p>
        </w:tc>
        <w:tc>
          <w:tcPr>
            <w:tcW w:w="1500" w:type="dxa"/>
            <w:tcMar/>
          </w:tcPr>
          <w:p w:rsidR="00887C6C" w:rsidP="547F915B" w:rsidRDefault="00AE7CDE" w14:paraId="44ED2A67"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Importación y exportación de archivos</w:t>
            </w:r>
          </w:p>
        </w:tc>
        <w:tc>
          <w:tcPr>
            <w:tcW w:w="920" w:type="dxa"/>
            <w:tcMar/>
          </w:tcPr>
          <w:p w:rsidR="00887C6C" w:rsidP="547F915B" w:rsidRDefault="00AE7CDE" w14:paraId="4A222484"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Tabla 2.9</w:t>
            </w:r>
          </w:p>
        </w:tc>
        <w:tc>
          <w:tcPr>
            <w:tcW w:w="1060" w:type="dxa"/>
            <w:tcMar/>
          </w:tcPr>
          <w:p w:rsidR="00887C6C" w:rsidP="547F915B" w:rsidRDefault="00AE7CDE" w14:paraId="70A137F8"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Fig. 2.5</w:t>
            </w:r>
          </w:p>
        </w:tc>
        <w:tc>
          <w:tcPr>
            <w:tcW w:w="1040" w:type="dxa"/>
            <w:tcMar/>
          </w:tcPr>
          <w:p w:rsidR="00887C6C" w:rsidP="547F915B" w:rsidRDefault="00AE7CDE" w14:paraId="3302D5B2"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Tabla 2.31</w:t>
            </w:r>
          </w:p>
        </w:tc>
        <w:tc>
          <w:tcPr>
            <w:tcW w:w="1000" w:type="dxa"/>
            <w:tcMar/>
          </w:tcPr>
          <w:p w:rsidR="00887C6C" w:rsidP="547F915B" w:rsidRDefault="00AE7CDE" w14:paraId="16715656"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Fig. 4.7</w:t>
            </w:r>
          </w:p>
        </w:tc>
        <w:tc>
          <w:tcPr>
            <w:tcW w:w="1280" w:type="dxa"/>
            <w:tcMar/>
          </w:tcPr>
          <w:p w:rsidR="00887C6C" w:rsidP="547F915B" w:rsidRDefault="00AE7CDE" w14:paraId="4027830A"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2.2, 2.6</w:t>
            </w:r>
          </w:p>
        </w:tc>
        <w:tc>
          <w:tcPr>
            <w:tcW w:w="1200" w:type="dxa"/>
            <w:tcMar/>
          </w:tcPr>
          <w:p w:rsidR="00887C6C" w:rsidP="547F915B" w:rsidRDefault="00AE7CDE" w14:paraId="1C7348EC"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7.1 (Módulo A)</w:t>
            </w:r>
          </w:p>
        </w:tc>
      </w:tr>
      <w:tr w:rsidR="00887C6C" w:rsidTr="547F915B" w14:paraId="2BB09538" w14:textId="77777777">
        <w:trPr>
          <w:cantSplit/>
          <w:jc w:val="center"/>
        </w:trPr>
        <w:tc>
          <w:tcPr>
            <w:tcW w:w="680" w:type="dxa"/>
            <w:tcMar/>
          </w:tcPr>
          <w:p w:rsidR="00887C6C" w:rsidP="547F915B" w:rsidRDefault="00AE7CDE" w14:paraId="06F0AC7E"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UR-46</w:t>
            </w:r>
          </w:p>
        </w:tc>
        <w:tc>
          <w:tcPr>
            <w:tcW w:w="680" w:type="dxa"/>
            <w:tcMar/>
          </w:tcPr>
          <w:p w:rsidR="00887C6C" w:rsidP="547F915B" w:rsidRDefault="00AE7CDE" w14:paraId="198C8D5A"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CU-67</w:t>
            </w:r>
          </w:p>
        </w:tc>
        <w:tc>
          <w:tcPr>
            <w:tcW w:w="1500" w:type="dxa"/>
            <w:tcMar/>
          </w:tcPr>
          <w:p w:rsidR="00887C6C" w:rsidP="547F915B" w:rsidRDefault="00AE7CDE" w14:paraId="79DA389A"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Ajuste de inventario</w:t>
            </w:r>
          </w:p>
        </w:tc>
        <w:tc>
          <w:tcPr>
            <w:tcW w:w="920" w:type="dxa"/>
            <w:tcMar/>
          </w:tcPr>
          <w:p w:rsidR="00887C6C" w:rsidP="547F915B" w:rsidRDefault="00AE7CDE" w14:paraId="279DB59A"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Tabla 2.10</w:t>
            </w:r>
          </w:p>
        </w:tc>
        <w:tc>
          <w:tcPr>
            <w:tcW w:w="1060" w:type="dxa"/>
            <w:tcMar/>
          </w:tcPr>
          <w:p w:rsidR="00887C6C" w:rsidP="547F915B" w:rsidRDefault="00AE7CDE" w14:paraId="06A9D45A"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Fig. 2.6</w:t>
            </w:r>
          </w:p>
        </w:tc>
        <w:tc>
          <w:tcPr>
            <w:tcW w:w="1040" w:type="dxa"/>
            <w:tcMar/>
          </w:tcPr>
          <w:p w:rsidR="00887C6C" w:rsidP="547F915B" w:rsidRDefault="00AE7CDE" w14:paraId="73481EAE"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Tabla 2.32</w:t>
            </w:r>
          </w:p>
        </w:tc>
        <w:tc>
          <w:tcPr>
            <w:tcW w:w="1000" w:type="dxa"/>
            <w:tcMar/>
          </w:tcPr>
          <w:p w:rsidR="00887C6C" w:rsidP="547F915B" w:rsidRDefault="00AE7CDE" w14:paraId="579B19D3"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Fig. 4.8</w:t>
            </w:r>
          </w:p>
        </w:tc>
        <w:tc>
          <w:tcPr>
            <w:tcW w:w="1280" w:type="dxa"/>
            <w:tcMar/>
          </w:tcPr>
          <w:p w:rsidR="00887C6C" w:rsidP="547F915B" w:rsidRDefault="00AE7CDE" w14:paraId="7D8B8122"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2.3, 3.2, 4.2</w:t>
            </w:r>
          </w:p>
        </w:tc>
        <w:tc>
          <w:tcPr>
            <w:tcW w:w="1200" w:type="dxa"/>
            <w:tcMar/>
          </w:tcPr>
          <w:p w:rsidR="00887C6C" w:rsidP="547F915B" w:rsidRDefault="00AE7CDE" w14:paraId="0C69B350"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7.2 (Módulo B)</w:t>
            </w:r>
          </w:p>
        </w:tc>
      </w:tr>
      <w:tr w:rsidR="00887C6C" w:rsidTr="547F915B" w14:paraId="5D6DC7D4" w14:textId="77777777">
        <w:trPr>
          <w:cantSplit/>
          <w:jc w:val="center"/>
        </w:trPr>
        <w:tc>
          <w:tcPr>
            <w:tcW w:w="680" w:type="dxa"/>
            <w:tcMar/>
          </w:tcPr>
          <w:p w:rsidR="00887C6C" w:rsidP="547F915B" w:rsidRDefault="00AE7CDE" w14:paraId="43E1366C"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UR-47</w:t>
            </w:r>
          </w:p>
        </w:tc>
        <w:tc>
          <w:tcPr>
            <w:tcW w:w="680" w:type="dxa"/>
            <w:tcMar/>
          </w:tcPr>
          <w:p w:rsidR="00887C6C" w:rsidP="547F915B" w:rsidRDefault="00AE7CDE" w14:paraId="74317801"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CU-68</w:t>
            </w:r>
          </w:p>
        </w:tc>
        <w:tc>
          <w:tcPr>
            <w:tcW w:w="1500" w:type="dxa"/>
            <w:tcMar/>
          </w:tcPr>
          <w:p w:rsidR="00887C6C" w:rsidP="547F915B" w:rsidRDefault="00AE7CDE" w14:paraId="3B168BF4"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Ajuste de inventario</w:t>
            </w:r>
          </w:p>
        </w:tc>
        <w:tc>
          <w:tcPr>
            <w:tcW w:w="920" w:type="dxa"/>
            <w:tcMar/>
          </w:tcPr>
          <w:p w:rsidR="00887C6C" w:rsidP="547F915B" w:rsidRDefault="00AE7CDE" w14:paraId="1A490508"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Tabla 2.11</w:t>
            </w:r>
          </w:p>
        </w:tc>
        <w:tc>
          <w:tcPr>
            <w:tcW w:w="1060" w:type="dxa"/>
            <w:tcMar/>
          </w:tcPr>
          <w:p w:rsidR="00887C6C" w:rsidP="547F915B" w:rsidRDefault="00AE7CDE" w14:paraId="198FBDAA"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Fig. 2.7</w:t>
            </w:r>
          </w:p>
        </w:tc>
        <w:tc>
          <w:tcPr>
            <w:tcW w:w="1040" w:type="dxa"/>
            <w:tcMar/>
          </w:tcPr>
          <w:p w:rsidR="00887C6C" w:rsidP="547F915B" w:rsidRDefault="00AE7CDE" w14:paraId="4F6854BF"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Tabla 2.33</w:t>
            </w:r>
          </w:p>
        </w:tc>
        <w:tc>
          <w:tcPr>
            <w:tcW w:w="1000" w:type="dxa"/>
            <w:tcMar/>
          </w:tcPr>
          <w:p w:rsidR="00887C6C" w:rsidP="547F915B" w:rsidRDefault="00AE7CDE" w14:paraId="1EBBB70D"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Fig. 4.9</w:t>
            </w:r>
          </w:p>
        </w:tc>
        <w:tc>
          <w:tcPr>
            <w:tcW w:w="1280" w:type="dxa"/>
            <w:tcMar/>
          </w:tcPr>
          <w:p w:rsidR="00887C6C" w:rsidP="547F915B" w:rsidRDefault="00AE7CDE" w14:paraId="3476F8AA"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2.4, 3.3, 4.3</w:t>
            </w:r>
          </w:p>
        </w:tc>
        <w:tc>
          <w:tcPr>
            <w:tcW w:w="1200" w:type="dxa"/>
            <w:tcMar/>
          </w:tcPr>
          <w:p w:rsidR="00887C6C" w:rsidP="547F915B" w:rsidRDefault="00AE7CDE" w14:paraId="7FE5C552"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7.3 (Módulo C)</w:t>
            </w:r>
          </w:p>
        </w:tc>
      </w:tr>
      <w:tr w:rsidR="00887C6C" w:rsidTr="547F915B" w14:paraId="32492DAB" w14:textId="77777777">
        <w:trPr>
          <w:cantSplit/>
          <w:jc w:val="center"/>
        </w:trPr>
        <w:tc>
          <w:tcPr>
            <w:tcW w:w="680" w:type="dxa"/>
            <w:tcMar/>
          </w:tcPr>
          <w:p w:rsidR="00887C6C" w:rsidP="547F915B" w:rsidRDefault="00AE7CDE" w14:paraId="27C33B49"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UR-56</w:t>
            </w:r>
          </w:p>
        </w:tc>
        <w:tc>
          <w:tcPr>
            <w:tcW w:w="680" w:type="dxa"/>
            <w:tcMar/>
          </w:tcPr>
          <w:p w:rsidR="00887C6C" w:rsidP="547F915B" w:rsidRDefault="00AE7CDE" w14:paraId="4977DDF4"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CU-69</w:t>
            </w:r>
          </w:p>
        </w:tc>
        <w:tc>
          <w:tcPr>
            <w:tcW w:w="1500" w:type="dxa"/>
            <w:tcMar/>
          </w:tcPr>
          <w:p w:rsidR="00887C6C" w:rsidP="547F915B" w:rsidRDefault="00AE7CDE" w14:paraId="3FDA40F6"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Consultas, Reportes, Usuarios y Permisos</w:t>
            </w:r>
          </w:p>
        </w:tc>
        <w:tc>
          <w:tcPr>
            <w:tcW w:w="920" w:type="dxa"/>
            <w:tcMar/>
          </w:tcPr>
          <w:p w:rsidR="00887C6C" w:rsidP="547F915B" w:rsidRDefault="00AE7CDE" w14:paraId="6B76C264"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Tabla 2.12</w:t>
            </w:r>
          </w:p>
        </w:tc>
        <w:tc>
          <w:tcPr>
            <w:tcW w:w="1060" w:type="dxa"/>
            <w:tcMar/>
          </w:tcPr>
          <w:p w:rsidR="00887C6C" w:rsidP="547F915B" w:rsidRDefault="00AE7CDE" w14:paraId="4C0842A5"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Fig. 2.8</w:t>
            </w:r>
          </w:p>
        </w:tc>
        <w:tc>
          <w:tcPr>
            <w:tcW w:w="1040" w:type="dxa"/>
            <w:tcMar/>
          </w:tcPr>
          <w:p w:rsidR="00887C6C" w:rsidP="547F915B" w:rsidRDefault="00AE7CDE" w14:paraId="3C4BC957"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Tabla 2.34</w:t>
            </w:r>
          </w:p>
        </w:tc>
        <w:tc>
          <w:tcPr>
            <w:tcW w:w="1000" w:type="dxa"/>
            <w:tcMar/>
          </w:tcPr>
          <w:p w:rsidR="00887C6C" w:rsidP="547F915B" w:rsidRDefault="00AE7CDE" w14:paraId="0DF1A967"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Fig. 4.10</w:t>
            </w:r>
          </w:p>
        </w:tc>
        <w:tc>
          <w:tcPr>
            <w:tcW w:w="1280" w:type="dxa"/>
            <w:tcMar/>
          </w:tcPr>
          <w:p w:rsidR="00887C6C" w:rsidP="547F915B" w:rsidRDefault="00AE7CDE" w14:paraId="103048CC"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2.4, 3.3, 4.3</w:t>
            </w:r>
          </w:p>
        </w:tc>
        <w:tc>
          <w:tcPr>
            <w:tcW w:w="1200" w:type="dxa"/>
            <w:tcMar/>
          </w:tcPr>
          <w:p w:rsidR="00887C6C" w:rsidP="547F915B" w:rsidRDefault="00AE7CDE" w14:paraId="07472971"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7.3 (Módulo C)</w:t>
            </w:r>
          </w:p>
        </w:tc>
      </w:tr>
      <w:tr w:rsidR="00887C6C" w:rsidTr="547F915B" w14:paraId="58B81D3D" w14:textId="77777777">
        <w:trPr>
          <w:cantSplit/>
          <w:jc w:val="center"/>
        </w:trPr>
        <w:tc>
          <w:tcPr>
            <w:tcW w:w="680" w:type="dxa"/>
            <w:tcMar/>
          </w:tcPr>
          <w:p w:rsidR="00887C6C" w:rsidP="547F915B" w:rsidRDefault="00AE7CDE" w14:paraId="04E2A190"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UR-57</w:t>
            </w:r>
          </w:p>
        </w:tc>
        <w:tc>
          <w:tcPr>
            <w:tcW w:w="680" w:type="dxa"/>
            <w:tcMar/>
          </w:tcPr>
          <w:p w:rsidR="00887C6C" w:rsidP="547F915B" w:rsidRDefault="00AE7CDE" w14:paraId="5761C053"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CU-70</w:t>
            </w:r>
          </w:p>
        </w:tc>
        <w:tc>
          <w:tcPr>
            <w:tcW w:w="1500" w:type="dxa"/>
            <w:tcMar/>
          </w:tcPr>
          <w:p w:rsidR="00887C6C" w:rsidP="547F915B" w:rsidRDefault="00AE7CDE" w14:paraId="4A4D72AC"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Consultas, Reportes, Usuarios y Permisos</w:t>
            </w:r>
          </w:p>
        </w:tc>
        <w:tc>
          <w:tcPr>
            <w:tcW w:w="920" w:type="dxa"/>
            <w:tcMar/>
          </w:tcPr>
          <w:p w:rsidR="00887C6C" w:rsidP="547F915B" w:rsidRDefault="00AE7CDE" w14:paraId="7FC16719"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Tabla 2.13</w:t>
            </w:r>
          </w:p>
        </w:tc>
        <w:tc>
          <w:tcPr>
            <w:tcW w:w="1060" w:type="dxa"/>
            <w:tcMar/>
          </w:tcPr>
          <w:p w:rsidR="00887C6C" w:rsidP="547F915B" w:rsidRDefault="00AE7CDE" w14:paraId="1B14A083"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Fig. 2.9</w:t>
            </w:r>
          </w:p>
        </w:tc>
        <w:tc>
          <w:tcPr>
            <w:tcW w:w="1040" w:type="dxa"/>
            <w:tcMar/>
          </w:tcPr>
          <w:p w:rsidR="00887C6C" w:rsidP="547F915B" w:rsidRDefault="00AE7CDE" w14:paraId="1A33B640"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Tabla 2.35</w:t>
            </w:r>
          </w:p>
        </w:tc>
        <w:tc>
          <w:tcPr>
            <w:tcW w:w="1000" w:type="dxa"/>
            <w:tcMar/>
          </w:tcPr>
          <w:p w:rsidR="00887C6C" w:rsidP="547F915B" w:rsidRDefault="00AE7CDE" w14:paraId="6126CB52"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Fig. 4.11</w:t>
            </w:r>
          </w:p>
        </w:tc>
        <w:tc>
          <w:tcPr>
            <w:tcW w:w="1280" w:type="dxa"/>
            <w:tcMar/>
          </w:tcPr>
          <w:p w:rsidR="00887C6C" w:rsidP="547F915B" w:rsidRDefault="00AE7CDE" w14:paraId="2A6F31B4"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2.5, 3.4, 4.4</w:t>
            </w:r>
          </w:p>
        </w:tc>
        <w:tc>
          <w:tcPr>
            <w:tcW w:w="1200" w:type="dxa"/>
            <w:tcMar/>
          </w:tcPr>
          <w:p w:rsidR="00887C6C" w:rsidP="547F915B" w:rsidRDefault="00AE7CDE" w14:paraId="29502A7C"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7.4 (Módulo D)</w:t>
            </w:r>
          </w:p>
        </w:tc>
      </w:tr>
      <w:tr w:rsidR="00887C6C" w:rsidTr="547F915B" w14:paraId="2B40F099" w14:textId="77777777">
        <w:trPr>
          <w:cantSplit/>
          <w:jc w:val="center"/>
        </w:trPr>
        <w:tc>
          <w:tcPr>
            <w:tcW w:w="680" w:type="dxa"/>
            <w:tcMar/>
          </w:tcPr>
          <w:p w:rsidR="00887C6C" w:rsidP="547F915B" w:rsidRDefault="00AE7CDE" w14:paraId="5969A4F0"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UR-58</w:t>
            </w:r>
          </w:p>
        </w:tc>
        <w:tc>
          <w:tcPr>
            <w:tcW w:w="680" w:type="dxa"/>
            <w:tcMar/>
          </w:tcPr>
          <w:p w:rsidR="00887C6C" w:rsidP="547F915B" w:rsidRDefault="00AE7CDE" w14:paraId="1D31DDE5"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CU-71</w:t>
            </w:r>
          </w:p>
        </w:tc>
        <w:tc>
          <w:tcPr>
            <w:tcW w:w="1500" w:type="dxa"/>
            <w:tcMar/>
          </w:tcPr>
          <w:p w:rsidR="00887C6C" w:rsidP="547F915B" w:rsidRDefault="00AE7CDE" w14:paraId="2486DBFF"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Consultas, Reportes, Usuarios y Permisos</w:t>
            </w:r>
          </w:p>
        </w:tc>
        <w:tc>
          <w:tcPr>
            <w:tcW w:w="920" w:type="dxa"/>
            <w:tcMar/>
          </w:tcPr>
          <w:p w:rsidR="00887C6C" w:rsidP="547F915B" w:rsidRDefault="00AE7CDE" w14:paraId="479A7273"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Tabla 2.14</w:t>
            </w:r>
          </w:p>
        </w:tc>
        <w:tc>
          <w:tcPr>
            <w:tcW w:w="1060" w:type="dxa"/>
            <w:tcMar/>
          </w:tcPr>
          <w:p w:rsidR="00887C6C" w:rsidP="547F915B" w:rsidRDefault="00AE7CDE" w14:paraId="455BEF12"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Fig. 2.10</w:t>
            </w:r>
          </w:p>
        </w:tc>
        <w:tc>
          <w:tcPr>
            <w:tcW w:w="1040" w:type="dxa"/>
            <w:tcMar/>
          </w:tcPr>
          <w:p w:rsidR="00887C6C" w:rsidP="547F915B" w:rsidRDefault="00AE7CDE" w14:paraId="0B16C441"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Tabla 2.36</w:t>
            </w:r>
          </w:p>
        </w:tc>
        <w:tc>
          <w:tcPr>
            <w:tcW w:w="1000" w:type="dxa"/>
            <w:tcMar/>
          </w:tcPr>
          <w:p w:rsidR="00887C6C" w:rsidP="547F915B" w:rsidRDefault="00AE7CDE" w14:paraId="7BDC0787"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Fig. 4.12</w:t>
            </w:r>
          </w:p>
        </w:tc>
        <w:tc>
          <w:tcPr>
            <w:tcW w:w="1280" w:type="dxa"/>
            <w:tcMar/>
          </w:tcPr>
          <w:p w:rsidR="00887C6C" w:rsidP="547F915B" w:rsidRDefault="00AE7CDE" w14:paraId="56D41596"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2.5, 3.4, 4.4</w:t>
            </w:r>
          </w:p>
        </w:tc>
        <w:tc>
          <w:tcPr>
            <w:tcW w:w="1200" w:type="dxa"/>
            <w:tcMar/>
          </w:tcPr>
          <w:p w:rsidR="00887C6C" w:rsidP="547F915B" w:rsidRDefault="00AE7CDE" w14:paraId="172A953B"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7.4 (Módulo D)</w:t>
            </w:r>
          </w:p>
        </w:tc>
      </w:tr>
      <w:tr w:rsidR="00887C6C" w:rsidTr="547F915B" w14:paraId="07B2805F" w14:textId="77777777">
        <w:trPr>
          <w:cantSplit/>
          <w:jc w:val="center"/>
        </w:trPr>
        <w:tc>
          <w:tcPr>
            <w:tcW w:w="680" w:type="dxa"/>
            <w:tcMar/>
          </w:tcPr>
          <w:p w:rsidR="00887C6C" w:rsidP="547F915B" w:rsidRDefault="00AE7CDE" w14:paraId="071A4CA9"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UR-59</w:t>
            </w:r>
          </w:p>
        </w:tc>
        <w:tc>
          <w:tcPr>
            <w:tcW w:w="680" w:type="dxa"/>
            <w:tcMar/>
          </w:tcPr>
          <w:p w:rsidR="00887C6C" w:rsidP="547F915B" w:rsidRDefault="00AE7CDE" w14:paraId="2BBFC7B2"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CU-72</w:t>
            </w:r>
          </w:p>
        </w:tc>
        <w:tc>
          <w:tcPr>
            <w:tcW w:w="1500" w:type="dxa"/>
            <w:tcMar/>
          </w:tcPr>
          <w:p w:rsidR="00887C6C" w:rsidP="547F915B" w:rsidRDefault="00AE7CDE" w14:paraId="7BD7B4DD"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Consultas, Reportes, Usuarios y Permisos</w:t>
            </w:r>
          </w:p>
        </w:tc>
        <w:tc>
          <w:tcPr>
            <w:tcW w:w="920" w:type="dxa"/>
            <w:tcMar/>
          </w:tcPr>
          <w:p w:rsidR="00887C6C" w:rsidP="547F915B" w:rsidRDefault="00AE7CDE" w14:paraId="345F3470"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Tabla 2.15</w:t>
            </w:r>
          </w:p>
        </w:tc>
        <w:tc>
          <w:tcPr>
            <w:tcW w:w="1060" w:type="dxa"/>
            <w:tcMar/>
          </w:tcPr>
          <w:p w:rsidR="00887C6C" w:rsidP="547F915B" w:rsidRDefault="00AE7CDE" w14:paraId="70AC428B"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Fig. 2.11</w:t>
            </w:r>
          </w:p>
        </w:tc>
        <w:tc>
          <w:tcPr>
            <w:tcW w:w="1040" w:type="dxa"/>
            <w:tcMar/>
          </w:tcPr>
          <w:p w:rsidR="00887C6C" w:rsidP="547F915B" w:rsidRDefault="00AE7CDE" w14:paraId="3680D1E5"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Tabla 2.37</w:t>
            </w:r>
          </w:p>
        </w:tc>
        <w:tc>
          <w:tcPr>
            <w:tcW w:w="1000" w:type="dxa"/>
            <w:tcMar/>
          </w:tcPr>
          <w:p w:rsidR="00887C6C" w:rsidP="547F915B" w:rsidRDefault="00AE7CDE" w14:paraId="1460DE62"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Fig. 4.13</w:t>
            </w:r>
          </w:p>
        </w:tc>
        <w:tc>
          <w:tcPr>
            <w:tcW w:w="1280" w:type="dxa"/>
            <w:tcMar/>
          </w:tcPr>
          <w:p w:rsidR="00887C6C" w:rsidP="547F915B" w:rsidRDefault="00AE7CDE" w14:paraId="3FB3631D"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2.5, 3.4, 4.4</w:t>
            </w:r>
          </w:p>
        </w:tc>
        <w:tc>
          <w:tcPr>
            <w:tcW w:w="1200" w:type="dxa"/>
            <w:tcMar/>
          </w:tcPr>
          <w:p w:rsidR="00887C6C" w:rsidP="547F915B" w:rsidRDefault="00AE7CDE" w14:paraId="7127DD0F"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7.4 (Módulo D)</w:t>
            </w:r>
          </w:p>
        </w:tc>
      </w:tr>
      <w:tr w:rsidR="00887C6C" w:rsidTr="547F915B" w14:paraId="11F5C5B9" w14:textId="77777777">
        <w:trPr>
          <w:cantSplit/>
          <w:jc w:val="center"/>
        </w:trPr>
        <w:tc>
          <w:tcPr>
            <w:tcW w:w="680" w:type="dxa"/>
            <w:tcMar/>
          </w:tcPr>
          <w:p w:rsidR="00887C6C" w:rsidP="547F915B" w:rsidRDefault="00AE7CDE" w14:paraId="1A0B0E13"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UR-60</w:t>
            </w:r>
          </w:p>
        </w:tc>
        <w:tc>
          <w:tcPr>
            <w:tcW w:w="680" w:type="dxa"/>
            <w:tcMar/>
          </w:tcPr>
          <w:p w:rsidR="00887C6C" w:rsidP="547F915B" w:rsidRDefault="00AE7CDE" w14:paraId="2CF2706A"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CU-73</w:t>
            </w:r>
          </w:p>
        </w:tc>
        <w:tc>
          <w:tcPr>
            <w:tcW w:w="1500" w:type="dxa"/>
            <w:tcMar/>
          </w:tcPr>
          <w:p w:rsidR="00887C6C" w:rsidP="547F915B" w:rsidRDefault="00AE7CDE" w14:paraId="334F57E4"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Consultas, Reportes, Usuarios y Permisos</w:t>
            </w:r>
          </w:p>
        </w:tc>
        <w:tc>
          <w:tcPr>
            <w:tcW w:w="920" w:type="dxa"/>
            <w:tcMar/>
          </w:tcPr>
          <w:p w:rsidR="00887C6C" w:rsidP="547F915B" w:rsidRDefault="00AE7CDE" w14:paraId="5571407E"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Tabla 2.16</w:t>
            </w:r>
          </w:p>
        </w:tc>
        <w:tc>
          <w:tcPr>
            <w:tcW w:w="1060" w:type="dxa"/>
            <w:tcMar/>
          </w:tcPr>
          <w:p w:rsidR="00887C6C" w:rsidP="547F915B" w:rsidRDefault="00AE7CDE" w14:paraId="4F1F01C3"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Fig. 2.12</w:t>
            </w:r>
          </w:p>
        </w:tc>
        <w:tc>
          <w:tcPr>
            <w:tcW w:w="1040" w:type="dxa"/>
            <w:tcMar/>
          </w:tcPr>
          <w:p w:rsidR="00887C6C" w:rsidP="547F915B" w:rsidRDefault="00AE7CDE" w14:paraId="56335356"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Tabla 2.38</w:t>
            </w:r>
          </w:p>
        </w:tc>
        <w:tc>
          <w:tcPr>
            <w:tcW w:w="1000" w:type="dxa"/>
            <w:tcMar/>
          </w:tcPr>
          <w:p w:rsidR="00887C6C" w:rsidP="547F915B" w:rsidRDefault="00AE7CDE" w14:paraId="44B3EE13"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Fig. 4.14</w:t>
            </w:r>
          </w:p>
        </w:tc>
        <w:tc>
          <w:tcPr>
            <w:tcW w:w="1280" w:type="dxa"/>
            <w:tcMar/>
          </w:tcPr>
          <w:p w:rsidR="00887C6C" w:rsidP="547F915B" w:rsidRDefault="00AE7CDE" w14:paraId="6CFFAC2B"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2.5, 3.4, 4.4</w:t>
            </w:r>
          </w:p>
        </w:tc>
        <w:tc>
          <w:tcPr>
            <w:tcW w:w="1200" w:type="dxa"/>
            <w:tcMar/>
          </w:tcPr>
          <w:p w:rsidR="00887C6C" w:rsidP="547F915B" w:rsidRDefault="00AE7CDE" w14:paraId="0ED674A3"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7.4 (Módulo D)</w:t>
            </w:r>
          </w:p>
        </w:tc>
      </w:tr>
      <w:tr w:rsidR="00887C6C" w:rsidTr="547F915B" w14:paraId="4D98334A" w14:textId="77777777">
        <w:trPr>
          <w:cantSplit/>
          <w:jc w:val="center"/>
        </w:trPr>
        <w:tc>
          <w:tcPr>
            <w:tcW w:w="680" w:type="dxa"/>
            <w:tcMar/>
          </w:tcPr>
          <w:p w:rsidR="00887C6C" w:rsidP="547F915B" w:rsidRDefault="00AE7CDE" w14:paraId="66DE05BA"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UR-61</w:t>
            </w:r>
          </w:p>
        </w:tc>
        <w:tc>
          <w:tcPr>
            <w:tcW w:w="680" w:type="dxa"/>
            <w:tcMar/>
          </w:tcPr>
          <w:p w:rsidR="00887C6C" w:rsidP="547F915B" w:rsidRDefault="00AE7CDE" w14:paraId="051337BD"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CU-74</w:t>
            </w:r>
          </w:p>
        </w:tc>
        <w:tc>
          <w:tcPr>
            <w:tcW w:w="1500" w:type="dxa"/>
            <w:tcMar/>
          </w:tcPr>
          <w:p w:rsidR="00887C6C" w:rsidP="547F915B" w:rsidRDefault="00AE7CDE" w14:paraId="29F08546"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Consultas, Reportes, Usuarios y Permisos</w:t>
            </w:r>
          </w:p>
        </w:tc>
        <w:tc>
          <w:tcPr>
            <w:tcW w:w="920" w:type="dxa"/>
            <w:tcMar/>
          </w:tcPr>
          <w:p w:rsidR="00887C6C" w:rsidP="547F915B" w:rsidRDefault="00AE7CDE" w14:paraId="61D1B3EC"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Tabla 2.17</w:t>
            </w:r>
          </w:p>
        </w:tc>
        <w:tc>
          <w:tcPr>
            <w:tcW w:w="1060" w:type="dxa"/>
            <w:tcMar/>
          </w:tcPr>
          <w:p w:rsidR="00887C6C" w:rsidP="547F915B" w:rsidRDefault="00AE7CDE" w14:paraId="54556C85"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Fig. 2.13</w:t>
            </w:r>
          </w:p>
        </w:tc>
        <w:tc>
          <w:tcPr>
            <w:tcW w:w="1040" w:type="dxa"/>
            <w:tcMar/>
          </w:tcPr>
          <w:p w:rsidR="00887C6C" w:rsidP="547F915B" w:rsidRDefault="00AE7CDE" w14:paraId="0AFBBF15"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Tabla 2.39</w:t>
            </w:r>
          </w:p>
        </w:tc>
        <w:tc>
          <w:tcPr>
            <w:tcW w:w="1000" w:type="dxa"/>
            <w:tcMar/>
          </w:tcPr>
          <w:p w:rsidR="00887C6C" w:rsidP="547F915B" w:rsidRDefault="00AE7CDE" w14:paraId="15113F18"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Fig. 4.15</w:t>
            </w:r>
          </w:p>
        </w:tc>
        <w:tc>
          <w:tcPr>
            <w:tcW w:w="1280" w:type="dxa"/>
            <w:tcMar/>
          </w:tcPr>
          <w:p w:rsidR="00887C6C" w:rsidP="547F915B" w:rsidRDefault="00AE7CDE" w14:paraId="31D61DA1"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2.6, 3.4, 4.4</w:t>
            </w:r>
          </w:p>
        </w:tc>
        <w:tc>
          <w:tcPr>
            <w:tcW w:w="1200" w:type="dxa"/>
            <w:tcMar/>
          </w:tcPr>
          <w:p w:rsidR="00887C6C" w:rsidP="547F915B" w:rsidRDefault="00AE7CDE" w14:paraId="0F92E1F6"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7.4 (Módulo D)</w:t>
            </w:r>
          </w:p>
        </w:tc>
      </w:tr>
      <w:tr w:rsidR="00887C6C" w:rsidTr="547F915B" w14:paraId="7EDC7C15" w14:textId="77777777">
        <w:trPr>
          <w:cantSplit/>
          <w:jc w:val="center"/>
        </w:trPr>
        <w:tc>
          <w:tcPr>
            <w:tcW w:w="680" w:type="dxa"/>
            <w:tcMar/>
          </w:tcPr>
          <w:p w:rsidR="00887C6C" w:rsidP="547F915B" w:rsidRDefault="00AE7CDE" w14:paraId="1606FFD3"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UR-64</w:t>
            </w:r>
          </w:p>
        </w:tc>
        <w:tc>
          <w:tcPr>
            <w:tcW w:w="680" w:type="dxa"/>
            <w:tcMar/>
          </w:tcPr>
          <w:p w:rsidR="00887C6C" w:rsidP="547F915B" w:rsidRDefault="00AE7CDE" w14:paraId="35A43C6F"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CU-75</w:t>
            </w:r>
          </w:p>
        </w:tc>
        <w:tc>
          <w:tcPr>
            <w:tcW w:w="1500" w:type="dxa"/>
            <w:tcMar/>
          </w:tcPr>
          <w:p w:rsidR="00887C6C" w:rsidP="547F915B" w:rsidRDefault="00AE7CDE" w14:paraId="5E94641D"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Gestión de venta</w:t>
            </w:r>
          </w:p>
        </w:tc>
        <w:tc>
          <w:tcPr>
            <w:tcW w:w="920" w:type="dxa"/>
            <w:tcMar/>
          </w:tcPr>
          <w:p w:rsidR="00887C6C" w:rsidP="547F915B" w:rsidRDefault="00AE7CDE" w14:paraId="16F396CD"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Tabla 2.18</w:t>
            </w:r>
          </w:p>
        </w:tc>
        <w:tc>
          <w:tcPr>
            <w:tcW w:w="1060" w:type="dxa"/>
            <w:tcMar/>
          </w:tcPr>
          <w:p w:rsidR="00887C6C" w:rsidP="547F915B" w:rsidRDefault="00AE7CDE" w14:paraId="51740953"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Fig. 2.14</w:t>
            </w:r>
          </w:p>
        </w:tc>
        <w:tc>
          <w:tcPr>
            <w:tcW w:w="1040" w:type="dxa"/>
            <w:tcMar/>
          </w:tcPr>
          <w:p w:rsidR="00887C6C" w:rsidP="547F915B" w:rsidRDefault="00AE7CDE" w14:paraId="2FD85D6E"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Tabla 2.40</w:t>
            </w:r>
          </w:p>
        </w:tc>
        <w:tc>
          <w:tcPr>
            <w:tcW w:w="1000" w:type="dxa"/>
            <w:tcMar/>
          </w:tcPr>
          <w:p w:rsidR="00887C6C" w:rsidP="547F915B" w:rsidRDefault="00AE7CDE" w14:paraId="2170B065"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Fig. 4.16</w:t>
            </w:r>
          </w:p>
        </w:tc>
        <w:tc>
          <w:tcPr>
            <w:tcW w:w="1280" w:type="dxa"/>
            <w:tcMar/>
          </w:tcPr>
          <w:p w:rsidR="00887C6C" w:rsidP="547F915B" w:rsidRDefault="00AE7CDE" w14:paraId="63E8E420"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w:t>
            </w:r>
          </w:p>
        </w:tc>
        <w:tc>
          <w:tcPr>
            <w:tcW w:w="1200" w:type="dxa"/>
            <w:tcMar/>
          </w:tcPr>
          <w:p w:rsidR="00887C6C" w:rsidP="547F915B" w:rsidRDefault="00AE7CDE" w14:paraId="47B92CD1"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w:t>
            </w:r>
          </w:p>
        </w:tc>
      </w:tr>
      <w:tr w:rsidR="00887C6C" w:rsidTr="547F915B" w14:paraId="60C18BDB" w14:textId="77777777">
        <w:trPr>
          <w:cantSplit/>
          <w:jc w:val="center"/>
        </w:trPr>
        <w:tc>
          <w:tcPr>
            <w:tcW w:w="680" w:type="dxa"/>
            <w:tcMar/>
          </w:tcPr>
          <w:p w:rsidR="00887C6C" w:rsidP="547F915B" w:rsidRDefault="00AE7CDE" w14:paraId="085C0710"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UR-65</w:t>
            </w:r>
          </w:p>
        </w:tc>
        <w:tc>
          <w:tcPr>
            <w:tcW w:w="680" w:type="dxa"/>
            <w:tcMar/>
          </w:tcPr>
          <w:p w:rsidR="00887C6C" w:rsidP="547F915B" w:rsidRDefault="00AE7CDE" w14:paraId="6CA4F0DB"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CU-76</w:t>
            </w:r>
          </w:p>
        </w:tc>
        <w:tc>
          <w:tcPr>
            <w:tcW w:w="1500" w:type="dxa"/>
            <w:tcMar/>
          </w:tcPr>
          <w:p w:rsidR="00887C6C" w:rsidP="547F915B" w:rsidRDefault="00AE7CDE" w14:paraId="69480324"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Gestión de venta</w:t>
            </w:r>
          </w:p>
        </w:tc>
        <w:tc>
          <w:tcPr>
            <w:tcW w:w="920" w:type="dxa"/>
            <w:tcMar/>
          </w:tcPr>
          <w:p w:rsidR="00887C6C" w:rsidP="547F915B" w:rsidRDefault="00AE7CDE" w14:paraId="6C6A2CD5"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Tabla 2.19</w:t>
            </w:r>
          </w:p>
        </w:tc>
        <w:tc>
          <w:tcPr>
            <w:tcW w:w="1060" w:type="dxa"/>
            <w:tcMar/>
          </w:tcPr>
          <w:p w:rsidR="00887C6C" w:rsidP="547F915B" w:rsidRDefault="00AE7CDE" w14:paraId="5F1F649C"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Fig. 2.15</w:t>
            </w:r>
          </w:p>
        </w:tc>
        <w:tc>
          <w:tcPr>
            <w:tcW w:w="1040" w:type="dxa"/>
            <w:tcMar/>
          </w:tcPr>
          <w:p w:rsidR="00887C6C" w:rsidP="547F915B" w:rsidRDefault="00AE7CDE" w14:paraId="32940CF8"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Tabla 2.41</w:t>
            </w:r>
          </w:p>
        </w:tc>
        <w:tc>
          <w:tcPr>
            <w:tcW w:w="1000" w:type="dxa"/>
            <w:tcMar/>
          </w:tcPr>
          <w:p w:rsidR="00887C6C" w:rsidP="547F915B" w:rsidRDefault="00AE7CDE" w14:paraId="550852A8"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Fig. 4.17</w:t>
            </w:r>
          </w:p>
        </w:tc>
        <w:tc>
          <w:tcPr>
            <w:tcW w:w="1280" w:type="dxa"/>
            <w:tcMar/>
          </w:tcPr>
          <w:p w:rsidR="00887C6C" w:rsidP="547F915B" w:rsidRDefault="00AE7CDE" w14:paraId="53333BE1"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w:t>
            </w:r>
          </w:p>
        </w:tc>
        <w:tc>
          <w:tcPr>
            <w:tcW w:w="1200" w:type="dxa"/>
            <w:tcMar/>
          </w:tcPr>
          <w:p w:rsidR="00887C6C" w:rsidP="547F915B" w:rsidRDefault="00AE7CDE" w14:paraId="046B0D11"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w:t>
            </w:r>
          </w:p>
        </w:tc>
      </w:tr>
      <w:tr w:rsidR="00887C6C" w:rsidTr="547F915B" w14:paraId="0B0D33CF" w14:textId="77777777">
        <w:trPr>
          <w:cantSplit/>
          <w:jc w:val="center"/>
        </w:trPr>
        <w:tc>
          <w:tcPr>
            <w:tcW w:w="680" w:type="dxa"/>
            <w:tcMar/>
          </w:tcPr>
          <w:p w:rsidR="00887C6C" w:rsidP="547F915B" w:rsidRDefault="00AE7CDE" w14:paraId="753DEB44"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UR-66</w:t>
            </w:r>
          </w:p>
        </w:tc>
        <w:tc>
          <w:tcPr>
            <w:tcW w:w="680" w:type="dxa"/>
            <w:tcMar/>
          </w:tcPr>
          <w:p w:rsidR="00887C6C" w:rsidP="547F915B" w:rsidRDefault="00AE7CDE" w14:paraId="5163443F"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CU-77</w:t>
            </w:r>
          </w:p>
        </w:tc>
        <w:tc>
          <w:tcPr>
            <w:tcW w:w="1500" w:type="dxa"/>
            <w:tcMar/>
          </w:tcPr>
          <w:p w:rsidR="00887C6C" w:rsidP="547F915B" w:rsidRDefault="00AE7CDE" w14:paraId="519D2FA4"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Gestión de venta</w:t>
            </w:r>
          </w:p>
        </w:tc>
        <w:tc>
          <w:tcPr>
            <w:tcW w:w="920" w:type="dxa"/>
            <w:tcMar/>
          </w:tcPr>
          <w:p w:rsidR="00887C6C" w:rsidP="547F915B" w:rsidRDefault="00AE7CDE" w14:paraId="1B7A7FB3"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Tabla 2.20</w:t>
            </w:r>
          </w:p>
        </w:tc>
        <w:tc>
          <w:tcPr>
            <w:tcW w:w="1060" w:type="dxa"/>
            <w:tcMar/>
          </w:tcPr>
          <w:p w:rsidR="00887C6C" w:rsidP="547F915B" w:rsidRDefault="00AE7CDE" w14:paraId="2AD7046C"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Fig. 2.16</w:t>
            </w:r>
          </w:p>
        </w:tc>
        <w:tc>
          <w:tcPr>
            <w:tcW w:w="1040" w:type="dxa"/>
            <w:tcMar/>
          </w:tcPr>
          <w:p w:rsidR="00887C6C" w:rsidP="547F915B" w:rsidRDefault="00AE7CDE" w14:paraId="22E254ED"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Tabla 2.42</w:t>
            </w:r>
          </w:p>
        </w:tc>
        <w:tc>
          <w:tcPr>
            <w:tcW w:w="1000" w:type="dxa"/>
            <w:tcMar/>
          </w:tcPr>
          <w:p w:rsidR="00887C6C" w:rsidP="547F915B" w:rsidRDefault="00AE7CDE" w14:paraId="7BE92BF6"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Fig. 4.18</w:t>
            </w:r>
          </w:p>
        </w:tc>
        <w:tc>
          <w:tcPr>
            <w:tcW w:w="1280" w:type="dxa"/>
            <w:tcMar/>
          </w:tcPr>
          <w:p w:rsidR="00887C6C" w:rsidP="547F915B" w:rsidRDefault="00AE7CDE" w14:paraId="40450641"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w:t>
            </w:r>
          </w:p>
        </w:tc>
        <w:tc>
          <w:tcPr>
            <w:tcW w:w="1200" w:type="dxa"/>
            <w:tcMar/>
          </w:tcPr>
          <w:p w:rsidR="00887C6C" w:rsidP="547F915B" w:rsidRDefault="00AE7CDE" w14:paraId="71290026"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w:t>
            </w:r>
          </w:p>
        </w:tc>
      </w:tr>
      <w:tr w:rsidR="00887C6C" w:rsidTr="547F915B" w14:paraId="2BBDCB79" w14:textId="77777777">
        <w:trPr>
          <w:cantSplit/>
          <w:jc w:val="center"/>
        </w:trPr>
        <w:tc>
          <w:tcPr>
            <w:tcW w:w="680" w:type="dxa"/>
            <w:tcMar/>
          </w:tcPr>
          <w:p w:rsidR="00887C6C" w:rsidP="547F915B" w:rsidRDefault="00AE7CDE" w14:paraId="0C99F804"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UR-67</w:t>
            </w:r>
          </w:p>
        </w:tc>
        <w:tc>
          <w:tcPr>
            <w:tcW w:w="680" w:type="dxa"/>
            <w:tcMar/>
          </w:tcPr>
          <w:p w:rsidR="00887C6C" w:rsidP="547F915B" w:rsidRDefault="00AE7CDE" w14:paraId="085A7A5D"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CU-78</w:t>
            </w:r>
          </w:p>
        </w:tc>
        <w:tc>
          <w:tcPr>
            <w:tcW w:w="1500" w:type="dxa"/>
            <w:tcMar/>
          </w:tcPr>
          <w:p w:rsidR="00887C6C" w:rsidP="547F915B" w:rsidRDefault="00AE7CDE" w14:paraId="771CB19F"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Gestión de venta</w:t>
            </w:r>
          </w:p>
        </w:tc>
        <w:tc>
          <w:tcPr>
            <w:tcW w:w="920" w:type="dxa"/>
            <w:tcMar/>
          </w:tcPr>
          <w:p w:rsidR="00887C6C" w:rsidP="547F915B" w:rsidRDefault="00AE7CDE" w14:paraId="52F8D9B2"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Tabla 2.21</w:t>
            </w:r>
          </w:p>
        </w:tc>
        <w:tc>
          <w:tcPr>
            <w:tcW w:w="1060" w:type="dxa"/>
            <w:tcMar/>
          </w:tcPr>
          <w:p w:rsidR="00887C6C" w:rsidP="547F915B" w:rsidRDefault="00AE7CDE" w14:paraId="6127AFBA"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Fig. 2.17</w:t>
            </w:r>
          </w:p>
        </w:tc>
        <w:tc>
          <w:tcPr>
            <w:tcW w:w="1040" w:type="dxa"/>
            <w:tcMar/>
          </w:tcPr>
          <w:p w:rsidR="00887C6C" w:rsidP="547F915B" w:rsidRDefault="00AE7CDE" w14:paraId="12B4A986"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Tabla 2.43</w:t>
            </w:r>
          </w:p>
        </w:tc>
        <w:tc>
          <w:tcPr>
            <w:tcW w:w="1000" w:type="dxa"/>
            <w:tcMar/>
          </w:tcPr>
          <w:p w:rsidR="00887C6C" w:rsidP="547F915B" w:rsidRDefault="00AE7CDE" w14:paraId="0EF828F5"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Fig. 4.19</w:t>
            </w:r>
          </w:p>
        </w:tc>
        <w:tc>
          <w:tcPr>
            <w:tcW w:w="1280" w:type="dxa"/>
            <w:tcMar/>
          </w:tcPr>
          <w:p w:rsidR="00887C6C" w:rsidP="547F915B" w:rsidRDefault="00AE7CDE" w14:paraId="60EDF045"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w:t>
            </w:r>
          </w:p>
        </w:tc>
        <w:tc>
          <w:tcPr>
            <w:tcW w:w="1200" w:type="dxa"/>
            <w:tcMar/>
          </w:tcPr>
          <w:p w:rsidR="00887C6C" w:rsidP="547F915B" w:rsidRDefault="00AE7CDE" w14:paraId="586FF05E"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w:t>
            </w:r>
          </w:p>
        </w:tc>
      </w:tr>
      <w:tr w:rsidR="00887C6C" w:rsidTr="547F915B" w14:paraId="3A19EAD4" w14:textId="77777777">
        <w:trPr>
          <w:cantSplit/>
          <w:jc w:val="center"/>
        </w:trPr>
        <w:tc>
          <w:tcPr>
            <w:tcW w:w="680" w:type="dxa"/>
            <w:tcMar/>
          </w:tcPr>
          <w:p w:rsidR="00887C6C" w:rsidP="547F915B" w:rsidRDefault="00AE7CDE" w14:paraId="2FC2C5D8"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UR-68</w:t>
            </w:r>
          </w:p>
        </w:tc>
        <w:tc>
          <w:tcPr>
            <w:tcW w:w="680" w:type="dxa"/>
            <w:tcMar/>
          </w:tcPr>
          <w:p w:rsidR="00887C6C" w:rsidP="547F915B" w:rsidRDefault="00AE7CDE" w14:paraId="5E8ED210"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CU-79</w:t>
            </w:r>
          </w:p>
        </w:tc>
        <w:tc>
          <w:tcPr>
            <w:tcW w:w="1500" w:type="dxa"/>
            <w:tcMar/>
          </w:tcPr>
          <w:p w:rsidR="00887C6C" w:rsidP="547F915B" w:rsidRDefault="00AE7CDE" w14:paraId="4ECEB1CD"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Gestión de venta</w:t>
            </w:r>
          </w:p>
        </w:tc>
        <w:tc>
          <w:tcPr>
            <w:tcW w:w="920" w:type="dxa"/>
            <w:tcMar/>
          </w:tcPr>
          <w:p w:rsidR="00887C6C" w:rsidP="547F915B" w:rsidRDefault="00AE7CDE" w14:paraId="1A245DCD"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Tabla 2.22</w:t>
            </w:r>
          </w:p>
        </w:tc>
        <w:tc>
          <w:tcPr>
            <w:tcW w:w="1060" w:type="dxa"/>
            <w:tcMar/>
          </w:tcPr>
          <w:p w:rsidR="00887C6C" w:rsidP="547F915B" w:rsidRDefault="00AE7CDE" w14:paraId="7FB6AB25"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Fig. 2.18</w:t>
            </w:r>
          </w:p>
        </w:tc>
        <w:tc>
          <w:tcPr>
            <w:tcW w:w="1040" w:type="dxa"/>
            <w:tcMar/>
          </w:tcPr>
          <w:p w:rsidR="00887C6C" w:rsidP="547F915B" w:rsidRDefault="00AE7CDE" w14:paraId="7120DB7D"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Tabla 2.44</w:t>
            </w:r>
          </w:p>
        </w:tc>
        <w:tc>
          <w:tcPr>
            <w:tcW w:w="1000" w:type="dxa"/>
            <w:tcMar/>
          </w:tcPr>
          <w:p w:rsidR="00887C6C" w:rsidP="547F915B" w:rsidRDefault="00AE7CDE" w14:paraId="5EB7C725"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Fig. 4.20</w:t>
            </w:r>
          </w:p>
        </w:tc>
        <w:tc>
          <w:tcPr>
            <w:tcW w:w="1280" w:type="dxa"/>
            <w:tcMar/>
          </w:tcPr>
          <w:p w:rsidR="00887C6C" w:rsidP="547F915B" w:rsidRDefault="00AE7CDE" w14:paraId="4773D170"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w:t>
            </w:r>
          </w:p>
        </w:tc>
        <w:tc>
          <w:tcPr>
            <w:tcW w:w="1200" w:type="dxa"/>
            <w:tcMar/>
          </w:tcPr>
          <w:p w:rsidR="00887C6C" w:rsidP="547F915B" w:rsidRDefault="00AE7CDE" w14:paraId="15270414"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w:t>
            </w:r>
          </w:p>
        </w:tc>
      </w:tr>
      <w:tr w:rsidR="00887C6C" w:rsidTr="547F915B" w14:paraId="398510C6" w14:textId="77777777">
        <w:trPr>
          <w:cantSplit/>
          <w:jc w:val="center"/>
        </w:trPr>
        <w:tc>
          <w:tcPr>
            <w:tcW w:w="680" w:type="dxa"/>
            <w:tcMar/>
          </w:tcPr>
          <w:p w:rsidR="00887C6C" w:rsidP="547F915B" w:rsidRDefault="00AE7CDE" w14:paraId="62228D33"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UR-69</w:t>
            </w:r>
          </w:p>
        </w:tc>
        <w:tc>
          <w:tcPr>
            <w:tcW w:w="680" w:type="dxa"/>
            <w:tcMar/>
          </w:tcPr>
          <w:p w:rsidR="00887C6C" w:rsidP="547F915B" w:rsidRDefault="00AE7CDE" w14:paraId="6EC6BD7D"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CU-80</w:t>
            </w:r>
          </w:p>
        </w:tc>
        <w:tc>
          <w:tcPr>
            <w:tcW w:w="1500" w:type="dxa"/>
            <w:tcMar/>
          </w:tcPr>
          <w:p w:rsidR="00887C6C" w:rsidP="547F915B" w:rsidRDefault="00AE7CDE" w14:paraId="6D1EEEF0"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Gestión de venta</w:t>
            </w:r>
          </w:p>
        </w:tc>
        <w:tc>
          <w:tcPr>
            <w:tcW w:w="920" w:type="dxa"/>
            <w:tcMar/>
          </w:tcPr>
          <w:p w:rsidR="00887C6C" w:rsidP="547F915B" w:rsidRDefault="00AE7CDE" w14:paraId="7073C7E9"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Tabla 2.23</w:t>
            </w:r>
          </w:p>
        </w:tc>
        <w:tc>
          <w:tcPr>
            <w:tcW w:w="1060" w:type="dxa"/>
            <w:tcMar/>
          </w:tcPr>
          <w:p w:rsidR="00887C6C" w:rsidP="547F915B" w:rsidRDefault="00AE7CDE" w14:paraId="38C36222"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Fig. 2.19</w:t>
            </w:r>
          </w:p>
        </w:tc>
        <w:tc>
          <w:tcPr>
            <w:tcW w:w="1040" w:type="dxa"/>
            <w:tcMar/>
          </w:tcPr>
          <w:p w:rsidR="00887C6C" w:rsidP="547F915B" w:rsidRDefault="00AE7CDE" w14:paraId="0BDD221D"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Tabla 2.45</w:t>
            </w:r>
          </w:p>
        </w:tc>
        <w:tc>
          <w:tcPr>
            <w:tcW w:w="1000" w:type="dxa"/>
            <w:tcMar/>
          </w:tcPr>
          <w:p w:rsidR="00887C6C" w:rsidP="547F915B" w:rsidRDefault="00AE7CDE" w14:paraId="473EADA7"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Fig. 4.21</w:t>
            </w:r>
          </w:p>
        </w:tc>
        <w:tc>
          <w:tcPr>
            <w:tcW w:w="1280" w:type="dxa"/>
            <w:tcMar/>
          </w:tcPr>
          <w:p w:rsidR="00887C6C" w:rsidP="547F915B" w:rsidRDefault="00AE7CDE" w14:paraId="30235F0E"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w:t>
            </w:r>
          </w:p>
        </w:tc>
        <w:tc>
          <w:tcPr>
            <w:tcW w:w="1200" w:type="dxa"/>
            <w:tcMar/>
          </w:tcPr>
          <w:p w:rsidR="00887C6C" w:rsidP="547F915B" w:rsidRDefault="00AE7CDE" w14:paraId="2812A735"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w:t>
            </w:r>
          </w:p>
        </w:tc>
      </w:tr>
      <w:tr w:rsidR="00887C6C" w:rsidTr="547F915B" w14:paraId="2B534E3E" w14:textId="77777777">
        <w:trPr>
          <w:cantSplit/>
          <w:jc w:val="center"/>
        </w:trPr>
        <w:tc>
          <w:tcPr>
            <w:tcW w:w="680" w:type="dxa"/>
            <w:tcMar/>
          </w:tcPr>
          <w:p w:rsidR="00887C6C" w:rsidP="547F915B" w:rsidRDefault="00AE7CDE" w14:paraId="15DE6791"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UR-70</w:t>
            </w:r>
          </w:p>
        </w:tc>
        <w:tc>
          <w:tcPr>
            <w:tcW w:w="680" w:type="dxa"/>
            <w:tcMar/>
          </w:tcPr>
          <w:p w:rsidR="00887C6C" w:rsidP="547F915B" w:rsidRDefault="00AE7CDE" w14:paraId="0FD56D46"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CU-81</w:t>
            </w:r>
          </w:p>
        </w:tc>
        <w:tc>
          <w:tcPr>
            <w:tcW w:w="1500" w:type="dxa"/>
            <w:tcMar/>
          </w:tcPr>
          <w:p w:rsidR="00887C6C" w:rsidP="547F915B" w:rsidRDefault="00AE7CDE" w14:paraId="18CAA131"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Gestión de venta</w:t>
            </w:r>
          </w:p>
        </w:tc>
        <w:tc>
          <w:tcPr>
            <w:tcW w:w="920" w:type="dxa"/>
            <w:tcMar/>
          </w:tcPr>
          <w:p w:rsidR="00887C6C" w:rsidP="547F915B" w:rsidRDefault="00AE7CDE" w14:paraId="006420A6"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Tabla 2.24</w:t>
            </w:r>
          </w:p>
        </w:tc>
        <w:tc>
          <w:tcPr>
            <w:tcW w:w="1060" w:type="dxa"/>
            <w:tcMar/>
          </w:tcPr>
          <w:p w:rsidR="00887C6C" w:rsidP="547F915B" w:rsidRDefault="00AE7CDE" w14:paraId="0D94A382"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Fig. 2.20</w:t>
            </w:r>
          </w:p>
        </w:tc>
        <w:tc>
          <w:tcPr>
            <w:tcW w:w="1040" w:type="dxa"/>
            <w:tcMar/>
          </w:tcPr>
          <w:p w:rsidR="00887C6C" w:rsidP="547F915B" w:rsidRDefault="00AE7CDE" w14:paraId="0A2D6920"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Tabla 2.46</w:t>
            </w:r>
          </w:p>
        </w:tc>
        <w:tc>
          <w:tcPr>
            <w:tcW w:w="1000" w:type="dxa"/>
            <w:tcMar/>
          </w:tcPr>
          <w:p w:rsidR="00887C6C" w:rsidP="547F915B" w:rsidRDefault="00AE7CDE" w14:paraId="4F881AD7"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Fig. 4.22</w:t>
            </w:r>
          </w:p>
        </w:tc>
        <w:tc>
          <w:tcPr>
            <w:tcW w:w="1280" w:type="dxa"/>
            <w:tcMar/>
          </w:tcPr>
          <w:p w:rsidR="00887C6C" w:rsidP="547F915B" w:rsidRDefault="00AE7CDE" w14:paraId="6693EB7D"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w:t>
            </w:r>
          </w:p>
        </w:tc>
        <w:tc>
          <w:tcPr>
            <w:tcW w:w="1200" w:type="dxa"/>
            <w:tcMar/>
          </w:tcPr>
          <w:p w:rsidR="00887C6C" w:rsidP="547F915B" w:rsidRDefault="00AE7CDE" w14:paraId="5960AFBE"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w:t>
            </w:r>
          </w:p>
        </w:tc>
      </w:tr>
      <w:tr w:rsidR="00887C6C" w:rsidTr="547F915B" w14:paraId="4781538D" w14:textId="77777777">
        <w:trPr>
          <w:cantSplit/>
          <w:jc w:val="center"/>
        </w:trPr>
        <w:tc>
          <w:tcPr>
            <w:tcW w:w="680" w:type="dxa"/>
            <w:tcMar/>
          </w:tcPr>
          <w:p w:rsidR="00887C6C" w:rsidP="547F915B" w:rsidRDefault="00AE7CDE" w14:paraId="51CFB942"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UR-71</w:t>
            </w:r>
          </w:p>
        </w:tc>
        <w:tc>
          <w:tcPr>
            <w:tcW w:w="680" w:type="dxa"/>
            <w:tcMar/>
          </w:tcPr>
          <w:p w:rsidR="00887C6C" w:rsidP="547F915B" w:rsidRDefault="00AE7CDE" w14:paraId="07439710"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CU-82</w:t>
            </w:r>
          </w:p>
        </w:tc>
        <w:tc>
          <w:tcPr>
            <w:tcW w:w="1500" w:type="dxa"/>
            <w:tcMar/>
          </w:tcPr>
          <w:p w:rsidR="00887C6C" w:rsidP="547F915B" w:rsidRDefault="00AE7CDE" w14:paraId="6ED27A04"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Gestión de venta</w:t>
            </w:r>
          </w:p>
        </w:tc>
        <w:tc>
          <w:tcPr>
            <w:tcW w:w="920" w:type="dxa"/>
            <w:tcMar/>
          </w:tcPr>
          <w:p w:rsidR="00887C6C" w:rsidP="547F915B" w:rsidRDefault="00AE7CDE" w14:paraId="2C23DEFC"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Tabla 2.25</w:t>
            </w:r>
          </w:p>
        </w:tc>
        <w:tc>
          <w:tcPr>
            <w:tcW w:w="1060" w:type="dxa"/>
            <w:tcMar/>
          </w:tcPr>
          <w:p w:rsidR="00887C6C" w:rsidP="547F915B" w:rsidRDefault="00AE7CDE" w14:paraId="3F7A1892"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Fig. 2.21</w:t>
            </w:r>
          </w:p>
        </w:tc>
        <w:tc>
          <w:tcPr>
            <w:tcW w:w="1040" w:type="dxa"/>
            <w:tcMar/>
          </w:tcPr>
          <w:p w:rsidR="00887C6C" w:rsidP="547F915B" w:rsidRDefault="00AE7CDE" w14:paraId="5CC19393"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Tabla 2.47</w:t>
            </w:r>
          </w:p>
        </w:tc>
        <w:tc>
          <w:tcPr>
            <w:tcW w:w="1000" w:type="dxa"/>
            <w:tcMar/>
          </w:tcPr>
          <w:p w:rsidR="00887C6C" w:rsidP="547F915B" w:rsidRDefault="00AE7CDE" w14:paraId="17C8C9FB"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Fig. 4.23</w:t>
            </w:r>
          </w:p>
        </w:tc>
        <w:tc>
          <w:tcPr>
            <w:tcW w:w="1280" w:type="dxa"/>
            <w:tcMar/>
          </w:tcPr>
          <w:p w:rsidR="00887C6C" w:rsidP="547F915B" w:rsidRDefault="00AE7CDE" w14:paraId="51F3DAA8"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w:t>
            </w:r>
          </w:p>
        </w:tc>
        <w:tc>
          <w:tcPr>
            <w:tcW w:w="1200" w:type="dxa"/>
            <w:tcMar/>
          </w:tcPr>
          <w:p w:rsidR="00887C6C" w:rsidP="547F915B" w:rsidRDefault="00AE7CDE" w14:paraId="1C08F60A"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w:t>
            </w:r>
          </w:p>
        </w:tc>
      </w:tr>
      <w:tr w:rsidR="00887C6C" w:rsidTr="547F915B" w14:paraId="283291E1" w14:textId="77777777">
        <w:trPr>
          <w:cantSplit/>
          <w:jc w:val="center"/>
        </w:trPr>
        <w:tc>
          <w:tcPr>
            <w:tcW w:w="680" w:type="dxa"/>
            <w:tcMar/>
          </w:tcPr>
          <w:p w:rsidR="00887C6C" w:rsidP="547F915B" w:rsidRDefault="00AE7CDE" w14:paraId="5CCE7A0C"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UR-72</w:t>
            </w:r>
          </w:p>
        </w:tc>
        <w:tc>
          <w:tcPr>
            <w:tcW w:w="680" w:type="dxa"/>
            <w:tcMar/>
          </w:tcPr>
          <w:p w:rsidR="00887C6C" w:rsidP="547F915B" w:rsidRDefault="00AE7CDE" w14:paraId="5B5F646F"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CU-83</w:t>
            </w:r>
          </w:p>
        </w:tc>
        <w:tc>
          <w:tcPr>
            <w:tcW w:w="1500" w:type="dxa"/>
            <w:tcMar/>
          </w:tcPr>
          <w:p w:rsidR="00887C6C" w:rsidP="547F915B" w:rsidRDefault="00AE7CDE" w14:paraId="1C003EF1"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Gestión de venta</w:t>
            </w:r>
          </w:p>
        </w:tc>
        <w:tc>
          <w:tcPr>
            <w:tcW w:w="920" w:type="dxa"/>
            <w:tcMar/>
          </w:tcPr>
          <w:p w:rsidR="00887C6C" w:rsidP="547F915B" w:rsidRDefault="00AE7CDE" w14:paraId="2100A24D"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Tabla 2.26</w:t>
            </w:r>
          </w:p>
        </w:tc>
        <w:tc>
          <w:tcPr>
            <w:tcW w:w="1060" w:type="dxa"/>
            <w:tcMar/>
          </w:tcPr>
          <w:p w:rsidR="00887C6C" w:rsidP="547F915B" w:rsidRDefault="00AE7CDE" w14:paraId="188C770B"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Fig. 2.22</w:t>
            </w:r>
          </w:p>
        </w:tc>
        <w:tc>
          <w:tcPr>
            <w:tcW w:w="1040" w:type="dxa"/>
            <w:tcMar/>
          </w:tcPr>
          <w:p w:rsidR="00887C6C" w:rsidP="547F915B" w:rsidRDefault="00AE7CDE" w14:paraId="7E3D2BF3"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Tabla 2.48</w:t>
            </w:r>
          </w:p>
        </w:tc>
        <w:tc>
          <w:tcPr>
            <w:tcW w:w="1000" w:type="dxa"/>
            <w:tcMar/>
          </w:tcPr>
          <w:p w:rsidR="00887C6C" w:rsidP="547F915B" w:rsidRDefault="00AE7CDE" w14:paraId="28EC527D"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Fig. 4.24</w:t>
            </w:r>
          </w:p>
        </w:tc>
        <w:tc>
          <w:tcPr>
            <w:tcW w:w="1280" w:type="dxa"/>
            <w:tcMar/>
          </w:tcPr>
          <w:p w:rsidR="00887C6C" w:rsidP="547F915B" w:rsidRDefault="00AE7CDE" w14:paraId="6ABA84F7"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w:t>
            </w:r>
          </w:p>
        </w:tc>
        <w:tc>
          <w:tcPr>
            <w:tcW w:w="1200" w:type="dxa"/>
            <w:tcMar/>
          </w:tcPr>
          <w:p w:rsidR="00887C6C" w:rsidP="547F915B" w:rsidRDefault="00AE7CDE" w14:paraId="2F9E5943"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w:t>
            </w:r>
          </w:p>
        </w:tc>
      </w:tr>
    </w:tbl>
    <w:p w:rsidR="00887C6C" w:rsidRDefault="00AE7CDE" w14:paraId="0536A605" w14:textId="77777777">
      <w:pPr>
        <w:spacing w:before="60" w:after="240" w:line="240" w:lineRule="auto"/>
        <w:jc w:val="center"/>
      </w:pPr>
      <w:r>
        <w:rPr>
          <w:rFonts w:ascii="Arial" w:hAnsi="Arial" w:eastAsia="Arial" w:cs="Arial"/>
          <w:i/>
          <w:iCs/>
          <w:sz w:val="18"/>
          <w:szCs w:val="18"/>
        </w:rPr>
        <w:t>Fuente: Elaborado por el equipo de proyecto.</w:t>
      </w:r>
    </w:p>
    <w:p w:rsidR="00887C6C" w:rsidRDefault="00AE7CDE" w14:paraId="26CBBB32" w14:textId="77777777">
      <w:pPr>
        <w:spacing w:line="360" w:lineRule="auto"/>
        <w:jc w:val="both"/>
      </w:pPr>
      <w:r>
        <w:rPr>
          <w:rFonts w:ascii="Arial" w:hAnsi="Arial" w:eastAsia="Arial" w:cs="Arial"/>
        </w:rPr>
        <w:t>La matriz muestra que los 22 requerimientos del incremento cuentan con su especificación UR–ESA, su diagrama de caso de uso, su caso de uso extendido y su diagrama de secuencia. En cuanto a la planificación, 12 requerimientos tienen tareas del Sprint Backlog y una tarea de verificación asociadas, mientras que los 10 restantes (UR-36 y los nueve requerimientos de gestión de venta, UR-64 a UR-72) no registran tareas en la planificación del sprint, lo que se indica con un guion. Esta diferencia corresponde a la planificación y no a la evidencia de ejecución: el capítulo 5 presenta capturas de la ejecución de 18 de los 22 requerimientos, incluidos el UR-36 y siete de los requerimientos de venta, según se resume en la Tabla 5.1.</w:t>
      </w:r>
    </w:p>
    <w:p w:rsidR="00887C6C" w:rsidRDefault="00AE7CDE" w14:paraId="2738710B" w14:textId="77777777">
      <w:pPr>
        <w:keepNext/>
        <w:pageBreakBefore/>
        <w:spacing w:after="200" w:line="276" w:lineRule="auto"/>
        <w:outlineLvl w:val="0"/>
      </w:pPr>
      <w:r>
        <w:rPr>
          <w:rFonts w:ascii="Arial" w:hAnsi="Arial" w:eastAsia="Arial" w:cs="Arial"/>
          <w:b/>
          <w:bCs/>
          <w:sz w:val="28"/>
          <w:szCs w:val="28"/>
        </w:rPr>
        <w:t>3. DOCUMENTACIÓN DE SCRUM++</w:t>
      </w:r>
    </w:p>
    <w:p w:rsidR="00887C6C" w:rsidRDefault="00AE7CDE" w14:paraId="5F270BDB" w14:textId="77777777">
      <w:pPr>
        <w:spacing w:line="360" w:lineRule="auto"/>
        <w:jc w:val="both"/>
      </w:pPr>
      <w:r>
        <w:rPr>
          <w:rFonts w:ascii="Arial" w:hAnsi="Arial" w:eastAsia="Arial" w:cs="Arial"/>
        </w:rPr>
        <w:t>Este capítulo documenta la gestión del Incremento 3 según Scrum++. El sprint se desarrolló en tres semanas, entre el 14 de septiembre y el 4 de octubre de 2026, con entrega el domingo 4 de octubre a las 23:59 hrs.</w:t>
      </w:r>
    </w:p>
    <w:p w:rsidR="00887C6C" w:rsidRDefault="00AE7CDE" w14:paraId="0F1A1905" w14:textId="77777777">
      <w:pPr>
        <w:keepNext/>
        <w:spacing w:before="240" w:after="200" w:line="276" w:lineRule="auto"/>
        <w:outlineLvl w:val="1"/>
      </w:pPr>
      <w:r>
        <w:rPr>
          <w:rFonts w:ascii="Arial" w:hAnsi="Arial" w:eastAsia="Arial" w:cs="Arial"/>
          <w:b/>
          <w:bCs/>
          <w:sz w:val="28"/>
          <w:szCs w:val="28"/>
        </w:rPr>
        <w:t>3.1 Product Backlog</w:t>
      </w:r>
    </w:p>
    <w:p w:rsidR="00887C6C" w:rsidRDefault="00AE7CDE" w14:paraId="3B6A3E34" w14:textId="77777777">
      <w:pPr>
        <w:spacing w:line="360" w:lineRule="auto"/>
        <w:jc w:val="both"/>
      </w:pPr>
      <w:r>
        <w:rPr>
          <w:rFonts w:ascii="Arial" w:hAnsi="Arial" w:eastAsia="Arial" w:cs="Arial"/>
        </w:rPr>
        <w:t>La Tabla 3.1 presenta la pila del producto del Incremento 3, con la planificación exigida por la rúbrica: prioridad, responsable, tiempo estimado en horas hombre (HH), fechas de inicio y término (año 2026) y estado de avance. Las 47 tareas se agrupan en nueve categorías, y su identificador se utiliza como referencia en la matriz de trazabilidad (Tabla 2.49) y en el análisis del sprint (sección 3.8).</w:t>
      </w:r>
    </w:p>
    <w:p w:rsidR="00887C6C" w:rsidRDefault="00AE7CDE" w14:paraId="5D399AF2" w14:textId="77777777">
      <w:pPr>
        <w:pStyle w:val="LeyendaTabla"/>
        <w:keepNext/>
        <w:spacing w:before="240"/>
      </w:pPr>
      <w:r>
        <w:t>Tabla 3.1: “Product Backlog List del Incremento 3”.</w:t>
      </w:r>
    </w:p>
    <w:tbl>
      <w:tblPr>
        <w:tblW w:w="9360" w:type="dxa"/>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left w:w="80" w:type="dxa"/>
          <w:right w:w="80" w:type="dxa"/>
        </w:tblCellMar>
        <w:tblLook w:val="04A0" w:firstRow="1" w:lastRow="0" w:firstColumn="1" w:lastColumn="0" w:noHBand="0" w:noVBand="1"/>
      </w:tblPr>
      <w:tblGrid>
        <w:gridCol w:w="570"/>
        <w:gridCol w:w="705"/>
        <w:gridCol w:w="1330"/>
        <w:gridCol w:w="2735"/>
        <w:gridCol w:w="1300"/>
        <w:gridCol w:w="520"/>
        <w:gridCol w:w="700"/>
        <w:gridCol w:w="800"/>
        <w:gridCol w:w="700"/>
      </w:tblGrid>
      <w:tr w:rsidR="00887C6C" w:rsidTr="547F915B" w14:paraId="0ED76F0C" w14:textId="77777777">
        <w:trPr>
          <w:cantSplit/>
          <w:tblHeader/>
          <w:jc w:val="center"/>
        </w:trPr>
        <w:tc>
          <w:tcPr>
            <w:tcW w:w="570" w:type="dxa"/>
            <w:tcMar/>
            <w:vAlign w:val="center"/>
          </w:tcPr>
          <w:p w:rsidR="00887C6C" w:rsidP="547F915B" w:rsidRDefault="00AE7CDE" w14:paraId="0A970367" w14:textId="77777777">
            <w:pPr>
              <w:spacing w:before="20" w:after="20" w:line="240" w:lineRule="auto"/>
              <w:jc w:val="center"/>
              <w:rPr>
                <w:rFonts w:ascii="Arial" w:hAnsi="Arial" w:eastAsia="Arial" w:cs="Arial"/>
                <w:b w:val="1"/>
                <w:bCs w:val="1"/>
                <w:sz w:val="20"/>
                <w:szCs w:val="20"/>
              </w:rPr>
            </w:pPr>
            <w:r w:rsidRPr="547F915B" w:rsidR="61AF1559">
              <w:rPr>
                <w:rFonts w:ascii="Arial" w:hAnsi="Arial" w:eastAsia="Arial" w:cs="Arial"/>
                <w:b w:val="1"/>
                <w:bCs w:val="1"/>
                <w:sz w:val="20"/>
                <w:szCs w:val="20"/>
              </w:rPr>
              <w:t>ID</w:t>
            </w:r>
          </w:p>
        </w:tc>
        <w:tc>
          <w:tcPr>
            <w:tcW w:w="705" w:type="dxa"/>
            <w:tcMar/>
            <w:vAlign w:val="center"/>
          </w:tcPr>
          <w:p w:rsidR="00887C6C" w:rsidP="547F915B" w:rsidRDefault="00AE7CDE" w14:paraId="130504C7" w14:textId="77777777">
            <w:pPr>
              <w:spacing w:before="20" w:after="20" w:line="240" w:lineRule="auto"/>
              <w:jc w:val="center"/>
              <w:rPr>
                <w:rFonts w:ascii="Arial" w:hAnsi="Arial" w:eastAsia="Arial" w:cs="Arial"/>
                <w:b w:val="1"/>
                <w:bCs w:val="1"/>
                <w:sz w:val="20"/>
                <w:szCs w:val="20"/>
              </w:rPr>
            </w:pPr>
            <w:r w:rsidRPr="547F915B" w:rsidR="61AF1559">
              <w:rPr>
                <w:rFonts w:ascii="Arial" w:hAnsi="Arial" w:eastAsia="Arial" w:cs="Arial"/>
                <w:b w:val="1"/>
                <w:bCs w:val="1"/>
                <w:sz w:val="20"/>
                <w:szCs w:val="20"/>
              </w:rPr>
              <w:t>Prior.</w:t>
            </w:r>
          </w:p>
        </w:tc>
        <w:tc>
          <w:tcPr>
            <w:tcW w:w="1330" w:type="dxa"/>
            <w:tcMar/>
            <w:vAlign w:val="center"/>
          </w:tcPr>
          <w:p w:rsidR="00887C6C" w:rsidP="547F915B" w:rsidRDefault="00AE7CDE" w14:paraId="105C5DE3" w14:textId="77777777">
            <w:pPr>
              <w:spacing w:before="20" w:after="20" w:line="240" w:lineRule="auto"/>
              <w:jc w:val="center"/>
              <w:rPr>
                <w:rFonts w:ascii="Arial" w:hAnsi="Arial" w:eastAsia="Arial" w:cs="Arial"/>
                <w:b w:val="1"/>
                <w:bCs w:val="1"/>
                <w:sz w:val="20"/>
                <w:szCs w:val="20"/>
              </w:rPr>
            </w:pPr>
            <w:r w:rsidRPr="547F915B" w:rsidR="61AF1559">
              <w:rPr>
                <w:rFonts w:ascii="Arial" w:hAnsi="Arial" w:eastAsia="Arial" w:cs="Arial"/>
                <w:b w:val="1"/>
                <w:bCs w:val="1"/>
                <w:sz w:val="20"/>
                <w:szCs w:val="20"/>
              </w:rPr>
              <w:t>Categoría</w:t>
            </w:r>
          </w:p>
        </w:tc>
        <w:tc>
          <w:tcPr>
            <w:tcW w:w="2735" w:type="dxa"/>
            <w:tcMar/>
            <w:vAlign w:val="center"/>
          </w:tcPr>
          <w:p w:rsidR="00887C6C" w:rsidP="547F915B" w:rsidRDefault="00AE7CDE" w14:paraId="46FC821F" w14:textId="77777777">
            <w:pPr>
              <w:spacing w:before="20" w:after="20" w:line="240" w:lineRule="auto"/>
              <w:jc w:val="center"/>
              <w:rPr>
                <w:rFonts w:ascii="Arial" w:hAnsi="Arial" w:eastAsia="Arial" w:cs="Arial"/>
                <w:b w:val="1"/>
                <w:bCs w:val="1"/>
                <w:sz w:val="20"/>
                <w:szCs w:val="20"/>
              </w:rPr>
            </w:pPr>
            <w:r w:rsidRPr="547F915B" w:rsidR="61AF1559">
              <w:rPr>
                <w:rFonts w:ascii="Arial" w:hAnsi="Arial" w:eastAsia="Arial" w:cs="Arial"/>
                <w:b w:val="1"/>
                <w:bCs w:val="1"/>
                <w:sz w:val="20"/>
                <w:szCs w:val="20"/>
              </w:rPr>
              <w:t>Tarea</w:t>
            </w:r>
          </w:p>
        </w:tc>
        <w:tc>
          <w:tcPr>
            <w:tcW w:w="1300" w:type="dxa"/>
            <w:tcMar/>
            <w:vAlign w:val="center"/>
          </w:tcPr>
          <w:p w:rsidR="00887C6C" w:rsidP="547F915B" w:rsidRDefault="00AE7CDE" w14:paraId="399F6A14" w14:textId="77777777">
            <w:pPr>
              <w:spacing w:before="20" w:after="20" w:line="240" w:lineRule="auto"/>
              <w:jc w:val="center"/>
              <w:rPr>
                <w:rFonts w:ascii="Arial" w:hAnsi="Arial" w:eastAsia="Arial" w:cs="Arial"/>
                <w:b w:val="1"/>
                <w:bCs w:val="1"/>
                <w:sz w:val="20"/>
                <w:szCs w:val="20"/>
              </w:rPr>
            </w:pPr>
            <w:r w:rsidRPr="547F915B" w:rsidR="61AF1559">
              <w:rPr>
                <w:rFonts w:ascii="Arial" w:hAnsi="Arial" w:eastAsia="Arial" w:cs="Arial"/>
                <w:b w:val="1"/>
                <w:bCs w:val="1"/>
                <w:sz w:val="20"/>
                <w:szCs w:val="20"/>
              </w:rPr>
              <w:t>Responsable</w:t>
            </w:r>
          </w:p>
        </w:tc>
        <w:tc>
          <w:tcPr>
            <w:tcW w:w="520" w:type="dxa"/>
            <w:tcMar/>
            <w:vAlign w:val="center"/>
          </w:tcPr>
          <w:p w:rsidR="00887C6C" w:rsidP="547F915B" w:rsidRDefault="00AE7CDE" w14:paraId="5E6AE4CE" w14:textId="77777777">
            <w:pPr>
              <w:spacing w:before="20" w:after="20" w:line="240" w:lineRule="auto"/>
              <w:jc w:val="center"/>
              <w:rPr>
                <w:rFonts w:ascii="Arial" w:hAnsi="Arial" w:eastAsia="Arial" w:cs="Arial"/>
                <w:b w:val="1"/>
                <w:bCs w:val="1"/>
                <w:sz w:val="20"/>
                <w:szCs w:val="20"/>
              </w:rPr>
            </w:pPr>
            <w:r w:rsidRPr="547F915B" w:rsidR="61AF1559">
              <w:rPr>
                <w:rFonts w:ascii="Arial" w:hAnsi="Arial" w:eastAsia="Arial" w:cs="Arial"/>
                <w:b w:val="1"/>
                <w:bCs w:val="1"/>
                <w:sz w:val="20"/>
                <w:szCs w:val="20"/>
              </w:rPr>
              <w:t>HH Est.</w:t>
            </w:r>
          </w:p>
        </w:tc>
        <w:tc>
          <w:tcPr>
            <w:tcW w:w="700" w:type="dxa"/>
            <w:tcMar/>
            <w:vAlign w:val="center"/>
          </w:tcPr>
          <w:p w:rsidR="00887C6C" w:rsidP="547F915B" w:rsidRDefault="00AE7CDE" w14:paraId="6ACD55B7" w14:textId="77777777">
            <w:pPr>
              <w:spacing w:before="20" w:after="20" w:line="240" w:lineRule="auto"/>
              <w:jc w:val="center"/>
              <w:rPr>
                <w:rFonts w:ascii="Arial" w:hAnsi="Arial" w:eastAsia="Arial" w:cs="Arial"/>
                <w:b w:val="1"/>
                <w:bCs w:val="1"/>
                <w:sz w:val="20"/>
                <w:szCs w:val="20"/>
              </w:rPr>
            </w:pPr>
            <w:r w:rsidRPr="547F915B" w:rsidR="61AF1559">
              <w:rPr>
                <w:rFonts w:ascii="Arial" w:hAnsi="Arial" w:eastAsia="Arial" w:cs="Arial"/>
                <w:b w:val="1"/>
                <w:bCs w:val="1"/>
                <w:sz w:val="20"/>
                <w:szCs w:val="20"/>
              </w:rPr>
              <w:t>Inicio</w:t>
            </w:r>
          </w:p>
        </w:tc>
        <w:tc>
          <w:tcPr>
            <w:tcW w:w="800" w:type="dxa"/>
            <w:tcMar/>
            <w:vAlign w:val="center"/>
          </w:tcPr>
          <w:p w:rsidR="00887C6C" w:rsidP="547F915B" w:rsidRDefault="00AE7CDE" w14:paraId="06DDDE79" w14:textId="77777777">
            <w:pPr>
              <w:spacing w:before="20" w:after="20" w:line="240" w:lineRule="auto"/>
              <w:jc w:val="center"/>
              <w:rPr>
                <w:rFonts w:ascii="Arial" w:hAnsi="Arial" w:eastAsia="Arial" w:cs="Arial"/>
                <w:b w:val="1"/>
                <w:bCs w:val="1"/>
                <w:sz w:val="20"/>
                <w:szCs w:val="20"/>
              </w:rPr>
            </w:pPr>
            <w:r w:rsidRPr="547F915B" w:rsidR="61AF1559">
              <w:rPr>
                <w:rFonts w:ascii="Arial" w:hAnsi="Arial" w:eastAsia="Arial" w:cs="Arial"/>
                <w:b w:val="1"/>
                <w:bCs w:val="1"/>
                <w:sz w:val="20"/>
                <w:szCs w:val="20"/>
              </w:rPr>
              <w:t>Término</w:t>
            </w:r>
          </w:p>
        </w:tc>
        <w:tc>
          <w:tcPr>
            <w:tcW w:w="700" w:type="dxa"/>
            <w:tcMar/>
            <w:vAlign w:val="center"/>
          </w:tcPr>
          <w:p w:rsidR="00887C6C" w:rsidP="547F915B" w:rsidRDefault="00AE7CDE" w14:paraId="6D36326F" w14:textId="77777777">
            <w:pPr>
              <w:spacing w:before="20" w:after="20" w:line="240" w:lineRule="auto"/>
              <w:jc w:val="center"/>
              <w:rPr>
                <w:rFonts w:ascii="Arial" w:hAnsi="Arial" w:eastAsia="Arial" w:cs="Arial"/>
                <w:b w:val="1"/>
                <w:bCs w:val="1"/>
                <w:sz w:val="20"/>
                <w:szCs w:val="20"/>
              </w:rPr>
            </w:pPr>
            <w:r w:rsidRPr="547F915B" w:rsidR="61AF1559">
              <w:rPr>
                <w:rFonts w:ascii="Arial" w:hAnsi="Arial" w:eastAsia="Arial" w:cs="Arial"/>
                <w:b w:val="1"/>
                <w:bCs w:val="1"/>
                <w:sz w:val="20"/>
                <w:szCs w:val="20"/>
              </w:rPr>
              <w:t>Estado</w:t>
            </w:r>
          </w:p>
        </w:tc>
      </w:tr>
      <w:tr w:rsidR="00887C6C" w:rsidTr="547F915B" w14:paraId="7F6C4764" w14:textId="77777777">
        <w:trPr>
          <w:cantSplit/>
          <w:jc w:val="center"/>
        </w:trPr>
        <w:tc>
          <w:tcPr>
            <w:tcW w:w="570" w:type="dxa"/>
            <w:tcMar/>
          </w:tcPr>
          <w:p w:rsidR="00887C6C" w:rsidP="547F915B" w:rsidRDefault="00AE7CDE" w14:paraId="55D8B3B0"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1.1</w:t>
            </w:r>
          </w:p>
        </w:tc>
        <w:tc>
          <w:tcPr>
            <w:tcW w:w="705" w:type="dxa"/>
            <w:tcMar/>
          </w:tcPr>
          <w:p w:rsidR="00887C6C" w:rsidP="547F915B" w:rsidRDefault="00AE7CDE" w14:paraId="0B778152"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3</w:t>
            </w:r>
          </w:p>
        </w:tc>
        <w:tc>
          <w:tcPr>
            <w:tcW w:w="1330" w:type="dxa"/>
            <w:tcMar/>
          </w:tcPr>
          <w:p w:rsidR="00887C6C" w:rsidP="547F915B" w:rsidRDefault="00AE7CDE" w14:paraId="1C30C564"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Retroalimentación Inc. 2</w:t>
            </w:r>
          </w:p>
        </w:tc>
        <w:tc>
          <w:tcPr>
            <w:tcW w:w="2735" w:type="dxa"/>
            <w:tcMar/>
          </w:tcPr>
          <w:p w:rsidR="00887C6C" w:rsidP="547F915B" w:rsidRDefault="00AE7CDE" w14:paraId="6A2FA5EF"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Revisar feedback del Incremento 2 y definir acciones correctivas.</w:t>
            </w:r>
          </w:p>
        </w:tc>
        <w:tc>
          <w:tcPr>
            <w:tcW w:w="1300" w:type="dxa"/>
            <w:tcMar/>
          </w:tcPr>
          <w:p w:rsidR="00887C6C" w:rsidP="547F915B" w:rsidRDefault="00AE7CDE" w14:paraId="79EFF197"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Cristóbal Osorio</w:t>
            </w:r>
          </w:p>
        </w:tc>
        <w:tc>
          <w:tcPr>
            <w:tcW w:w="520" w:type="dxa"/>
            <w:tcMar/>
          </w:tcPr>
          <w:p w:rsidR="00887C6C" w:rsidP="547F915B" w:rsidRDefault="00AE7CDE" w14:paraId="7144751B"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2</w:t>
            </w:r>
          </w:p>
        </w:tc>
        <w:tc>
          <w:tcPr>
            <w:tcW w:w="700" w:type="dxa"/>
            <w:tcMar/>
          </w:tcPr>
          <w:p w:rsidR="00887C6C" w:rsidP="547F915B" w:rsidRDefault="00AE7CDE" w14:paraId="1C4B785D"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15/09</w:t>
            </w:r>
          </w:p>
        </w:tc>
        <w:tc>
          <w:tcPr>
            <w:tcW w:w="800" w:type="dxa"/>
            <w:tcMar/>
          </w:tcPr>
          <w:p w:rsidR="00887C6C" w:rsidP="547F915B" w:rsidRDefault="00AE7CDE" w14:paraId="71A9CAAE"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16/09</w:t>
            </w:r>
          </w:p>
        </w:tc>
        <w:tc>
          <w:tcPr>
            <w:tcW w:w="700" w:type="dxa"/>
            <w:tcMar/>
          </w:tcPr>
          <w:p w:rsidR="00887C6C" w:rsidP="547F915B" w:rsidRDefault="00AE7CDE" w14:paraId="3F58DD77"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Listo</w:t>
            </w:r>
          </w:p>
        </w:tc>
      </w:tr>
      <w:tr w:rsidR="00887C6C" w:rsidTr="547F915B" w14:paraId="33E21E6B" w14:textId="77777777">
        <w:trPr>
          <w:cantSplit/>
          <w:jc w:val="center"/>
        </w:trPr>
        <w:tc>
          <w:tcPr>
            <w:tcW w:w="570" w:type="dxa"/>
            <w:tcMar/>
          </w:tcPr>
          <w:p w:rsidR="00887C6C" w:rsidP="547F915B" w:rsidRDefault="00AE7CDE" w14:paraId="39D7D509"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1.2</w:t>
            </w:r>
          </w:p>
        </w:tc>
        <w:tc>
          <w:tcPr>
            <w:tcW w:w="705" w:type="dxa"/>
            <w:tcMar/>
          </w:tcPr>
          <w:p w:rsidR="00887C6C" w:rsidP="547F915B" w:rsidRDefault="00AE7CDE" w14:paraId="7A036E3D"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3</w:t>
            </w:r>
          </w:p>
        </w:tc>
        <w:tc>
          <w:tcPr>
            <w:tcW w:w="1330" w:type="dxa"/>
            <w:tcMar/>
          </w:tcPr>
          <w:p w:rsidR="00887C6C" w:rsidP="547F915B" w:rsidRDefault="00AE7CDE" w14:paraId="7E295C1E"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Retroalimentación Inc. 2</w:t>
            </w:r>
          </w:p>
        </w:tc>
        <w:tc>
          <w:tcPr>
            <w:tcW w:w="2735" w:type="dxa"/>
            <w:tcMar/>
          </w:tcPr>
          <w:p w:rsidR="00887C6C" w:rsidP="547F915B" w:rsidRDefault="00AE7CDE" w14:paraId="52AAC69B"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Incorporar acciones correctivas al Product Backlog y Sprint Backlog.</w:t>
            </w:r>
          </w:p>
        </w:tc>
        <w:tc>
          <w:tcPr>
            <w:tcW w:w="1300" w:type="dxa"/>
            <w:tcMar/>
          </w:tcPr>
          <w:p w:rsidR="00887C6C" w:rsidP="547F915B" w:rsidRDefault="00AE7CDE" w14:paraId="50F33C08"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Cristóbal Osorio</w:t>
            </w:r>
          </w:p>
        </w:tc>
        <w:tc>
          <w:tcPr>
            <w:tcW w:w="520" w:type="dxa"/>
            <w:tcMar/>
          </w:tcPr>
          <w:p w:rsidR="00887C6C" w:rsidP="547F915B" w:rsidRDefault="00AE7CDE" w14:paraId="56B20A0C"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1</w:t>
            </w:r>
          </w:p>
        </w:tc>
        <w:tc>
          <w:tcPr>
            <w:tcW w:w="700" w:type="dxa"/>
            <w:tcMar/>
          </w:tcPr>
          <w:p w:rsidR="00887C6C" w:rsidP="547F915B" w:rsidRDefault="00AE7CDE" w14:paraId="7766A2A8"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17/09</w:t>
            </w:r>
          </w:p>
        </w:tc>
        <w:tc>
          <w:tcPr>
            <w:tcW w:w="800" w:type="dxa"/>
            <w:tcMar/>
          </w:tcPr>
          <w:p w:rsidR="00887C6C" w:rsidP="547F915B" w:rsidRDefault="00AE7CDE" w14:paraId="6A4501B9"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17/09</w:t>
            </w:r>
          </w:p>
        </w:tc>
        <w:tc>
          <w:tcPr>
            <w:tcW w:w="700" w:type="dxa"/>
            <w:tcMar/>
          </w:tcPr>
          <w:p w:rsidR="00887C6C" w:rsidP="547F915B" w:rsidRDefault="00AE7CDE" w14:paraId="652C152E"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Listo</w:t>
            </w:r>
          </w:p>
        </w:tc>
      </w:tr>
      <w:tr w:rsidR="00887C6C" w:rsidTr="547F915B" w14:paraId="30DF0FF6" w14:textId="77777777">
        <w:trPr>
          <w:cantSplit/>
          <w:jc w:val="center"/>
        </w:trPr>
        <w:tc>
          <w:tcPr>
            <w:tcW w:w="570" w:type="dxa"/>
            <w:tcMar/>
          </w:tcPr>
          <w:p w:rsidR="00887C6C" w:rsidP="547F915B" w:rsidRDefault="00AE7CDE" w14:paraId="4E6CBBE6"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2.1</w:t>
            </w:r>
          </w:p>
        </w:tc>
        <w:tc>
          <w:tcPr>
            <w:tcW w:w="705" w:type="dxa"/>
            <w:tcMar/>
          </w:tcPr>
          <w:p w:rsidR="00887C6C" w:rsidP="547F915B" w:rsidRDefault="00AE7CDE" w14:paraId="68D9363B"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3</w:t>
            </w:r>
          </w:p>
        </w:tc>
        <w:tc>
          <w:tcPr>
            <w:tcW w:w="1330" w:type="dxa"/>
            <w:tcMar/>
          </w:tcPr>
          <w:p w:rsidR="00887C6C" w:rsidP="547F915B" w:rsidRDefault="00AE7CDE" w14:paraId="14635947"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Modelo</w:t>
            </w:r>
          </w:p>
        </w:tc>
        <w:tc>
          <w:tcPr>
            <w:tcW w:w="2735" w:type="dxa"/>
            <w:tcMar/>
          </w:tcPr>
          <w:p w:rsidR="00887C6C" w:rsidP="547F915B" w:rsidRDefault="00AE7CDE" w14:paraId="0F759706"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Implementar exportación de ítems válidos a Excel y CSV.</w:t>
            </w:r>
          </w:p>
        </w:tc>
        <w:tc>
          <w:tcPr>
            <w:tcW w:w="1300" w:type="dxa"/>
            <w:tcMar/>
          </w:tcPr>
          <w:p w:rsidR="00887C6C" w:rsidP="547F915B" w:rsidRDefault="00AE7CDE" w14:paraId="24622621"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Felipe Salas</w:t>
            </w:r>
          </w:p>
        </w:tc>
        <w:tc>
          <w:tcPr>
            <w:tcW w:w="520" w:type="dxa"/>
            <w:tcMar/>
          </w:tcPr>
          <w:p w:rsidR="00887C6C" w:rsidP="547F915B" w:rsidRDefault="00AE7CDE" w14:paraId="279935FF"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4</w:t>
            </w:r>
          </w:p>
        </w:tc>
        <w:tc>
          <w:tcPr>
            <w:tcW w:w="700" w:type="dxa"/>
            <w:tcMar/>
          </w:tcPr>
          <w:p w:rsidR="00887C6C" w:rsidP="547F915B" w:rsidRDefault="00AE7CDE" w14:paraId="71E02242"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16/09</w:t>
            </w:r>
          </w:p>
        </w:tc>
        <w:tc>
          <w:tcPr>
            <w:tcW w:w="800" w:type="dxa"/>
            <w:tcMar/>
          </w:tcPr>
          <w:p w:rsidR="00887C6C" w:rsidP="547F915B" w:rsidRDefault="00AE7CDE" w14:paraId="7405E2E3"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19/09</w:t>
            </w:r>
          </w:p>
        </w:tc>
        <w:tc>
          <w:tcPr>
            <w:tcW w:w="700" w:type="dxa"/>
            <w:tcMar/>
          </w:tcPr>
          <w:p w:rsidR="00887C6C" w:rsidP="547F915B" w:rsidRDefault="00AE7CDE" w14:paraId="35837262"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Listo</w:t>
            </w:r>
          </w:p>
        </w:tc>
      </w:tr>
      <w:tr w:rsidR="00887C6C" w:rsidTr="547F915B" w14:paraId="78BE537C" w14:textId="77777777">
        <w:trPr>
          <w:cantSplit/>
          <w:jc w:val="center"/>
        </w:trPr>
        <w:tc>
          <w:tcPr>
            <w:tcW w:w="570" w:type="dxa"/>
            <w:tcMar/>
          </w:tcPr>
          <w:p w:rsidR="00887C6C" w:rsidP="547F915B" w:rsidRDefault="00AE7CDE" w14:paraId="24672A24"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2.2</w:t>
            </w:r>
          </w:p>
        </w:tc>
        <w:tc>
          <w:tcPr>
            <w:tcW w:w="705" w:type="dxa"/>
            <w:tcMar/>
          </w:tcPr>
          <w:p w:rsidR="00887C6C" w:rsidP="547F915B" w:rsidRDefault="00AE7CDE" w14:paraId="57AB7477"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3</w:t>
            </w:r>
          </w:p>
        </w:tc>
        <w:tc>
          <w:tcPr>
            <w:tcW w:w="1330" w:type="dxa"/>
            <w:tcMar/>
          </w:tcPr>
          <w:p w:rsidR="00887C6C" w:rsidP="547F915B" w:rsidRDefault="00AE7CDE" w14:paraId="609A9453"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Modelo</w:t>
            </w:r>
          </w:p>
        </w:tc>
        <w:tc>
          <w:tcPr>
            <w:tcW w:w="2735" w:type="dxa"/>
            <w:tcMar/>
          </w:tcPr>
          <w:p w:rsidR="00887C6C" w:rsidP="547F915B" w:rsidRDefault="00AE7CDE" w14:paraId="05F38E3F"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Implementar auditoría de archivos e integrarla a importación y exportación.</w:t>
            </w:r>
          </w:p>
        </w:tc>
        <w:tc>
          <w:tcPr>
            <w:tcW w:w="1300" w:type="dxa"/>
            <w:tcMar/>
          </w:tcPr>
          <w:p w:rsidR="00887C6C" w:rsidP="547F915B" w:rsidRDefault="00AE7CDE" w14:paraId="37A0D032"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Nicolas López</w:t>
            </w:r>
          </w:p>
        </w:tc>
        <w:tc>
          <w:tcPr>
            <w:tcW w:w="520" w:type="dxa"/>
            <w:tcMar/>
          </w:tcPr>
          <w:p w:rsidR="00887C6C" w:rsidP="547F915B" w:rsidRDefault="00AE7CDE" w14:paraId="7C964D78"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4</w:t>
            </w:r>
          </w:p>
        </w:tc>
        <w:tc>
          <w:tcPr>
            <w:tcW w:w="700" w:type="dxa"/>
            <w:tcMar/>
          </w:tcPr>
          <w:p w:rsidR="00887C6C" w:rsidP="547F915B" w:rsidRDefault="00AE7CDE" w14:paraId="7A2290D5"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17/09</w:t>
            </w:r>
          </w:p>
        </w:tc>
        <w:tc>
          <w:tcPr>
            <w:tcW w:w="800" w:type="dxa"/>
            <w:tcMar/>
          </w:tcPr>
          <w:p w:rsidR="00887C6C" w:rsidP="547F915B" w:rsidRDefault="00AE7CDE" w14:paraId="2431BDFE"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20/09</w:t>
            </w:r>
          </w:p>
        </w:tc>
        <w:tc>
          <w:tcPr>
            <w:tcW w:w="700" w:type="dxa"/>
            <w:tcMar/>
          </w:tcPr>
          <w:p w:rsidR="00887C6C" w:rsidP="547F915B" w:rsidRDefault="00AE7CDE" w14:paraId="15036925"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Listo</w:t>
            </w:r>
          </w:p>
        </w:tc>
      </w:tr>
      <w:tr w:rsidR="00887C6C" w:rsidTr="547F915B" w14:paraId="0F8604FA" w14:textId="77777777">
        <w:trPr>
          <w:cantSplit/>
          <w:jc w:val="center"/>
        </w:trPr>
        <w:tc>
          <w:tcPr>
            <w:tcW w:w="570" w:type="dxa"/>
            <w:tcMar/>
          </w:tcPr>
          <w:p w:rsidR="00887C6C" w:rsidP="547F915B" w:rsidRDefault="00AE7CDE" w14:paraId="1C93486C"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2.3</w:t>
            </w:r>
          </w:p>
        </w:tc>
        <w:tc>
          <w:tcPr>
            <w:tcW w:w="705" w:type="dxa"/>
            <w:tcMar/>
          </w:tcPr>
          <w:p w:rsidR="00887C6C" w:rsidP="547F915B" w:rsidRDefault="00AE7CDE" w14:paraId="297C039E"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3</w:t>
            </w:r>
          </w:p>
        </w:tc>
        <w:tc>
          <w:tcPr>
            <w:tcW w:w="1330" w:type="dxa"/>
            <w:tcMar/>
          </w:tcPr>
          <w:p w:rsidR="00887C6C" w:rsidP="547F915B" w:rsidRDefault="00AE7CDE" w14:paraId="494FD8EF"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Modelo</w:t>
            </w:r>
          </w:p>
        </w:tc>
        <w:tc>
          <w:tcPr>
            <w:tcW w:w="2735" w:type="dxa"/>
            <w:tcMar/>
          </w:tcPr>
          <w:p w:rsidR="00887C6C" w:rsidP="547F915B" w:rsidRDefault="00AE7CDE" w14:paraId="5A43F97B"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Agregar reversión de ajustes con validación de administrador y registro.</w:t>
            </w:r>
          </w:p>
        </w:tc>
        <w:tc>
          <w:tcPr>
            <w:tcW w:w="1300" w:type="dxa"/>
            <w:tcMar/>
          </w:tcPr>
          <w:p w:rsidR="00887C6C" w:rsidP="547F915B" w:rsidRDefault="00AE7CDE" w14:paraId="068F7A2A"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Fabián Gómez</w:t>
            </w:r>
          </w:p>
        </w:tc>
        <w:tc>
          <w:tcPr>
            <w:tcW w:w="520" w:type="dxa"/>
            <w:tcMar/>
          </w:tcPr>
          <w:p w:rsidR="00887C6C" w:rsidP="547F915B" w:rsidRDefault="00AE7CDE" w14:paraId="17310F6F"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4</w:t>
            </w:r>
          </w:p>
        </w:tc>
        <w:tc>
          <w:tcPr>
            <w:tcW w:w="700" w:type="dxa"/>
            <w:tcMar/>
          </w:tcPr>
          <w:p w:rsidR="00887C6C" w:rsidP="547F915B" w:rsidRDefault="00AE7CDE" w14:paraId="5B20BCDC"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21/09</w:t>
            </w:r>
          </w:p>
        </w:tc>
        <w:tc>
          <w:tcPr>
            <w:tcW w:w="800" w:type="dxa"/>
            <w:tcMar/>
          </w:tcPr>
          <w:p w:rsidR="00887C6C" w:rsidP="547F915B" w:rsidRDefault="00AE7CDE" w14:paraId="515967D6"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23/09</w:t>
            </w:r>
          </w:p>
        </w:tc>
        <w:tc>
          <w:tcPr>
            <w:tcW w:w="700" w:type="dxa"/>
            <w:tcMar/>
          </w:tcPr>
          <w:p w:rsidR="00887C6C" w:rsidP="547F915B" w:rsidRDefault="00AE7CDE" w14:paraId="2AACBBBA"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Listo</w:t>
            </w:r>
          </w:p>
        </w:tc>
      </w:tr>
      <w:tr w:rsidR="00887C6C" w:rsidTr="547F915B" w14:paraId="6F51536B" w14:textId="77777777">
        <w:trPr>
          <w:cantSplit/>
          <w:jc w:val="center"/>
        </w:trPr>
        <w:tc>
          <w:tcPr>
            <w:tcW w:w="570" w:type="dxa"/>
            <w:tcMar/>
          </w:tcPr>
          <w:p w:rsidR="00887C6C" w:rsidP="547F915B" w:rsidRDefault="00AE7CDE" w14:paraId="026ABE82"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2.4</w:t>
            </w:r>
          </w:p>
        </w:tc>
        <w:tc>
          <w:tcPr>
            <w:tcW w:w="705" w:type="dxa"/>
            <w:tcMar/>
          </w:tcPr>
          <w:p w:rsidR="00887C6C" w:rsidP="547F915B" w:rsidRDefault="00AE7CDE" w14:paraId="2A2176D0"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3</w:t>
            </w:r>
          </w:p>
        </w:tc>
        <w:tc>
          <w:tcPr>
            <w:tcW w:w="1330" w:type="dxa"/>
            <w:tcMar/>
          </w:tcPr>
          <w:p w:rsidR="00887C6C" w:rsidP="547F915B" w:rsidRDefault="00AE7CDE" w14:paraId="2B25CD42"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Modelo</w:t>
            </w:r>
          </w:p>
        </w:tc>
        <w:tc>
          <w:tcPr>
            <w:tcW w:w="2735" w:type="dxa"/>
            <w:tcMar/>
          </w:tcPr>
          <w:p w:rsidR="00887C6C" w:rsidP="547F915B" w:rsidRDefault="00AE7CDE" w14:paraId="09E30931"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Extender historial con datos completos y últimos 10 movimientos por SKU.</w:t>
            </w:r>
          </w:p>
        </w:tc>
        <w:tc>
          <w:tcPr>
            <w:tcW w:w="1300" w:type="dxa"/>
            <w:tcMar/>
          </w:tcPr>
          <w:p w:rsidR="00887C6C" w:rsidP="547F915B" w:rsidRDefault="00AE7CDE" w14:paraId="1E48527D"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Nicolas López</w:t>
            </w:r>
          </w:p>
        </w:tc>
        <w:tc>
          <w:tcPr>
            <w:tcW w:w="520" w:type="dxa"/>
            <w:tcMar/>
          </w:tcPr>
          <w:p w:rsidR="00887C6C" w:rsidP="547F915B" w:rsidRDefault="00AE7CDE" w14:paraId="3C1ED14B"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3</w:t>
            </w:r>
          </w:p>
        </w:tc>
        <w:tc>
          <w:tcPr>
            <w:tcW w:w="700" w:type="dxa"/>
            <w:tcMar/>
          </w:tcPr>
          <w:p w:rsidR="00887C6C" w:rsidP="547F915B" w:rsidRDefault="00AE7CDE" w14:paraId="7601BA04"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23/09</w:t>
            </w:r>
          </w:p>
        </w:tc>
        <w:tc>
          <w:tcPr>
            <w:tcW w:w="800" w:type="dxa"/>
            <w:tcMar/>
          </w:tcPr>
          <w:p w:rsidR="00887C6C" w:rsidP="547F915B" w:rsidRDefault="00AE7CDE" w14:paraId="722E5697"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24/09</w:t>
            </w:r>
          </w:p>
        </w:tc>
        <w:tc>
          <w:tcPr>
            <w:tcW w:w="700" w:type="dxa"/>
            <w:tcMar/>
          </w:tcPr>
          <w:p w:rsidR="00887C6C" w:rsidP="547F915B" w:rsidRDefault="00AE7CDE" w14:paraId="50EA96C3"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Listo</w:t>
            </w:r>
          </w:p>
        </w:tc>
      </w:tr>
      <w:tr w:rsidR="00887C6C" w:rsidTr="547F915B" w14:paraId="0D1FDB3C" w14:textId="77777777">
        <w:trPr>
          <w:cantSplit/>
          <w:jc w:val="center"/>
        </w:trPr>
        <w:tc>
          <w:tcPr>
            <w:tcW w:w="570" w:type="dxa"/>
            <w:tcMar/>
          </w:tcPr>
          <w:p w:rsidR="00887C6C" w:rsidP="547F915B" w:rsidRDefault="00AE7CDE" w14:paraId="1A508AC1"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2.5</w:t>
            </w:r>
          </w:p>
        </w:tc>
        <w:tc>
          <w:tcPr>
            <w:tcW w:w="705" w:type="dxa"/>
            <w:tcMar/>
          </w:tcPr>
          <w:p w:rsidR="00887C6C" w:rsidP="547F915B" w:rsidRDefault="00AE7CDE" w14:paraId="54A90BE3"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3</w:t>
            </w:r>
          </w:p>
        </w:tc>
        <w:tc>
          <w:tcPr>
            <w:tcW w:w="1330" w:type="dxa"/>
            <w:tcMar/>
          </w:tcPr>
          <w:p w:rsidR="00887C6C" w:rsidP="547F915B" w:rsidRDefault="00AE7CDE" w14:paraId="34EAA147"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Modelo</w:t>
            </w:r>
          </w:p>
        </w:tc>
        <w:tc>
          <w:tcPr>
            <w:tcW w:w="2735" w:type="dxa"/>
            <w:tcMar/>
          </w:tcPr>
          <w:p w:rsidR="00887C6C" w:rsidP="547F915B" w:rsidRDefault="00AE7CDE" w14:paraId="4E9A49FF"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Implementar reportes de stock, equivalencias, facturas y movimientos.</w:t>
            </w:r>
          </w:p>
        </w:tc>
        <w:tc>
          <w:tcPr>
            <w:tcW w:w="1300" w:type="dxa"/>
            <w:tcMar/>
          </w:tcPr>
          <w:p w:rsidR="00887C6C" w:rsidP="547F915B" w:rsidRDefault="00AE7CDE" w14:paraId="677D8D3C"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Matías Ale</w:t>
            </w:r>
          </w:p>
        </w:tc>
        <w:tc>
          <w:tcPr>
            <w:tcW w:w="520" w:type="dxa"/>
            <w:tcMar/>
          </w:tcPr>
          <w:p w:rsidR="00887C6C" w:rsidP="547F915B" w:rsidRDefault="00AE7CDE" w14:paraId="1B87E3DE"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6</w:t>
            </w:r>
          </w:p>
        </w:tc>
        <w:tc>
          <w:tcPr>
            <w:tcW w:w="700" w:type="dxa"/>
            <w:tcMar/>
          </w:tcPr>
          <w:p w:rsidR="00887C6C" w:rsidP="547F915B" w:rsidRDefault="00AE7CDE" w14:paraId="3F9379D6"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21/09</w:t>
            </w:r>
          </w:p>
        </w:tc>
        <w:tc>
          <w:tcPr>
            <w:tcW w:w="800" w:type="dxa"/>
            <w:tcMar/>
          </w:tcPr>
          <w:p w:rsidR="00887C6C" w:rsidP="547F915B" w:rsidRDefault="00AE7CDE" w14:paraId="061D60F3"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25/09</w:t>
            </w:r>
          </w:p>
        </w:tc>
        <w:tc>
          <w:tcPr>
            <w:tcW w:w="700" w:type="dxa"/>
            <w:tcMar/>
          </w:tcPr>
          <w:p w:rsidR="00887C6C" w:rsidP="547F915B" w:rsidRDefault="00AE7CDE" w14:paraId="2B667FCF"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Listo</w:t>
            </w:r>
          </w:p>
        </w:tc>
      </w:tr>
      <w:tr w:rsidR="00887C6C" w:rsidTr="547F915B" w14:paraId="75703CD2" w14:textId="77777777">
        <w:trPr>
          <w:cantSplit/>
          <w:jc w:val="center"/>
        </w:trPr>
        <w:tc>
          <w:tcPr>
            <w:tcW w:w="570" w:type="dxa"/>
            <w:tcMar/>
          </w:tcPr>
          <w:p w:rsidR="00887C6C" w:rsidP="547F915B" w:rsidRDefault="00AE7CDE" w14:paraId="64C1B599"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2.6</w:t>
            </w:r>
          </w:p>
        </w:tc>
        <w:tc>
          <w:tcPr>
            <w:tcW w:w="705" w:type="dxa"/>
            <w:tcMar/>
          </w:tcPr>
          <w:p w:rsidR="00887C6C" w:rsidP="547F915B" w:rsidRDefault="00AE7CDE" w14:paraId="73999762"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3</w:t>
            </w:r>
          </w:p>
        </w:tc>
        <w:tc>
          <w:tcPr>
            <w:tcW w:w="1330" w:type="dxa"/>
            <w:tcMar/>
          </w:tcPr>
          <w:p w:rsidR="00887C6C" w:rsidP="547F915B" w:rsidRDefault="00AE7CDE" w14:paraId="2E7B4CAC"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Modelo</w:t>
            </w:r>
          </w:p>
        </w:tc>
        <w:tc>
          <w:tcPr>
            <w:tcW w:w="2735" w:type="dxa"/>
            <w:tcMar/>
          </w:tcPr>
          <w:p w:rsidR="00887C6C" w:rsidP="547F915B" w:rsidRDefault="00AE7CDE" w14:paraId="1FB07BE7"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Integrar exportación Excel de reportes y auditoría de exportaciones.</w:t>
            </w:r>
          </w:p>
        </w:tc>
        <w:tc>
          <w:tcPr>
            <w:tcW w:w="1300" w:type="dxa"/>
            <w:tcMar/>
          </w:tcPr>
          <w:p w:rsidR="00887C6C" w:rsidP="547F915B" w:rsidRDefault="00AE7CDE" w14:paraId="78D2BB55"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Felipe Salas</w:t>
            </w:r>
          </w:p>
        </w:tc>
        <w:tc>
          <w:tcPr>
            <w:tcW w:w="520" w:type="dxa"/>
            <w:tcMar/>
          </w:tcPr>
          <w:p w:rsidR="00887C6C" w:rsidP="547F915B" w:rsidRDefault="00AE7CDE" w14:paraId="1B4AAD78"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3</w:t>
            </w:r>
          </w:p>
        </w:tc>
        <w:tc>
          <w:tcPr>
            <w:tcW w:w="700" w:type="dxa"/>
            <w:tcMar/>
          </w:tcPr>
          <w:p w:rsidR="00887C6C" w:rsidP="547F915B" w:rsidRDefault="00AE7CDE" w14:paraId="217B22D4"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26/09</w:t>
            </w:r>
          </w:p>
        </w:tc>
        <w:tc>
          <w:tcPr>
            <w:tcW w:w="800" w:type="dxa"/>
            <w:tcMar/>
          </w:tcPr>
          <w:p w:rsidR="00887C6C" w:rsidP="547F915B" w:rsidRDefault="00AE7CDE" w14:paraId="4F03B0DF"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27/09</w:t>
            </w:r>
          </w:p>
        </w:tc>
        <w:tc>
          <w:tcPr>
            <w:tcW w:w="700" w:type="dxa"/>
            <w:tcMar/>
          </w:tcPr>
          <w:p w:rsidR="00887C6C" w:rsidP="547F915B" w:rsidRDefault="00AE7CDE" w14:paraId="18B51218"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Listo</w:t>
            </w:r>
          </w:p>
        </w:tc>
      </w:tr>
      <w:tr w:rsidR="00887C6C" w:rsidTr="547F915B" w14:paraId="34A50B7B" w14:textId="77777777">
        <w:trPr>
          <w:cantSplit/>
          <w:jc w:val="center"/>
        </w:trPr>
        <w:tc>
          <w:tcPr>
            <w:tcW w:w="570" w:type="dxa"/>
            <w:tcMar/>
          </w:tcPr>
          <w:p w:rsidR="00887C6C" w:rsidP="547F915B" w:rsidRDefault="00AE7CDE" w14:paraId="2F7BA2E8"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3.1</w:t>
            </w:r>
          </w:p>
        </w:tc>
        <w:tc>
          <w:tcPr>
            <w:tcW w:w="705" w:type="dxa"/>
            <w:tcMar/>
          </w:tcPr>
          <w:p w:rsidR="00887C6C" w:rsidP="547F915B" w:rsidRDefault="00AE7CDE" w14:paraId="5139319E"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3</w:t>
            </w:r>
          </w:p>
        </w:tc>
        <w:tc>
          <w:tcPr>
            <w:tcW w:w="1330" w:type="dxa"/>
            <w:tcMar/>
          </w:tcPr>
          <w:p w:rsidR="00887C6C" w:rsidP="547F915B" w:rsidRDefault="00AE7CDE" w14:paraId="3EF13FD2"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Vista</w:t>
            </w:r>
          </w:p>
        </w:tc>
        <w:tc>
          <w:tcPr>
            <w:tcW w:w="2735" w:type="dxa"/>
            <w:tcMar/>
          </w:tcPr>
          <w:p w:rsidR="00887C6C" w:rsidP="547F915B" w:rsidRDefault="00AE7CDE" w14:paraId="2628635D"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Agregar botón para exportar ítems válidos en Excel/CSV.</w:t>
            </w:r>
          </w:p>
        </w:tc>
        <w:tc>
          <w:tcPr>
            <w:tcW w:w="1300" w:type="dxa"/>
            <w:tcMar/>
          </w:tcPr>
          <w:p w:rsidR="00887C6C" w:rsidP="547F915B" w:rsidRDefault="00AE7CDE" w14:paraId="77987AB9"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Felipe Salas</w:t>
            </w:r>
          </w:p>
        </w:tc>
        <w:tc>
          <w:tcPr>
            <w:tcW w:w="520" w:type="dxa"/>
            <w:tcMar/>
          </w:tcPr>
          <w:p w:rsidR="00887C6C" w:rsidP="547F915B" w:rsidRDefault="00AE7CDE" w14:paraId="78E884CA"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2</w:t>
            </w:r>
          </w:p>
        </w:tc>
        <w:tc>
          <w:tcPr>
            <w:tcW w:w="700" w:type="dxa"/>
            <w:tcMar/>
          </w:tcPr>
          <w:p w:rsidR="00887C6C" w:rsidP="547F915B" w:rsidRDefault="00AE7CDE" w14:paraId="545ECD93"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22/09</w:t>
            </w:r>
          </w:p>
        </w:tc>
        <w:tc>
          <w:tcPr>
            <w:tcW w:w="800" w:type="dxa"/>
            <w:tcMar/>
          </w:tcPr>
          <w:p w:rsidR="00887C6C" w:rsidP="547F915B" w:rsidRDefault="00AE7CDE" w14:paraId="50337193"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22/09</w:t>
            </w:r>
          </w:p>
        </w:tc>
        <w:tc>
          <w:tcPr>
            <w:tcW w:w="700" w:type="dxa"/>
            <w:tcMar/>
          </w:tcPr>
          <w:p w:rsidR="00887C6C" w:rsidP="547F915B" w:rsidRDefault="00AE7CDE" w14:paraId="18EA21B6"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Listo</w:t>
            </w:r>
          </w:p>
        </w:tc>
      </w:tr>
      <w:tr w:rsidR="00887C6C" w:rsidTr="547F915B" w14:paraId="238AB96C" w14:textId="77777777">
        <w:trPr>
          <w:cantSplit/>
          <w:jc w:val="center"/>
        </w:trPr>
        <w:tc>
          <w:tcPr>
            <w:tcW w:w="570" w:type="dxa"/>
            <w:tcMar/>
          </w:tcPr>
          <w:p w:rsidR="00887C6C" w:rsidP="547F915B" w:rsidRDefault="00AE7CDE" w14:paraId="3D77ADB0"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3.2</w:t>
            </w:r>
          </w:p>
        </w:tc>
        <w:tc>
          <w:tcPr>
            <w:tcW w:w="705" w:type="dxa"/>
            <w:tcMar/>
          </w:tcPr>
          <w:p w:rsidR="00887C6C" w:rsidP="547F915B" w:rsidRDefault="00AE7CDE" w14:paraId="3B3C4372"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3</w:t>
            </w:r>
          </w:p>
        </w:tc>
        <w:tc>
          <w:tcPr>
            <w:tcW w:w="1330" w:type="dxa"/>
            <w:tcMar/>
          </w:tcPr>
          <w:p w:rsidR="00887C6C" w:rsidP="547F915B" w:rsidRDefault="00AE7CDE" w14:paraId="5BF403AD"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Vista</w:t>
            </w:r>
          </w:p>
        </w:tc>
        <w:tc>
          <w:tcPr>
            <w:tcW w:w="2735" w:type="dxa"/>
            <w:tcMar/>
          </w:tcPr>
          <w:p w:rsidR="00887C6C" w:rsidP="547F915B" w:rsidRDefault="00AE7CDE" w14:paraId="466B3239"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Agregar opción de revertir ajustes solo para administradores.</w:t>
            </w:r>
          </w:p>
        </w:tc>
        <w:tc>
          <w:tcPr>
            <w:tcW w:w="1300" w:type="dxa"/>
            <w:tcMar/>
          </w:tcPr>
          <w:p w:rsidR="00887C6C" w:rsidP="547F915B" w:rsidRDefault="00AE7CDE" w14:paraId="1F7FE7DD"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Diego Lobos</w:t>
            </w:r>
          </w:p>
        </w:tc>
        <w:tc>
          <w:tcPr>
            <w:tcW w:w="520" w:type="dxa"/>
            <w:tcMar/>
          </w:tcPr>
          <w:p w:rsidR="00887C6C" w:rsidP="547F915B" w:rsidRDefault="00AE7CDE" w14:paraId="11CE27A1"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3</w:t>
            </w:r>
          </w:p>
        </w:tc>
        <w:tc>
          <w:tcPr>
            <w:tcW w:w="700" w:type="dxa"/>
            <w:tcMar/>
          </w:tcPr>
          <w:p w:rsidR="00887C6C" w:rsidP="547F915B" w:rsidRDefault="00AE7CDE" w14:paraId="56A4A3A8"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24/09</w:t>
            </w:r>
          </w:p>
        </w:tc>
        <w:tc>
          <w:tcPr>
            <w:tcW w:w="800" w:type="dxa"/>
            <w:tcMar/>
          </w:tcPr>
          <w:p w:rsidR="00887C6C" w:rsidP="547F915B" w:rsidRDefault="00AE7CDE" w14:paraId="6137FB22"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25/09</w:t>
            </w:r>
          </w:p>
        </w:tc>
        <w:tc>
          <w:tcPr>
            <w:tcW w:w="700" w:type="dxa"/>
            <w:tcMar/>
          </w:tcPr>
          <w:p w:rsidR="00887C6C" w:rsidP="547F915B" w:rsidRDefault="00AE7CDE" w14:paraId="7567A2A0"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Listo</w:t>
            </w:r>
          </w:p>
        </w:tc>
      </w:tr>
      <w:tr w:rsidR="00887C6C" w:rsidTr="547F915B" w14:paraId="774A3EED" w14:textId="77777777">
        <w:trPr>
          <w:cantSplit/>
          <w:jc w:val="center"/>
        </w:trPr>
        <w:tc>
          <w:tcPr>
            <w:tcW w:w="570" w:type="dxa"/>
            <w:tcMar/>
          </w:tcPr>
          <w:p w:rsidR="00887C6C" w:rsidP="547F915B" w:rsidRDefault="00AE7CDE" w14:paraId="1DB69759"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3.3</w:t>
            </w:r>
          </w:p>
        </w:tc>
        <w:tc>
          <w:tcPr>
            <w:tcW w:w="705" w:type="dxa"/>
            <w:tcMar/>
          </w:tcPr>
          <w:p w:rsidR="00887C6C" w:rsidP="547F915B" w:rsidRDefault="00AE7CDE" w14:paraId="18A26C19"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3</w:t>
            </w:r>
          </w:p>
        </w:tc>
        <w:tc>
          <w:tcPr>
            <w:tcW w:w="1330" w:type="dxa"/>
            <w:tcMar/>
          </w:tcPr>
          <w:p w:rsidR="00887C6C" w:rsidP="547F915B" w:rsidRDefault="00AE7CDE" w14:paraId="2B563DDA"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Vista</w:t>
            </w:r>
          </w:p>
        </w:tc>
        <w:tc>
          <w:tcPr>
            <w:tcW w:w="2735" w:type="dxa"/>
            <w:tcMar/>
          </w:tcPr>
          <w:p w:rsidR="00887C6C" w:rsidP="547F915B" w:rsidRDefault="00AE7CDE" w14:paraId="5B319334"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Crear vista de consulta de stock e historial por SKU o nombre.</w:t>
            </w:r>
          </w:p>
        </w:tc>
        <w:tc>
          <w:tcPr>
            <w:tcW w:w="1300" w:type="dxa"/>
            <w:tcMar/>
          </w:tcPr>
          <w:p w:rsidR="00887C6C" w:rsidP="547F915B" w:rsidRDefault="00AE7CDE" w14:paraId="4F6BB791"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Nicolas López</w:t>
            </w:r>
          </w:p>
        </w:tc>
        <w:tc>
          <w:tcPr>
            <w:tcW w:w="520" w:type="dxa"/>
            <w:tcMar/>
          </w:tcPr>
          <w:p w:rsidR="00887C6C" w:rsidP="547F915B" w:rsidRDefault="00AE7CDE" w14:paraId="51B6E75B"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3</w:t>
            </w:r>
          </w:p>
        </w:tc>
        <w:tc>
          <w:tcPr>
            <w:tcW w:w="700" w:type="dxa"/>
            <w:tcMar/>
          </w:tcPr>
          <w:p w:rsidR="00887C6C" w:rsidP="547F915B" w:rsidRDefault="00AE7CDE" w14:paraId="438DF733"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25/09</w:t>
            </w:r>
          </w:p>
        </w:tc>
        <w:tc>
          <w:tcPr>
            <w:tcW w:w="800" w:type="dxa"/>
            <w:tcMar/>
          </w:tcPr>
          <w:p w:rsidR="00887C6C" w:rsidP="547F915B" w:rsidRDefault="00AE7CDE" w14:paraId="6BCF67FB"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26/09</w:t>
            </w:r>
          </w:p>
        </w:tc>
        <w:tc>
          <w:tcPr>
            <w:tcW w:w="700" w:type="dxa"/>
            <w:tcMar/>
          </w:tcPr>
          <w:p w:rsidR="00887C6C" w:rsidP="547F915B" w:rsidRDefault="00AE7CDE" w14:paraId="6B55E121"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Listo</w:t>
            </w:r>
          </w:p>
        </w:tc>
      </w:tr>
      <w:tr w:rsidR="00887C6C" w:rsidTr="547F915B" w14:paraId="07DE9282" w14:textId="77777777">
        <w:trPr>
          <w:cantSplit/>
          <w:jc w:val="center"/>
        </w:trPr>
        <w:tc>
          <w:tcPr>
            <w:tcW w:w="570" w:type="dxa"/>
            <w:tcMar/>
          </w:tcPr>
          <w:p w:rsidR="00887C6C" w:rsidP="547F915B" w:rsidRDefault="00AE7CDE" w14:paraId="269EBE80"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3.4</w:t>
            </w:r>
          </w:p>
        </w:tc>
        <w:tc>
          <w:tcPr>
            <w:tcW w:w="705" w:type="dxa"/>
            <w:tcMar/>
          </w:tcPr>
          <w:p w:rsidR="00887C6C" w:rsidP="547F915B" w:rsidRDefault="00AE7CDE" w14:paraId="16517A15"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3</w:t>
            </w:r>
          </w:p>
        </w:tc>
        <w:tc>
          <w:tcPr>
            <w:tcW w:w="1330" w:type="dxa"/>
            <w:tcMar/>
          </w:tcPr>
          <w:p w:rsidR="00887C6C" w:rsidP="547F915B" w:rsidRDefault="00AE7CDE" w14:paraId="39BBE1B6"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Vista</w:t>
            </w:r>
          </w:p>
        </w:tc>
        <w:tc>
          <w:tcPr>
            <w:tcW w:w="2735" w:type="dxa"/>
            <w:tcMar/>
          </w:tcPr>
          <w:p w:rsidR="00887C6C" w:rsidP="547F915B" w:rsidRDefault="00AE7CDE" w14:paraId="3E2C8DF1"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Crear vista de reportes con filtros, resultados y exportación a Excel.</w:t>
            </w:r>
          </w:p>
        </w:tc>
        <w:tc>
          <w:tcPr>
            <w:tcW w:w="1300" w:type="dxa"/>
            <w:tcMar/>
          </w:tcPr>
          <w:p w:rsidR="00887C6C" w:rsidP="547F915B" w:rsidRDefault="00AE7CDE" w14:paraId="12809402"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Felipe Salas</w:t>
            </w:r>
          </w:p>
        </w:tc>
        <w:tc>
          <w:tcPr>
            <w:tcW w:w="520" w:type="dxa"/>
            <w:tcMar/>
          </w:tcPr>
          <w:p w:rsidR="00887C6C" w:rsidP="547F915B" w:rsidRDefault="00AE7CDE" w14:paraId="22C3D751"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4</w:t>
            </w:r>
          </w:p>
        </w:tc>
        <w:tc>
          <w:tcPr>
            <w:tcW w:w="700" w:type="dxa"/>
            <w:tcMar/>
          </w:tcPr>
          <w:p w:rsidR="00887C6C" w:rsidP="547F915B" w:rsidRDefault="00AE7CDE" w14:paraId="2C12FB2A"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25/09</w:t>
            </w:r>
          </w:p>
        </w:tc>
        <w:tc>
          <w:tcPr>
            <w:tcW w:w="800" w:type="dxa"/>
            <w:tcMar/>
          </w:tcPr>
          <w:p w:rsidR="00887C6C" w:rsidP="547F915B" w:rsidRDefault="00AE7CDE" w14:paraId="26FB7854"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27/09</w:t>
            </w:r>
          </w:p>
        </w:tc>
        <w:tc>
          <w:tcPr>
            <w:tcW w:w="700" w:type="dxa"/>
            <w:tcMar/>
          </w:tcPr>
          <w:p w:rsidR="00887C6C" w:rsidP="547F915B" w:rsidRDefault="00AE7CDE" w14:paraId="6CA79272"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Listo</w:t>
            </w:r>
          </w:p>
        </w:tc>
      </w:tr>
      <w:tr w:rsidR="00887C6C" w:rsidTr="547F915B" w14:paraId="4AB0ADF5" w14:textId="77777777">
        <w:trPr>
          <w:cantSplit/>
          <w:jc w:val="center"/>
        </w:trPr>
        <w:tc>
          <w:tcPr>
            <w:tcW w:w="570" w:type="dxa"/>
            <w:tcMar/>
          </w:tcPr>
          <w:p w:rsidR="00887C6C" w:rsidP="547F915B" w:rsidRDefault="00AE7CDE" w14:paraId="41ADC8E8"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4.1</w:t>
            </w:r>
          </w:p>
        </w:tc>
        <w:tc>
          <w:tcPr>
            <w:tcW w:w="705" w:type="dxa"/>
            <w:tcMar/>
          </w:tcPr>
          <w:p w:rsidR="00887C6C" w:rsidP="547F915B" w:rsidRDefault="00AE7CDE" w14:paraId="214CC84A"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3</w:t>
            </w:r>
          </w:p>
        </w:tc>
        <w:tc>
          <w:tcPr>
            <w:tcW w:w="1330" w:type="dxa"/>
            <w:tcMar/>
          </w:tcPr>
          <w:p w:rsidR="00887C6C" w:rsidP="547F915B" w:rsidRDefault="00AE7CDE" w14:paraId="7AD20A86"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Controlador</w:t>
            </w:r>
          </w:p>
        </w:tc>
        <w:tc>
          <w:tcPr>
            <w:tcW w:w="2735" w:type="dxa"/>
            <w:tcMar/>
          </w:tcPr>
          <w:p w:rsidR="00887C6C" w:rsidP="547F915B" w:rsidRDefault="00AE7CDE" w14:paraId="65247D8E"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Implementar controlador de exportación y gestión de archivos.</w:t>
            </w:r>
          </w:p>
        </w:tc>
        <w:tc>
          <w:tcPr>
            <w:tcW w:w="1300" w:type="dxa"/>
            <w:tcMar/>
          </w:tcPr>
          <w:p w:rsidR="00887C6C" w:rsidP="547F915B" w:rsidRDefault="00AE7CDE" w14:paraId="6FFE4314"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Felipe Salas</w:t>
            </w:r>
          </w:p>
        </w:tc>
        <w:tc>
          <w:tcPr>
            <w:tcW w:w="520" w:type="dxa"/>
            <w:tcMar/>
          </w:tcPr>
          <w:p w:rsidR="00887C6C" w:rsidP="547F915B" w:rsidRDefault="00AE7CDE" w14:paraId="7842F596"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2</w:t>
            </w:r>
          </w:p>
        </w:tc>
        <w:tc>
          <w:tcPr>
            <w:tcW w:w="700" w:type="dxa"/>
            <w:tcMar/>
          </w:tcPr>
          <w:p w:rsidR="00887C6C" w:rsidP="547F915B" w:rsidRDefault="00AE7CDE" w14:paraId="63022EC4"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28/09</w:t>
            </w:r>
          </w:p>
        </w:tc>
        <w:tc>
          <w:tcPr>
            <w:tcW w:w="800" w:type="dxa"/>
            <w:tcMar/>
          </w:tcPr>
          <w:p w:rsidR="00887C6C" w:rsidP="547F915B" w:rsidRDefault="00AE7CDE" w14:paraId="38F90A19"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28/09</w:t>
            </w:r>
          </w:p>
        </w:tc>
        <w:tc>
          <w:tcPr>
            <w:tcW w:w="700" w:type="dxa"/>
            <w:tcMar/>
          </w:tcPr>
          <w:p w:rsidR="00887C6C" w:rsidP="547F915B" w:rsidRDefault="00AE7CDE" w14:paraId="5111287E"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Listo</w:t>
            </w:r>
          </w:p>
        </w:tc>
      </w:tr>
      <w:tr w:rsidR="00887C6C" w:rsidTr="547F915B" w14:paraId="3B1D706B" w14:textId="77777777">
        <w:trPr>
          <w:cantSplit/>
          <w:jc w:val="center"/>
        </w:trPr>
        <w:tc>
          <w:tcPr>
            <w:tcW w:w="570" w:type="dxa"/>
            <w:tcMar/>
          </w:tcPr>
          <w:p w:rsidR="00887C6C" w:rsidP="547F915B" w:rsidRDefault="00AE7CDE" w14:paraId="67D112E1"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4.2</w:t>
            </w:r>
          </w:p>
        </w:tc>
        <w:tc>
          <w:tcPr>
            <w:tcW w:w="705" w:type="dxa"/>
            <w:tcMar/>
          </w:tcPr>
          <w:p w:rsidR="00887C6C" w:rsidP="547F915B" w:rsidRDefault="00AE7CDE" w14:paraId="28F3F337"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3</w:t>
            </w:r>
          </w:p>
        </w:tc>
        <w:tc>
          <w:tcPr>
            <w:tcW w:w="1330" w:type="dxa"/>
            <w:tcMar/>
          </w:tcPr>
          <w:p w:rsidR="00887C6C" w:rsidP="547F915B" w:rsidRDefault="00AE7CDE" w14:paraId="064C54D8"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Controlador</w:t>
            </w:r>
          </w:p>
        </w:tc>
        <w:tc>
          <w:tcPr>
            <w:tcW w:w="2735" w:type="dxa"/>
            <w:tcMar/>
          </w:tcPr>
          <w:p w:rsidR="00887C6C" w:rsidP="547F915B" w:rsidRDefault="00AE7CDE" w14:paraId="2B0D1AA4"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Implementar controlador de reversión con validación de rol y actualización de vistas.</w:t>
            </w:r>
          </w:p>
        </w:tc>
        <w:tc>
          <w:tcPr>
            <w:tcW w:w="1300" w:type="dxa"/>
            <w:tcMar/>
          </w:tcPr>
          <w:p w:rsidR="00887C6C" w:rsidP="547F915B" w:rsidRDefault="00AE7CDE" w14:paraId="1A69EE7C"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Diego Lobos</w:t>
            </w:r>
          </w:p>
        </w:tc>
        <w:tc>
          <w:tcPr>
            <w:tcW w:w="520" w:type="dxa"/>
            <w:tcMar/>
          </w:tcPr>
          <w:p w:rsidR="00887C6C" w:rsidP="547F915B" w:rsidRDefault="00AE7CDE" w14:paraId="2CC21B90"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2</w:t>
            </w:r>
          </w:p>
        </w:tc>
        <w:tc>
          <w:tcPr>
            <w:tcW w:w="700" w:type="dxa"/>
            <w:tcMar/>
          </w:tcPr>
          <w:p w:rsidR="00887C6C" w:rsidP="547F915B" w:rsidRDefault="00AE7CDE" w14:paraId="0D488D38"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29/09</w:t>
            </w:r>
          </w:p>
        </w:tc>
        <w:tc>
          <w:tcPr>
            <w:tcW w:w="800" w:type="dxa"/>
            <w:tcMar/>
          </w:tcPr>
          <w:p w:rsidR="00887C6C" w:rsidP="547F915B" w:rsidRDefault="00AE7CDE" w14:paraId="78E2C10C"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29/09</w:t>
            </w:r>
          </w:p>
        </w:tc>
        <w:tc>
          <w:tcPr>
            <w:tcW w:w="700" w:type="dxa"/>
            <w:tcMar/>
          </w:tcPr>
          <w:p w:rsidR="00887C6C" w:rsidP="547F915B" w:rsidRDefault="00AE7CDE" w14:paraId="51096FAC"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Listo</w:t>
            </w:r>
          </w:p>
        </w:tc>
      </w:tr>
      <w:tr w:rsidR="00887C6C" w:rsidTr="547F915B" w14:paraId="34A8A849" w14:textId="77777777">
        <w:trPr>
          <w:cantSplit/>
          <w:jc w:val="center"/>
        </w:trPr>
        <w:tc>
          <w:tcPr>
            <w:tcW w:w="570" w:type="dxa"/>
            <w:tcMar/>
          </w:tcPr>
          <w:p w:rsidR="00887C6C" w:rsidP="547F915B" w:rsidRDefault="00AE7CDE" w14:paraId="530F788C"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4.3</w:t>
            </w:r>
          </w:p>
        </w:tc>
        <w:tc>
          <w:tcPr>
            <w:tcW w:w="705" w:type="dxa"/>
            <w:tcMar/>
          </w:tcPr>
          <w:p w:rsidR="00887C6C" w:rsidP="547F915B" w:rsidRDefault="00AE7CDE" w14:paraId="2E491DBD"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3</w:t>
            </w:r>
          </w:p>
        </w:tc>
        <w:tc>
          <w:tcPr>
            <w:tcW w:w="1330" w:type="dxa"/>
            <w:tcMar/>
          </w:tcPr>
          <w:p w:rsidR="00887C6C" w:rsidP="547F915B" w:rsidRDefault="00AE7CDE" w14:paraId="2EC9903A"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Controlador</w:t>
            </w:r>
          </w:p>
        </w:tc>
        <w:tc>
          <w:tcPr>
            <w:tcW w:w="2735" w:type="dxa"/>
            <w:tcMar/>
          </w:tcPr>
          <w:p w:rsidR="00887C6C" w:rsidP="547F915B" w:rsidRDefault="00AE7CDE" w14:paraId="34DA851A"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Implementar controlador de stock e historial.</w:t>
            </w:r>
          </w:p>
        </w:tc>
        <w:tc>
          <w:tcPr>
            <w:tcW w:w="1300" w:type="dxa"/>
            <w:tcMar/>
          </w:tcPr>
          <w:p w:rsidR="00887C6C" w:rsidP="547F915B" w:rsidRDefault="00AE7CDE" w14:paraId="1AA1C597"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Matías Ale</w:t>
            </w:r>
          </w:p>
        </w:tc>
        <w:tc>
          <w:tcPr>
            <w:tcW w:w="520" w:type="dxa"/>
            <w:tcMar/>
          </w:tcPr>
          <w:p w:rsidR="00887C6C" w:rsidP="547F915B" w:rsidRDefault="00AE7CDE" w14:paraId="138328F9"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2</w:t>
            </w:r>
          </w:p>
        </w:tc>
        <w:tc>
          <w:tcPr>
            <w:tcW w:w="700" w:type="dxa"/>
            <w:tcMar/>
          </w:tcPr>
          <w:p w:rsidR="00887C6C" w:rsidP="547F915B" w:rsidRDefault="00AE7CDE" w14:paraId="09062549"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30/09</w:t>
            </w:r>
          </w:p>
        </w:tc>
        <w:tc>
          <w:tcPr>
            <w:tcW w:w="800" w:type="dxa"/>
            <w:tcMar/>
          </w:tcPr>
          <w:p w:rsidR="00887C6C" w:rsidP="547F915B" w:rsidRDefault="00AE7CDE" w14:paraId="633966A3"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30/09</w:t>
            </w:r>
          </w:p>
        </w:tc>
        <w:tc>
          <w:tcPr>
            <w:tcW w:w="700" w:type="dxa"/>
            <w:tcMar/>
          </w:tcPr>
          <w:p w:rsidR="00887C6C" w:rsidP="547F915B" w:rsidRDefault="00AE7CDE" w14:paraId="1322AF77"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Listo</w:t>
            </w:r>
          </w:p>
        </w:tc>
      </w:tr>
      <w:tr w:rsidR="00887C6C" w:rsidTr="547F915B" w14:paraId="0C45FA5A" w14:textId="77777777">
        <w:trPr>
          <w:cantSplit/>
          <w:jc w:val="center"/>
        </w:trPr>
        <w:tc>
          <w:tcPr>
            <w:tcW w:w="570" w:type="dxa"/>
            <w:tcMar/>
          </w:tcPr>
          <w:p w:rsidR="00887C6C" w:rsidP="547F915B" w:rsidRDefault="00AE7CDE" w14:paraId="1BA39565"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4.4</w:t>
            </w:r>
          </w:p>
        </w:tc>
        <w:tc>
          <w:tcPr>
            <w:tcW w:w="705" w:type="dxa"/>
            <w:tcMar/>
          </w:tcPr>
          <w:p w:rsidR="00887C6C" w:rsidP="547F915B" w:rsidRDefault="00AE7CDE" w14:paraId="3D8F967D"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3</w:t>
            </w:r>
          </w:p>
        </w:tc>
        <w:tc>
          <w:tcPr>
            <w:tcW w:w="1330" w:type="dxa"/>
            <w:tcMar/>
          </w:tcPr>
          <w:p w:rsidR="00887C6C" w:rsidP="547F915B" w:rsidRDefault="00AE7CDE" w14:paraId="20772AAB"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Controlador</w:t>
            </w:r>
          </w:p>
        </w:tc>
        <w:tc>
          <w:tcPr>
            <w:tcW w:w="2735" w:type="dxa"/>
            <w:tcMar/>
          </w:tcPr>
          <w:p w:rsidR="00887C6C" w:rsidP="547F915B" w:rsidRDefault="00AE7CDE" w14:paraId="55B03E5D"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Implementar controlador de reportes, filtros y exportación a Excel.</w:t>
            </w:r>
          </w:p>
        </w:tc>
        <w:tc>
          <w:tcPr>
            <w:tcW w:w="1300" w:type="dxa"/>
            <w:tcMar/>
          </w:tcPr>
          <w:p w:rsidR="00887C6C" w:rsidP="547F915B" w:rsidRDefault="00AE7CDE" w14:paraId="551C31BE"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Felipe Salas</w:t>
            </w:r>
          </w:p>
        </w:tc>
        <w:tc>
          <w:tcPr>
            <w:tcW w:w="520" w:type="dxa"/>
            <w:tcMar/>
          </w:tcPr>
          <w:p w:rsidR="00887C6C" w:rsidP="547F915B" w:rsidRDefault="00AE7CDE" w14:paraId="54B30439"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3</w:t>
            </w:r>
          </w:p>
        </w:tc>
        <w:tc>
          <w:tcPr>
            <w:tcW w:w="700" w:type="dxa"/>
            <w:tcMar/>
          </w:tcPr>
          <w:p w:rsidR="00887C6C" w:rsidP="547F915B" w:rsidRDefault="00AE7CDE" w14:paraId="14EC5A60"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30/09</w:t>
            </w:r>
          </w:p>
        </w:tc>
        <w:tc>
          <w:tcPr>
            <w:tcW w:w="800" w:type="dxa"/>
            <w:tcMar/>
          </w:tcPr>
          <w:p w:rsidR="00887C6C" w:rsidP="547F915B" w:rsidRDefault="00AE7CDE" w14:paraId="603658AF"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01/10</w:t>
            </w:r>
          </w:p>
        </w:tc>
        <w:tc>
          <w:tcPr>
            <w:tcW w:w="700" w:type="dxa"/>
            <w:tcMar/>
          </w:tcPr>
          <w:p w:rsidR="00887C6C" w:rsidP="547F915B" w:rsidRDefault="00AE7CDE" w14:paraId="5FC1D541"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Listo</w:t>
            </w:r>
          </w:p>
        </w:tc>
      </w:tr>
      <w:tr w:rsidR="00887C6C" w:rsidTr="547F915B" w14:paraId="4CB2E479" w14:textId="77777777">
        <w:trPr>
          <w:cantSplit/>
          <w:jc w:val="center"/>
        </w:trPr>
        <w:tc>
          <w:tcPr>
            <w:tcW w:w="570" w:type="dxa"/>
            <w:tcMar/>
          </w:tcPr>
          <w:p w:rsidR="00887C6C" w:rsidP="547F915B" w:rsidRDefault="00AE7CDE" w14:paraId="3A6AA1BC"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5.1</w:t>
            </w:r>
          </w:p>
        </w:tc>
        <w:tc>
          <w:tcPr>
            <w:tcW w:w="705" w:type="dxa"/>
            <w:tcMar/>
          </w:tcPr>
          <w:p w:rsidR="00887C6C" w:rsidP="547F915B" w:rsidRDefault="00AE7CDE" w14:paraId="38C88AEA"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3</w:t>
            </w:r>
          </w:p>
        </w:tc>
        <w:tc>
          <w:tcPr>
            <w:tcW w:w="1330" w:type="dxa"/>
            <w:tcMar/>
          </w:tcPr>
          <w:p w:rsidR="00887C6C" w:rsidP="547F915B" w:rsidRDefault="00AE7CDE" w14:paraId="6FE10EF0"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Diagramas 4+1</w:t>
            </w:r>
          </w:p>
        </w:tc>
        <w:tc>
          <w:tcPr>
            <w:tcW w:w="2735" w:type="dxa"/>
            <w:tcMar/>
          </w:tcPr>
          <w:p w:rsidR="00887C6C" w:rsidP="547F915B" w:rsidRDefault="00AE7CDE" w14:paraId="305650C6"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Actualizar el diagrama de clases UML con los componentes del Incremento 3.</w:t>
            </w:r>
          </w:p>
        </w:tc>
        <w:tc>
          <w:tcPr>
            <w:tcW w:w="1300" w:type="dxa"/>
            <w:tcMar/>
          </w:tcPr>
          <w:p w:rsidR="00887C6C" w:rsidP="547F915B" w:rsidRDefault="00AE7CDE" w14:paraId="03B5935C"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Fabián Gómez</w:t>
            </w:r>
          </w:p>
        </w:tc>
        <w:tc>
          <w:tcPr>
            <w:tcW w:w="520" w:type="dxa"/>
            <w:tcMar/>
          </w:tcPr>
          <w:p w:rsidR="00887C6C" w:rsidP="547F915B" w:rsidRDefault="00AE7CDE" w14:paraId="3BC1B4C1"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3</w:t>
            </w:r>
          </w:p>
        </w:tc>
        <w:tc>
          <w:tcPr>
            <w:tcW w:w="700" w:type="dxa"/>
            <w:tcMar/>
          </w:tcPr>
          <w:p w:rsidR="00887C6C" w:rsidP="547F915B" w:rsidRDefault="00AE7CDE" w14:paraId="616B0315"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02/10</w:t>
            </w:r>
          </w:p>
        </w:tc>
        <w:tc>
          <w:tcPr>
            <w:tcW w:w="800" w:type="dxa"/>
            <w:tcMar/>
          </w:tcPr>
          <w:p w:rsidR="00887C6C" w:rsidP="547F915B" w:rsidRDefault="00AE7CDE" w14:paraId="7B98B127"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03/10</w:t>
            </w:r>
          </w:p>
        </w:tc>
        <w:tc>
          <w:tcPr>
            <w:tcW w:w="700" w:type="dxa"/>
            <w:tcMar/>
          </w:tcPr>
          <w:p w:rsidR="00887C6C" w:rsidP="547F915B" w:rsidRDefault="00AE7CDE" w14:paraId="2D904CB1"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Listo</w:t>
            </w:r>
          </w:p>
        </w:tc>
      </w:tr>
      <w:tr w:rsidR="00887C6C" w:rsidTr="547F915B" w14:paraId="6B6AFAE1" w14:textId="77777777">
        <w:trPr>
          <w:cantSplit/>
          <w:jc w:val="center"/>
        </w:trPr>
        <w:tc>
          <w:tcPr>
            <w:tcW w:w="570" w:type="dxa"/>
            <w:tcMar/>
          </w:tcPr>
          <w:p w:rsidR="00887C6C" w:rsidP="547F915B" w:rsidRDefault="00AE7CDE" w14:paraId="48DA2E20"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5.2</w:t>
            </w:r>
          </w:p>
        </w:tc>
        <w:tc>
          <w:tcPr>
            <w:tcW w:w="705" w:type="dxa"/>
            <w:tcMar/>
          </w:tcPr>
          <w:p w:rsidR="00887C6C" w:rsidP="547F915B" w:rsidRDefault="00AE7CDE" w14:paraId="46799070"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3</w:t>
            </w:r>
          </w:p>
        </w:tc>
        <w:tc>
          <w:tcPr>
            <w:tcW w:w="1330" w:type="dxa"/>
            <w:tcMar/>
          </w:tcPr>
          <w:p w:rsidR="00887C6C" w:rsidP="547F915B" w:rsidRDefault="00AE7CDE" w14:paraId="3506157E"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Diagramas 4+1</w:t>
            </w:r>
          </w:p>
        </w:tc>
        <w:tc>
          <w:tcPr>
            <w:tcW w:w="2735" w:type="dxa"/>
            <w:tcMar/>
          </w:tcPr>
          <w:p w:rsidR="00887C6C" w:rsidP="547F915B" w:rsidRDefault="00AE7CDE" w14:paraId="34298544"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Crear secuencia del Módulo A: exportación y auditoría.</w:t>
            </w:r>
          </w:p>
        </w:tc>
        <w:tc>
          <w:tcPr>
            <w:tcW w:w="1300" w:type="dxa"/>
            <w:tcMar/>
          </w:tcPr>
          <w:p w:rsidR="00887C6C" w:rsidP="547F915B" w:rsidRDefault="00AE7CDE" w14:paraId="3E93AB2C"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Nicolas López</w:t>
            </w:r>
          </w:p>
        </w:tc>
        <w:tc>
          <w:tcPr>
            <w:tcW w:w="520" w:type="dxa"/>
            <w:tcMar/>
          </w:tcPr>
          <w:p w:rsidR="00887C6C" w:rsidP="547F915B" w:rsidRDefault="00AE7CDE" w14:paraId="54B6C890"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2</w:t>
            </w:r>
          </w:p>
        </w:tc>
        <w:tc>
          <w:tcPr>
            <w:tcW w:w="700" w:type="dxa"/>
            <w:tcMar/>
          </w:tcPr>
          <w:p w:rsidR="00887C6C" w:rsidP="547F915B" w:rsidRDefault="00AE7CDE" w14:paraId="1509C9D2"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29/09</w:t>
            </w:r>
          </w:p>
        </w:tc>
        <w:tc>
          <w:tcPr>
            <w:tcW w:w="800" w:type="dxa"/>
            <w:tcMar/>
          </w:tcPr>
          <w:p w:rsidR="00887C6C" w:rsidP="547F915B" w:rsidRDefault="00AE7CDE" w14:paraId="037AEA33"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29/09</w:t>
            </w:r>
          </w:p>
        </w:tc>
        <w:tc>
          <w:tcPr>
            <w:tcW w:w="700" w:type="dxa"/>
            <w:tcMar/>
          </w:tcPr>
          <w:p w:rsidR="00887C6C" w:rsidP="547F915B" w:rsidRDefault="00AE7CDE" w14:paraId="3CBFDDF4"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Listo</w:t>
            </w:r>
          </w:p>
        </w:tc>
      </w:tr>
      <w:tr w:rsidR="00887C6C" w:rsidTr="547F915B" w14:paraId="152E2C41" w14:textId="77777777">
        <w:trPr>
          <w:cantSplit/>
          <w:jc w:val="center"/>
        </w:trPr>
        <w:tc>
          <w:tcPr>
            <w:tcW w:w="570" w:type="dxa"/>
            <w:tcMar/>
          </w:tcPr>
          <w:p w:rsidR="00887C6C" w:rsidP="547F915B" w:rsidRDefault="00AE7CDE" w14:paraId="0B0AC77C"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5.3</w:t>
            </w:r>
          </w:p>
        </w:tc>
        <w:tc>
          <w:tcPr>
            <w:tcW w:w="705" w:type="dxa"/>
            <w:tcMar/>
          </w:tcPr>
          <w:p w:rsidR="00887C6C" w:rsidP="547F915B" w:rsidRDefault="00AE7CDE" w14:paraId="7CC90DE1"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3</w:t>
            </w:r>
          </w:p>
        </w:tc>
        <w:tc>
          <w:tcPr>
            <w:tcW w:w="1330" w:type="dxa"/>
            <w:tcMar/>
          </w:tcPr>
          <w:p w:rsidR="00887C6C" w:rsidP="547F915B" w:rsidRDefault="00AE7CDE" w14:paraId="483EAF6C"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Diagramas 4+1</w:t>
            </w:r>
          </w:p>
        </w:tc>
        <w:tc>
          <w:tcPr>
            <w:tcW w:w="2735" w:type="dxa"/>
            <w:tcMar/>
          </w:tcPr>
          <w:p w:rsidR="00887C6C" w:rsidP="547F915B" w:rsidRDefault="00AE7CDE" w14:paraId="6C095539"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Crear secuencia del Módulo B: reversión de ajuste.</w:t>
            </w:r>
          </w:p>
        </w:tc>
        <w:tc>
          <w:tcPr>
            <w:tcW w:w="1300" w:type="dxa"/>
            <w:tcMar/>
          </w:tcPr>
          <w:p w:rsidR="00887C6C" w:rsidP="547F915B" w:rsidRDefault="00AE7CDE" w14:paraId="487E5556"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Matías Ale</w:t>
            </w:r>
          </w:p>
        </w:tc>
        <w:tc>
          <w:tcPr>
            <w:tcW w:w="520" w:type="dxa"/>
            <w:tcMar/>
          </w:tcPr>
          <w:p w:rsidR="00887C6C" w:rsidP="547F915B" w:rsidRDefault="00AE7CDE" w14:paraId="58A8CB7E"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2</w:t>
            </w:r>
          </w:p>
        </w:tc>
        <w:tc>
          <w:tcPr>
            <w:tcW w:w="700" w:type="dxa"/>
            <w:tcMar/>
          </w:tcPr>
          <w:p w:rsidR="00887C6C" w:rsidP="547F915B" w:rsidRDefault="00AE7CDE" w14:paraId="708DED49"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30/09</w:t>
            </w:r>
          </w:p>
        </w:tc>
        <w:tc>
          <w:tcPr>
            <w:tcW w:w="800" w:type="dxa"/>
            <w:tcMar/>
          </w:tcPr>
          <w:p w:rsidR="00887C6C" w:rsidP="547F915B" w:rsidRDefault="00AE7CDE" w14:paraId="53F8DCBD"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30/09</w:t>
            </w:r>
          </w:p>
        </w:tc>
        <w:tc>
          <w:tcPr>
            <w:tcW w:w="700" w:type="dxa"/>
            <w:tcMar/>
          </w:tcPr>
          <w:p w:rsidR="00887C6C" w:rsidP="547F915B" w:rsidRDefault="00AE7CDE" w14:paraId="299AFC85"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Listo</w:t>
            </w:r>
          </w:p>
        </w:tc>
      </w:tr>
      <w:tr w:rsidR="00887C6C" w:rsidTr="547F915B" w14:paraId="1EF5DD63" w14:textId="77777777">
        <w:trPr>
          <w:cantSplit/>
          <w:jc w:val="center"/>
        </w:trPr>
        <w:tc>
          <w:tcPr>
            <w:tcW w:w="570" w:type="dxa"/>
            <w:tcMar/>
          </w:tcPr>
          <w:p w:rsidR="00887C6C" w:rsidP="547F915B" w:rsidRDefault="00AE7CDE" w14:paraId="6CC37817"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5.4</w:t>
            </w:r>
          </w:p>
        </w:tc>
        <w:tc>
          <w:tcPr>
            <w:tcW w:w="705" w:type="dxa"/>
            <w:tcMar/>
          </w:tcPr>
          <w:p w:rsidR="00887C6C" w:rsidP="547F915B" w:rsidRDefault="00AE7CDE" w14:paraId="4C1EB605"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3</w:t>
            </w:r>
          </w:p>
        </w:tc>
        <w:tc>
          <w:tcPr>
            <w:tcW w:w="1330" w:type="dxa"/>
            <w:tcMar/>
          </w:tcPr>
          <w:p w:rsidR="00887C6C" w:rsidP="547F915B" w:rsidRDefault="00AE7CDE" w14:paraId="03EF3ECD"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Diagramas 4+1</w:t>
            </w:r>
          </w:p>
        </w:tc>
        <w:tc>
          <w:tcPr>
            <w:tcW w:w="2735" w:type="dxa"/>
            <w:tcMar/>
          </w:tcPr>
          <w:p w:rsidR="00887C6C" w:rsidP="547F915B" w:rsidRDefault="00AE7CDE" w14:paraId="29D23E27"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Crear secuencia del Módulo C: consulta de stock e historial.</w:t>
            </w:r>
          </w:p>
        </w:tc>
        <w:tc>
          <w:tcPr>
            <w:tcW w:w="1300" w:type="dxa"/>
            <w:tcMar/>
          </w:tcPr>
          <w:p w:rsidR="00887C6C" w:rsidP="547F915B" w:rsidRDefault="00AE7CDE" w14:paraId="6DA9253B"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Fabián Gómez</w:t>
            </w:r>
          </w:p>
        </w:tc>
        <w:tc>
          <w:tcPr>
            <w:tcW w:w="520" w:type="dxa"/>
            <w:tcMar/>
          </w:tcPr>
          <w:p w:rsidR="00887C6C" w:rsidP="547F915B" w:rsidRDefault="00AE7CDE" w14:paraId="2E643A39"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2</w:t>
            </w:r>
          </w:p>
        </w:tc>
        <w:tc>
          <w:tcPr>
            <w:tcW w:w="700" w:type="dxa"/>
            <w:tcMar/>
          </w:tcPr>
          <w:p w:rsidR="00887C6C" w:rsidP="547F915B" w:rsidRDefault="00AE7CDE" w14:paraId="6A9878F8"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30/09</w:t>
            </w:r>
          </w:p>
        </w:tc>
        <w:tc>
          <w:tcPr>
            <w:tcW w:w="800" w:type="dxa"/>
            <w:tcMar/>
          </w:tcPr>
          <w:p w:rsidR="00887C6C" w:rsidP="547F915B" w:rsidRDefault="00AE7CDE" w14:paraId="3982E0AA"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01/10</w:t>
            </w:r>
          </w:p>
        </w:tc>
        <w:tc>
          <w:tcPr>
            <w:tcW w:w="700" w:type="dxa"/>
            <w:tcMar/>
          </w:tcPr>
          <w:p w:rsidR="00887C6C" w:rsidP="547F915B" w:rsidRDefault="00AE7CDE" w14:paraId="618EEDDE"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Listo</w:t>
            </w:r>
          </w:p>
        </w:tc>
      </w:tr>
      <w:tr w:rsidR="00887C6C" w:rsidTr="547F915B" w14:paraId="7579545D" w14:textId="77777777">
        <w:trPr>
          <w:cantSplit/>
          <w:jc w:val="center"/>
        </w:trPr>
        <w:tc>
          <w:tcPr>
            <w:tcW w:w="570" w:type="dxa"/>
            <w:tcMar/>
          </w:tcPr>
          <w:p w:rsidR="00887C6C" w:rsidP="547F915B" w:rsidRDefault="00AE7CDE" w14:paraId="6913425C"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5.5</w:t>
            </w:r>
          </w:p>
        </w:tc>
        <w:tc>
          <w:tcPr>
            <w:tcW w:w="705" w:type="dxa"/>
            <w:tcMar/>
          </w:tcPr>
          <w:p w:rsidR="00887C6C" w:rsidP="547F915B" w:rsidRDefault="00AE7CDE" w14:paraId="0A9C968D"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3</w:t>
            </w:r>
          </w:p>
        </w:tc>
        <w:tc>
          <w:tcPr>
            <w:tcW w:w="1330" w:type="dxa"/>
            <w:tcMar/>
          </w:tcPr>
          <w:p w:rsidR="00887C6C" w:rsidP="547F915B" w:rsidRDefault="00AE7CDE" w14:paraId="0AFCB9CC"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Diagramas 4+1</w:t>
            </w:r>
          </w:p>
        </w:tc>
        <w:tc>
          <w:tcPr>
            <w:tcW w:w="2735" w:type="dxa"/>
            <w:tcMar/>
          </w:tcPr>
          <w:p w:rsidR="00887C6C" w:rsidP="547F915B" w:rsidRDefault="00AE7CDE" w14:paraId="3243E2FF"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Crear secuencia del Módulo D: generación y exportación de reportes.</w:t>
            </w:r>
          </w:p>
        </w:tc>
        <w:tc>
          <w:tcPr>
            <w:tcW w:w="1300" w:type="dxa"/>
            <w:tcMar/>
          </w:tcPr>
          <w:p w:rsidR="00887C6C" w:rsidP="547F915B" w:rsidRDefault="00AE7CDE" w14:paraId="252FFBE9"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Fabián Gómez</w:t>
            </w:r>
          </w:p>
        </w:tc>
        <w:tc>
          <w:tcPr>
            <w:tcW w:w="520" w:type="dxa"/>
            <w:tcMar/>
          </w:tcPr>
          <w:p w:rsidR="00887C6C" w:rsidP="547F915B" w:rsidRDefault="00AE7CDE" w14:paraId="5A9DB5E7"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2</w:t>
            </w:r>
          </w:p>
        </w:tc>
        <w:tc>
          <w:tcPr>
            <w:tcW w:w="700" w:type="dxa"/>
            <w:tcMar/>
          </w:tcPr>
          <w:p w:rsidR="00887C6C" w:rsidP="547F915B" w:rsidRDefault="00AE7CDE" w14:paraId="2B488812"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01/10</w:t>
            </w:r>
          </w:p>
        </w:tc>
        <w:tc>
          <w:tcPr>
            <w:tcW w:w="800" w:type="dxa"/>
            <w:tcMar/>
          </w:tcPr>
          <w:p w:rsidR="00887C6C" w:rsidP="547F915B" w:rsidRDefault="00AE7CDE" w14:paraId="551ABC92"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02/10</w:t>
            </w:r>
          </w:p>
        </w:tc>
        <w:tc>
          <w:tcPr>
            <w:tcW w:w="700" w:type="dxa"/>
            <w:tcMar/>
          </w:tcPr>
          <w:p w:rsidR="00887C6C" w:rsidP="547F915B" w:rsidRDefault="00AE7CDE" w14:paraId="2CCB54B7"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Listo</w:t>
            </w:r>
          </w:p>
        </w:tc>
      </w:tr>
      <w:tr w:rsidR="00887C6C" w:rsidTr="547F915B" w14:paraId="3A1BD659" w14:textId="77777777">
        <w:trPr>
          <w:cantSplit/>
          <w:jc w:val="center"/>
        </w:trPr>
        <w:tc>
          <w:tcPr>
            <w:tcW w:w="570" w:type="dxa"/>
            <w:tcMar/>
          </w:tcPr>
          <w:p w:rsidR="00887C6C" w:rsidP="547F915B" w:rsidRDefault="00AE7CDE" w14:paraId="5279017E"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5.6</w:t>
            </w:r>
          </w:p>
        </w:tc>
        <w:tc>
          <w:tcPr>
            <w:tcW w:w="705" w:type="dxa"/>
            <w:tcMar/>
          </w:tcPr>
          <w:p w:rsidR="00887C6C" w:rsidP="547F915B" w:rsidRDefault="00AE7CDE" w14:paraId="5B15D92B"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3</w:t>
            </w:r>
          </w:p>
        </w:tc>
        <w:tc>
          <w:tcPr>
            <w:tcW w:w="1330" w:type="dxa"/>
            <w:tcMar/>
          </w:tcPr>
          <w:p w:rsidR="00887C6C" w:rsidP="547F915B" w:rsidRDefault="00AE7CDE" w14:paraId="21DCE1E9"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Diagramas 4+1</w:t>
            </w:r>
          </w:p>
        </w:tc>
        <w:tc>
          <w:tcPr>
            <w:tcW w:w="2735" w:type="dxa"/>
            <w:tcMar/>
          </w:tcPr>
          <w:p w:rsidR="00887C6C" w:rsidP="547F915B" w:rsidRDefault="00AE7CDE" w14:paraId="628DDAE8"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Actualizar árbol de navegación y documentación de nuevas vistas.</w:t>
            </w:r>
          </w:p>
        </w:tc>
        <w:tc>
          <w:tcPr>
            <w:tcW w:w="1300" w:type="dxa"/>
            <w:tcMar/>
          </w:tcPr>
          <w:p w:rsidR="00887C6C" w:rsidP="547F915B" w:rsidRDefault="00AE7CDE" w14:paraId="7FDB763E"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Fabián Gómez</w:t>
            </w:r>
          </w:p>
        </w:tc>
        <w:tc>
          <w:tcPr>
            <w:tcW w:w="520" w:type="dxa"/>
            <w:tcMar/>
          </w:tcPr>
          <w:p w:rsidR="00887C6C" w:rsidP="547F915B" w:rsidRDefault="00AE7CDE" w14:paraId="1BC03362"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2</w:t>
            </w:r>
          </w:p>
        </w:tc>
        <w:tc>
          <w:tcPr>
            <w:tcW w:w="700" w:type="dxa"/>
            <w:tcMar/>
          </w:tcPr>
          <w:p w:rsidR="00887C6C" w:rsidP="547F915B" w:rsidRDefault="00AE7CDE" w14:paraId="36E4543F"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03/10</w:t>
            </w:r>
          </w:p>
        </w:tc>
        <w:tc>
          <w:tcPr>
            <w:tcW w:w="800" w:type="dxa"/>
            <w:tcMar/>
          </w:tcPr>
          <w:p w:rsidR="00887C6C" w:rsidP="547F915B" w:rsidRDefault="00AE7CDE" w14:paraId="30D8DA01"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04/10</w:t>
            </w:r>
          </w:p>
        </w:tc>
        <w:tc>
          <w:tcPr>
            <w:tcW w:w="700" w:type="dxa"/>
            <w:tcMar/>
          </w:tcPr>
          <w:p w:rsidR="00887C6C" w:rsidP="547F915B" w:rsidRDefault="00AE7CDE" w14:paraId="35E60A20"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Listo</w:t>
            </w:r>
          </w:p>
        </w:tc>
      </w:tr>
      <w:tr w:rsidR="00887C6C" w:rsidTr="547F915B" w14:paraId="1DE8AADC" w14:textId="77777777">
        <w:trPr>
          <w:cantSplit/>
          <w:jc w:val="center"/>
        </w:trPr>
        <w:tc>
          <w:tcPr>
            <w:tcW w:w="570" w:type="dxa"/>
            <w:tcMar/>
          </w:tcPr>
          <w:p w:rsidR="00887C6C" w:rsidP="547F915B" w:rsidRDefault="00AE7CDE" w14:paraId="351B6B56"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6.1</w:t>
            </w:r>
          </w:p>
        </w:tc>
        <w:tc>
          <w:tcPr>
            <w:tcW w:w="705" w:type="dxa"/>
            <w:tcMar/>
          </w:tcPr>
          <w:p w:rsidR="00887C6C" w:rsidP="547F915B" w:rsidRDefault="00AE7CDE" w14:paraId="7930DE52"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3</w:t>
            </w:r>
          </w:p>
        </w:tc>
        <w:tc>
          <w:tcPr>
            <w:tcW w:w="1330" w:type="dxa"/>
            <w:tcMar/>
          </w:tcPr>
          <w:p w:rsidR="00887C6C" w:rsidP="547F915B" w:rsidRDefault="00AE7CDE" w14:paraId="06814F1D"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Scrum++</w:t>
            </w:r>
          </w:p>
        </w:tc>
        <w:tc>
          <w:tcPr>
            <w:tcW w:w="2735" w:type="dxa"/>
            <w:tcMar/>
          </w:tcPr>
          <w:p w:rsidR="00887C6C" w:rsidP="547F915B" w:rsidRDefault="00AE7CDE" w14:paraId="5F4CBCD0"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Marcar las 22 URs del Incremento 3 en el Product Backlog.</w:t>
            </w:r>
          </w:p>
        </w:tc>
        <w:tc>
          <w:tcPr>
            <w:tcW w:w="1300" w:type="dxa"/>
            <w:tcMar/>
          </w:tcPr>
          <w:p w:rsidR="00887C6C" w:rsidP="547F915B" w:rsidRDefault="00AE7CDE" w14:paraId="2691B8FF"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Cristóbal Osorio</w:t>
            </w:r>
          </w:p>
        </w:tc>
        <w:tc>
          <w:tcPr>
            <w:tcW w:w="520" w:type="dxa"/>
            <w:tcMar/>
          </w:tcPr>
          <w:p w:rsidR="00887C6C" w:rsidP="547F915B" w:rsidRDefault="00AE7CDE" w14:paraId="249FAAB8"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1</w:t>
            </w:r>
          </w:p>
        </w:tc>
        <w:tc>
          <w:tcPr>
            <w:tcW w:w="700" w:type="dxa"/>
            <w:tcMar/>
          </w:tcPr>
          <w:p w:rsidR="00887C6C" w:rsidP="547F915B" w:rsidRDefault="00AE7CDE" w14:paraId="574D2BDC"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14/09</w:t>
            </w:r>
          </w:p>
        </w:tc>
        <w:tc>
          <w:tcPr>
            <w:tcW w:w="800" w:type="dxa"/>
            <w:tcMar/>
          </w:tcPr>
          <w:p w:rsidR="00887C6C" w:rsidP="547F915B" w:rsidRDefault="00AE7CDE" w14:paraId="3E6888AD"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14/09</w:t>
            </w:r>
          </w:p>
        </w:tc>
        <w:tc>
          <w:tcPr>
            <w:tcW w:w="700" w:type="dxa"/>
            <w:tcMar/>
          </w:tcPr>
          <w:p w:rsidR="00887C6C" w:rsidP="547F915B" w:rsidRDefault="00AE7CDE" w14:paraId="20ABD2EE"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Listo</w:t>
            </w:r>
          </w:p>
        </w:tc>
      </w:tr>
      <w:tr w:rsidR="00887C6C" w:rsidTr="547F915B" w14:paraId="7E08F261" w14:textId="77777777">
        <w:trPr>
          <w:cantSplit/>
          <w:jc w:val="center"/>
        </w:trPr>
        <w:tc>
          <w:tcPr>
            <w:tcW w:w="570" w:type="dxa"/>
            <w:tcMar/>
          </w:tcPr>
          <w:p w:rsidR="00887C6C" w:rsidP="547F915B" w:rsidRDefault="00AE7CDE" w14:paraId="1744821B"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6.2</w:t>
            </w:r>
          </w:p>
        </w:tc>
        <w:tc>
          <w:tcPr>
            <w:tcW w:w="705" w:type="dxa"/>
            <w:tcMar/>
          </w:tcPr>
          <w:p w:rsidR="00887C6C" w:rsidP="547F915B" w:rsidRDefault="00AE7CDE" w14:paraId="0BA27DD0"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3</w:t>
            </w:r>
          </w:p>
        </w:tc>
        <w:tc>
          <w:tcPr>
            <w:tcW w:w="1330" w:type="dxa"/>
            <w:tcMar/>
          </w:tcPr>
          <w:p w:rsidR="00887C6C" w:rsidP="547F915B" w:rsidRDefault="00AE7CDE" w14:paraId="31AB6D53"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Scrum++</w:t>
            </w:r>
          </w:p>
        </w:tc>
        <w:tc>
          <w:tcPr>
            <w:tcW w:w="2735" w:type="dxa"/>
            <w:tcMar/>
          </w:tcPr>
          <w:p w:rsidR="00887C6C" w:rsidP="547F915B" w:rsidRDefault="00AE7CDE" w14:paraId="2E7A954C"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Elaborar Sprint Backlog y distribución semanal de HH.</w:t>
            </w:r>
          </w:p>
        </w:tc>
        <w:tc>
          <w:tcPr>
            <w:tcW w:w="1300" w:type="dxa"/>
            <w:tcMar/>
          </w:tcPr>
          <w:p w:rsidR="00887C6C" w:rsidP="547F915B" w:rsidRDefault="00AE7CDE" w14:paraId="0114FAD9"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Erick Hernández</w:t>
            </w:r>
          </w:p>
        </w:tc>
        <w:tc>
          <w:tcPr>
            <w:tcW w:w="520" w:type="dxa"/>
            <w:tcMar/>
          </w:tcPr>
          <w:p w:rsidR="00887C6C" w:rsidP="547F915B" w:rsidRDefault="00AE7CDE" w14:paraId="1AEBDA00"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3</w:t>
            </w:r>
          </w:p>
        </w:tc>
        <w:tc>
          <w:tcPr>
            <w:tcW w:w="700" w:type="dxa"/>
            <w:tcMar/>
          </w:tcPr>
          <w:p w:rsidR="00887C6C" w:rsidP="547F915B" w:rsidRDefault="00AE7CDE" w14:paraId="72B035CD"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14/09</w:t>
            </w:r>
          </w:p>
        </w:tc>
        <w:tc>
          <w:tcPr>
            <w:tcW w:w="800" w:type="dxa"/>
            <w:tcMar/>
          </w:tcPr>
          <w:p w:rsidR="00887C6C" w:rsidP="547F915B" w:rsidRDefault="00AE7CDE" w14:paraId="2BD3B732"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16/09</w:t>
            </w:r>
          </w:p>
        </w:tc>
        <w:tc>
          <w:tcPr>
            <w:tcW w:w="700" w:type="dxa"/>
            <w:tcMar/>
          </w:tcPr>
          <w:p w:rsidR="00887C6C" w:rsidP="547F915B" w:rsidRDefault="00AE7CDE" w14:paraId="06CBF9DE"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Listo</w:t>
            </w:r>
          </w:p>
        </w:tc>
      </w:tr>
      <w:tr w:rsidR="00887C6C" w:rsidTr="547F915B" w14:paraId="1891BB22" w14:textId="77777777">
        <w:trPr>
          <w:cantSplit/>
          <w:jc w:val="center"/>
        </w:trPr>
        <w:tc>
          <w:tcPr>
            <w:tcW w:w="570" w:type="dxa"/>
            <w:tcMar/>
          </w:tcPr>
          <w:p w:rsidR="00887C6C" w:rsidP="547F915B" w:rsidRDefault="00AE7CDE" w14:paraId="133F6B65"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6.3</w:t>
            </w:r>
          </w:p>
        </w:tc>
        <w:tc>
          <w:tcPr>
            <w:tcW w:w="705" w:type="dxa"/>
            <w:tcMar/>
          </w:tcPr>
          <w:p w:rsidR="00887C6C" w:rsidP="547F915B" w:rsidRDefault="00AE7CDE" w14:paraId="3C1B811D"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3</w:t>
            </w:r>
          </w:p>
        </w:tc>
        <w:tc>
          <w:tcPr>
            <w:tcW w:w="1330" w:type="dxa"/>
            <w:tcMar/>
          </w:tcPr>
          <w:p w:rsidR="00887C6C" w:rsidP="547F915B" w:rsidRDefault="00AE7CDE" w14:paraId="6DBC2C3A"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Scrum++</w:t>
            </w:r>
          </w:p>
        </w:tc>
        <w:tc>
          <w:tcPr>
            <w:tcW w:w="2735" w:type="dxa"/>
            <w:tcMar/>
          </w:tcPr>
          <w:p w:rsidR="00887C6C" w:rsidP="547F915B" w:rsidRDefault="00AE7CDE" w14:paraId="62A4F163"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Redactar Daily Scrum del sprint.</w:t>
            </w:r>
          </w:p>
        </w:tc>
        <w:tc>
          <w:tcPr>
            <w:tcW w:w="1300" w:type="dxa"/>
            <w:tcMar/>
          </w:tcPr>
          <w:p w:rsidR="00887C6C" w:rsidP="547F915B" w:rsidRDefault="00AE7CDE" w14:paraId="047A8D40"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Diego Lobos</w:t>
            </w:r>
          </w:p>
        </w:tc>
        <w:tc>
          <w:tcPr>
            <w:tcW w:w="520" w:type="dxa"/>
            <w:tcMar/>
          </w:tcPr>
          <w:p w:rsidR="00887C6C" w:rsidP="547F915B" w:rsidRDefault="00AE7CDE" w14:paraId="4A7928A8"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3</w:t>
            </w:r>
          </w:p>
        </w:tc>
        <w:tc>
          <w:tcPr>
            <w:tcW w:w="700" w:type="dxa"/>
            <w:tcMar/>
          </w:tcPr>
          <w:p w:rsidR="00887C6C" w:rsidP="547F915B" w:rsidRDefault="00AE7CDE" w14:paraId="24862A2A"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15/09</w:t>
            </w:r>
          </w:p>
        </w:tc>
        <w:tc>
          <w:tcPr>
            <w:tcW w:w="800" w:type="dxa"/>
            <w:tcMar/>
          </w:tcPr>
          <w:p w:rsidR="00887C6C" w:rsidP="547F915B" w:rsidRDefault="00AE7CDE" w14:paraId="3982EF21"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04/10</w:t>
            </w:r>
          </w:p>
        </w:tc>
        <w:tc>
          <w:tcPr>
            <w:tcW w:w="700" w:type="dxa"/>
            <w:tcMar/>
          </w:tcPr>
          <w:p w:rsidR="00887C6C" w:rsidP="547F915B" w:rsidRDefault="00AE7CDE" w14:paraId="2979E642"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Listo</w:t>
            </w:r>
          </w:p>
        </w:tc>
      </w:tr>
      <w:tr w:rsidR="00887C6C" w:rsidTr="547F915B" w14:paraId="5227D4DA" w14:textId="77777777">
        <w:trPr>
          <w:cantSplit/>
          <w:jc w:val="center"/>
        </w:trPr>
        <w:tc>
          <w:tcPr>
            <w:tcW w:w="570" w:type="dxa"/>
            <w:tcMar/>
          </w:tcPr>
          <w:p w:rsidR="00887C6C" w:rsidP="547F915B" w:rsidRDefault="00AE7CDE" w14:paraId="5C4ACDD9"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6.4</w:t>
            </w:r>
          </w:p>
        </w:tc>
        <w:tc>
          <w:tcPr>
            <w:tcW w:w="705" w:type="dxa"/>
            <w:tcMar/>
          </w:tcPr>
          <w:p w:rsidR="00887C6C" w:rsidP="547F915B" w:rsidRDefault="00AE7CDE" w14:paraId="2D048B33"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3</w:t>
            </w:r>
          </w:p>
        </w:tc>
        <w:tc>
          <w:tcPr>
            <w:tcW w:w="1330" w:type="dxa"/>
            <w:tcMar/>
          </w:tcPr>
          <w:p w:rsidR="00887C6C" w:rsidP="547F915B" w:rsidRDefault="00AE7CDE" w14:paraId="53783808"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Scrum++</w:t>
            </w:r>
          </w:p>
        </w:tc>
        <w:tc>
          <w:tcPr>
            <w:tcW w:w="2735" w:type="dxa"/>
            <w:tcMar/>
          </w:tcPr>
          <w:p w:rsidR="00887C6C" w:rsidP="547F915B" w:rsidRDefault="00AE7CDE" w14:paraId="12DA6957"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Redactar Sprint Review del Incremento 3.</w:t>
            </w:r>
          </w:p>
        </w:tc>
        <w:tc>
          <w:tcPr>
            <w:tcW w:w="1300" w:type="dxa"/>
            <w:tcMar/>
          </w:tcPr>
          <w:p w:rsidR="00887C6C" w:rsidP="547F915B" w:rsidRDefault="00AE7CDE" w14:paraId="65388302"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Matías Ale</w:t>
            </w:r>
          </w:p>
        </w:tc>
        <w:tc>
          <w:tcPr>
            <w:tcW w:w="520" w:type="dxa"/>
            <w:tcMar/>
          </w:tcPr>
          <w:p w:rsidR="00887C6C" w:rsidP="547F915B" w:rsidRDefault="00AE7CDE" w14:paraId="24DED8E9"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2</w:t>
            </w:r>
          </w:p>
        </w:tc>
        <w:tc>
          <w:tcPr>
            <w:tcW w:w="700" w:type="dxa"/>
            <w:tcMar/>
          </w:tcPr>
          <w:p w:rsidR="00887C6C" w:rsidP="547F915B" w:rsidRDefault="00AE7CDE" w14:paraId="533241A6"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02/10</w:t>
            </w:r>
          </w:p>
        </w:tc>
        <w:tc>
          <w:tcPr>
            <w:tcW w:w="800" w:type="dxa"/>
            <w:tcMar/>
          </w:tcPr>
          <w:p w:rsidR="00887C6C" w:rsidP="547F915B" w:rsidRDefault="00AE7CDE" w14:paraId="0DBBF0E5"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03/10</w:t>
            </w:r>
          </w:p>
        </w:tc>
        <w:tc>
          <w:tcPr>
            <w:tcW w:w="700" w:type="dxa"/>
            <w:tcMar/>
          </w:tcPr>
          <w:p w:rsidR="00887C6C" w:rsidP="547F915B" w:rsidRDefault="00AE7CDE" w14:paraId="6F94090B"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Listo</w:t>
            </w:r>
          </w:p>
        </w:tc>
      </w:tr>
      <w:tr w:rsidR="00887C6C" w:rsidTr="547F915B" w14:paraId="74CF1448" w14:textId="77777777">
        <w:trPr>
          <w:cantSplit/>
          <w:jc w:val="center"/>
        </w:trPr>
        <w:tc>
          <w:tcPr>
            <w:tcW w:w="570" w:type="dxa"/>
            <w:tcMar/>
          </w:tcPr>
          <w:p w:rsidR="00887C6C" w:rsidP="547F915B" w:rsidRDefault="00AE7CDE" w14:paraId="54C475CF"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6.5</w:t>
            </w:r>
          </w:p>
        </w:tc>
        <w:tc>
          <w:tcPr>
            <w:tcW w:w="705" w:type="dxa"/>
            <w:tcMar/>
          </w:tcPr>
          <w:p w:rsidR="00887C6C" w:rsidP="547F915B" w:rsidRDefault="00AE7CDE" w14:paraId="0D6B3F66"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3</w:t>
            </w:r>
          </w:p>
        </w:tc>
        <w:tc>
          <w:tcPr>
            <w:tcW w:w="1330" w:type="dxa"/>
            <w:tcMar/>
          </w:tcPr>
          <w:p w:rsidR="00887C6C" w:rsidP="547F915B" w:rsidRDefault="00AE7CDE" w14:paraId="46135A70"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Scrum++</w:t>
            </w:r>
          </w:p>
        </w:tc>
        <w:tc>
          <w:tcPr>
            <w:tcW w:w="2735" w:type="dxa"/>
            <w:tcMar/>
          </w:tcPr>
          <w:p w:rsidR="00887C6C" w:rsidP="547F915B" w:rsidRDefault="00AE7CDE" w14:paraId="237C7FB1"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Redactar Sprint Retrospective del Incremento 3.</w:t>
            </w:r>
          </w:p>
        </w:tc>
        <w:tc>
          <w:tcPr>
            <w:tcW w:w="1300" w:type="dxa"/>
            <w:tcMar/>
          </w:tcPr>
          <w:p w:rsidR="00887C6C" w:rsidP="547F915B" w:rsidRDefault="00AE7CDE" w14:paraId="6489041F"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Diego Lobos</w:t>
            </w:r>
          </w:p>
        </w:tc>
        <w:tc>
          <w:tcPr>
            <w:tcW w:w="520" w:type="dxa"/>
            <w:tcMar/>
          </w:tcPr>
          <w:p w:rsidR="00887C6C" w:rsidP="547F915B" w:rsidRDefault="00AE7CDE" w14:paraId="19F14E3C"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1</w:t>
            </w:r>
          </w:p>
        </w:tc>
        <w:tc>
          <w:tcPr>
            <w:tcW w:w="700" w:type="dxa"/>
            <w:tcMar/>
          </w:tcPr>
          <w:p w:rsidR="00887C6C" w:rsidP="547F915B" w:rsidRDefault="00AE7CDE" w14:paraId="2674B2EC"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03/10</w:t>
            </w:r>
          </w:p>
        </w:tc>
        <w:tc>
          <w:tcPr>
            <w:tcW w:w="800" w:type="dxa"/>
            <w:tcMar/>
          </w:tcPr>
          <w:p w:rsidR="00887C6C" w:rsidP="547F915B" w:rsidRDefault="00AE7CDE" w14:paraId="44A5125A"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03/10</w:t>
            </w:r>
          </w:p>
        </w:tc>
        <w:tc>
          <w:tcPr>
            <w:tcW w:w="700" w:type="dxa"/>
            <w:tcMar/>
          </w:tcPr>
          <w:p w:rsidR="00887C6C" w:rsidP="547F915B" w:rsidRDefault="00AE7CDE" w14:paraId="508F1576"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Listo</w:t>
            </w:r>
          </w:p>
        </w:tc>
      </w:tr>
      <w:tr w:rsidR="00887C6C" w:rsidTr="547F915B" w14:paraId="2FCF8FD8" w14:textId="77777777">
        <w:trPr>
          <w:cantSplit/>
          <w:jc w:val="center"/>
        </w:trPr>
        <w:tc>
          <w:tcPr>
            <w:tcW w:w="570" w:type="dxa"/>
            <w:tcMar/>
          </w:tcPr>
          <w:p w:rsidR="00887C6C" w:rsidP="547F915B" w:rsidRDefault="00AE7CDE" w14:paraId="4566F55D"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7.1</w:t>
            </w:r>
          </w:p>
        </w:tc>
        <w:tc>
          <w:tcPr>
            <w:tcW w:w="705" w:type="dxa"/>
            <w:tcMar/>
          </w:tcPr>
          <w:p w:rsidR="00887C6C" w:rsidP="547F915B" w:rsidRDefault="00AE7CDE" w14:paraId="20E614BE"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3</w:t>
            </w:r>
          </w:p>
        </w:tc>
        <w:tc>
          <w:tcPr>
            <w:tcW w:w="1330" w:type="dxa"/>
            <w:tcMar/>
          </w:tcPr>
          <w:p w:rsidR="00887C6C" w:rsidP="547F915B" w:rsidRDefault="00AE7CDE" w14:paraId="40EB3FDB"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Pruebas</w:t>
            </w:r>
          </w:p>
        </w:tc>
        <w:tc>
          <w:tcPr>
            <w:tcW w:w="2735" w:type="dxa"/>
            <w:tcMar/>
          </w:tcPr>
          <w:p w:rsidR="00887C6C" w:rsidP="547F915B" w:rsidRDefault="00AE7CDE" w14:paraId="340DE868"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Diseñar y ejecutar pruebas del Módulo A con evidencias.</w:t>
            </w:r>
          </w:p>
        </w:tc>
        <w:tc>
          <w:tcPr>
            <w:tcW w:w="1300" w:type="dxa"/>
            <w:tcMar/>
          </w:tcPr>
          <w:p w:rsidR="00887C6C" w:rsidP="547F915B" w:rsidRDefault="00AE7CDE" w14:paraId="628D0E1A"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Erick Hernández</w:t>
            </w:r>
          </w:p>
        </w:tc>
        <w:tc>
          <w:tcPr>
            <w:tcW w:w="520" w:type="dxa"/>
            <w:tcMar/>
          </w:tcPr>
          <w:p w:rsidR="00887C6C" w:rsidP="547F915B" w:rsidRDefault="00AE7CDE" w14:paraId="76B74987"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3</w:t>
            </w:r>
          </w:p>
        </w:tc>
        <w:tc>
          <w:tcPr>
            <w:tcW w:w="700" w:type="dxa"/>
            <w:tcMar/>
          </w:tcPr>
          <w:p w:rsidR="00887C6C" w:rsidP="547F915B" w:rsidRDefault="00AE7CDE" w14:paraId="2022D1FE"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28/09</w:t>
            </w:r>
          </w:p>
        </w:tc>
        <w:tc>
          <w:tcPr>
            <w:tcW w:w="800" w:type="dxa"/>
            <w:tcMar/>
          </w:tcPr>
          <w:p w:rsidR="00887C6C" w:rsidP="547F915B" w:rsidRDefault="00AE7CDE" w14:paraId="7F03DFC8"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29/09</w:t>
            </w:r>
          </w:p>
        </w:tc>
        <w:tc>
          <w:tcPr>
            <w:tcW w:w="700" w:type="dxa"/>
            <w:tcMar/>
          </w:tcPr>
          <w:p w:rsidR="00887C6C" w:rsidP="547F915B" w:rsidRDefault="00AE7CDE" w14:paraId="55B3B1E3"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Listo</w:t>
            </w:r>
          </w:p>
        </w:tc>
      </w:tr>
      <w:tr w:rsidR="00887C6C" w:rsidTr="547F915B" w14:paraId="77BF5561" w14:textId="77777777">
        <w:trPr>
          <w:cantSplit/>
          <w:jc w:val="center"/>
        </w:trPr>
        <w:tc>
          <w:tcPr>
            <w:tcW w:w="570" w:type="dxa"/>
            <w:tcMar/>
          </w:tcPr>
          <w:p w:rsidR="00887C6C" w:rsidP="547F915B" w:rsidRDefault="00AE7CDE" w14:paraId="33FEB448"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7.2</w:t>
            </w:r>
          </w:p>
        </w:tc>
        <w:tc>
          <w:tcPr>
            <w:tcW w:w="705" w:type="dxa"/>
            <w:tcMar/>
          </w:tcPr>
          <w:p w:rsidR="00887C6C" w:rsidP="547F915B" w:rsidRDefault="00AE7CDE" w14:paraId="640E3925"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3</w:t>
            </w:r>
          </w:p>
        </w:tc>
        <w:tc>
          <w:tcPr>
            <w:tcW w:w="1330" w:type="dxa"/>
            <w:tcMar/>
          </w:tcPr>
          <w:p w:rsidR="00887C6C" w:rsidP="547F915B" w:rsidRDefault="00AE7CDE" w14:paraId="5C667B90"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Pruebas</w:t>
            </w:r>
          </w:p>
        </w:tc>
        <w:tc>
          <w:tcPr>
            <w:tcW w:w="2735" w:type="dxa"/>
            <w:tcMar/>
          </w:tcPr>
          <w:p w:rsidR="00887C6C" w:rsidP="547F915B" w:rsidRDefault="00AE7CDE" w14:paraId="46E58F19"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Diseñar y ejecutar pruebas del Módulo B con evidencias.</w:t>
            </w:r>
          </w:p>
        </w:tc>
        <w:tc>
          <w:tcPr>
            <w:tcW w:w="1300" w:type="dxa"/>
            <w:tcMar/>
          </w:tcPr>
          <w:p w:rsidR="00887C6C" w:rsidP="547F915B" w:rsidRDefault="00AE7CDE" w14:paraId="4D92B474"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Erick Hernández</w:t>
            </w:r>
          </w:p>
        </w:tc>
        <w:tc>
          <w:tcPr>
            <w:tcW w:w="520" w:type="dxa"/>
            <w:tcMar/>
          </w:tcPr>
          <w:p w:rsidR="00887C6C" w:rsidP="547F915B" w:rsidRDefault="00AE7CDE" w14:paraId="2D0D6837"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3</w:t>
            </w:r>
          </w:p>
        </w:tc>
        <w:tc>
          <w:tcPr>
            <w:tcW w:w="700" w:type="dxa"/>
            <w:tcMar/>
          </w:tcPr>
          <w:p w:rsidR="00887C6C" w:rsidP="547F915B" w:rsidRDefault="00AE7CDE" w14:paraId="3EB9B906"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29/09</w:t>
            </w:r>
          </w:p>
        </w:tc>
        <w:tc>
          <w:tcPr>
            <w:tcW w:w="800" w:type="dxa"/>
            <w:tcMar/>
          </w:tcPr>
          <w:p w:rsidR="00887C6C" w:rsidP="547F915B" w:rsidRDefault="00AE7CDE" w14:paraId="1AECDF0F"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30/09</w:t>
            </w:r>
          </w:p>
        </w:tc>
        <w:tc>
          <w:tcPr>
            <w:tcW w:w="700" w:type="dxa"/>
            <w:tcMar/>
          </w:tcPr>
          <w:p w:rsidR="00887C6C" w:rsidP="547F915B" w:rsidRDefault="00AE7CDE" w14:paraId="0DA75FE0"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Listo</w:t>
            </w:r>
          </w:p>
        </w:tc>
      </w:tr>
      <w:tr w:rsidR="00887C6C" w:rsidTr="547F915B" w14:paraId="6FF057A1" w14:textId="77777777">
        <w:trPr>
          <w:cantSplit/>
          <w:jc w:val="center"/>
        </w:trPr>
        <w:tc>
          <w:tcPr>
            <w:tcW w:w="570" w:type="dxa"/>
            <w:tcMar/>
          </w:tcPr>
          <w:p w:rsidR="00887C6C" w:rsidP="547F915B" w:rsidRDefault="00AE7CDE" w14:paraId="52CA237E"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7.3</w:t>
            </w:r>
          </w:p>
        </w:tc>
        <w:tc>
          <w:tcPr>
            <w:tcW w:w="705" w:type="dxa"/>
            <w:tcMar/>
          </w:tcPr>
          <w:p w:rsidR="00887C6C" w:rsidP="547F915B" w:rsidRDefault="00AE7CDE" w14:paraId="62500A49"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3</w:t>
            </w:r>
          </w:p>
        </w:tc>
        <w:tc>
          <w:tcPr>
            <w:tcW w:w="1330" w:type="dxa"/>
            <w:tcMar/>
          </w:tcPr>
          <w:p w:rsidR="00887C6C" w:rsidP="547F915B" w:rsidRDefault="00AE7CDE" w14:paraId="4B204283"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Pruebas</w:t>
            </w:r>
          </w:p>
        </w:tc>
        <w:tc>
          <w:tcPr>
            <w:tcW w:w="2735" w:type="dxa"/>
            <w:tcMar/>
          </w:tcPr>
          <w:p w:rsidR="00887C6C" w:rsidP="547F915B" w:rsidRDefault="00AE7CDE" w14:paraId="7E6D8157"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Diseñar y ejecutar pruebas del Módulo C con evidencias.</w:t>
            </w:r>
          </w:p>
        </w:tc>
        <w:tc>
          <w:tcPr>
            <w:tcW w:w="1300" w:type="dxa"/>
            <w:tcMar/>
          </w:tcPr>
          <w:p w:rsidR="00887C6C" w:rsidP="547F915B" w:rsidRDefault="00AE7CDE" w14:paraId="707FCB4F"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Fabián Gómez</w:t>
            </w:r>
          </w:p>
        </w:tc>
        <w:tc>
          <w:tcPr>
            <w:tcW w:w="520" w:type="dxa"/>
            <w:tcMar/>
          </w:tcPr>
          <w:p w:rsidR="00887C6C" w:rsidP="547F915B" w:rsidRDefault="00AE7CDE" w14:paraId="671D14B0"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3</w:t>
            </w:r>
          </w:p>
        </w:tc>
        <w:tc>
          <w:tcPr>
            <w:tcW w:w="700" w:type="dxa"/>
            <w:tcMar/>
          </w:tcPr>
          <w:p w:rsidR="00887C6C" w:rsidP="547F915B" w:rsidRDefault="00AE7CDE" w14:paraId="6621A22C"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30/09</w:t>
            </w:r>
          </w:p>
        </w:tc>
        <w:tc>
          <w:tcPr>
            <w:tcW w:w="800" w:type="dxa"/>
            <w:tcMar/>
          </w:tcPr>
          <w:p w:rsidR="00887C6C" w:rsidP="547F915B" w:rsidRDefault="00AE7CDE" w14:paraId="0EC83DC4"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01/10</w:t>
            </w:r>
          </w:p>
        </w:tc>
        <w:tc>
          <w:tcPr>
            <w:tcW w:w="700" w:type="dxa"/>
            <w:tcMar/>
          </w:tcPr>
          <w:p w:rsidR="00887C6C" w:rsidP="547F915B" w:rsidRDefault="00AE7CDE" w14:paraId="1B6150AD"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Listo</w:t>
            </w:r>
          </w:p>
        </w:tc>
      </w:tr>
      <w:tr w:rsidR="00887C6C" w:rsidTr="547F915B" w14:paraId="21B8C34A" w14:textId="77777777">
        <w:trPr>
          <w:cantSplit/>
          <w:jc w:val="center"/>
        </w:trPr>
        <w:tc>
          <w:tcPr>
            <w:tcW w:w="570" w:type="dxa"/>
            <w:tcMar/>
          </w:tcPr>
          <w:p w:rsidR="00887C6C" w:rsidP="547F915B" w:rsidRDefault="00AE7CDE" w14:paraId="34937B7B"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7.4</w:t>
            </w:r>
          </w:p>
        </w:tc>
        <w:tc>
          <w:tcPr>
            <w:tcW w:w="705" w:type="dxa"/>
            <w:tcMar/>
          </w:tcPr>
          <w:p w:rsidR="00887C6C" w:rsidP="547F915B" w:rsidRDefault="00AE7CDE" w14:paraId="329C2BED"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3</w:t>
            </w:r>
          </w:p>
        </w:tc>
        <w:tc>
          <w:tcPr>
            <w:tcW w:w="1330" w:type="dxa"/>
            <w:tcMar/>
          </w:tcPr>
          <w:p w:rsidR="00887C6C" w:rsidP="547F915B" w:rsidRDefault="00AE7CDE" w14:paraId="6B2D0E79"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Pruebas</w:t>
            </w:r>
          </w:p>
        </w:tc>
        <w:tc>
          <w:tcPr>
            <w:tcW w:w="2735" w:type="dxa"/>
            <w:tcMar/>
          </w:tcPr>
          <w:p w:rsidR="00887C6C" w:rsidP="547F915B" w:rsidRDefault="00AE7CDE" w14:paraId="33738B36"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Diseñar y ejecutar pruebas del Módulo D con evidencias.</w:t>
            </w:r>
          </w:p>
        </w:tc>
        <w:tc>
          <w:tcPr>
            <w:tcW w:w="1300" w:type="dxa"/>
            <w:tcMar/>
          </w:tcPr>
          <w:p w:rsidR="00887C6C" w:rsidP="547F915B" w:rsidRDefault="00AE7CDE" w14:paraId="31317098"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Diego Lobos</w:t>
            </w:r>
          </w:p>
        </w:tc>
        <w:tc>
          <w:tcPr>
            <w:tcW w:w="520" w:type="dxa"/>
            <w:tcMar/>
          </w:tcPr>
          <w:p w:rsidR="00887C6C" w:rsidP="547F915B" w:rsidRDefault="00AE7CDE" w14:paraId="5055DCC4"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4</w:t>
            </w:r>
          </w:p>
        </w:tc>
        <w:tc>
          <w:tcPr>
            <w:tcW w:w="700" w:type="dxa"/>
            <w:tcMar/>
          </w:tcPr>
          <w:p w:rsidR="00887C6C" w:rsidP="547F915B" w:rsidRDefault="00AE7CDE" w14:paraId="74130989"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29/09</w:t>
            </w:r>
          </w:p>
        </w:tc>
        <w:tc>
          <w:tcPr>
            <w:tcW w:w="800" w:type="dxa"/>
            <w:tcMar/>
          </w:tcPr>
          <w:p w:rsidR="00887C6C" w:rsidP="547F915B" w:rsidRDefault="00AE7CDE" w14:paraId="1E62FC25"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01/10</w:t>
            </w:r>
          </w:p>
        </w:tc>
        <w:tc>
          <w:tcPr>
            <w:tcW w:w="700" w:type="dxa"/>
            <w:tcMar/>
          </w:tcPr>
          <w:p w:rsidR="00887C6C" w:rsidP="547F915B" w:rsidRDefault="00AE7CDE" w14:paraId="6901D8EC"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Listo</w:t>
            </w:r>
          </w:p>
        </w:tc>
      </w:tr>
      <w:tr w:rsidR="00887C6C" w:rsidTr="547F915B" w14:paraId="3A13E526" w14:textId="77777777">
        <w:trPr>
          <w:cantSplit/>
          <w:jc w:val="center"/>
        </w:trPr>
        <w:tc>
          <w:tcPr>
            <w:tcW w:w="570" w:type="dxa"/>
            <w:tcMar/>
          </w:tcPr>
          <w:p w:rsidR="00887C6C" w:rsidP="547F915B" w:rsidRDefault="00AE7CDE" w14:paraId="1ECE0164"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7.5</w:t>
            </w:r>
          </w:p>
        </w:tc>
        <w:tc>
          <w:tcPr>
            <w:tcW w:w="705" w:type="dxa"/>
            <w:tcMar/>
          </w:tcPr>
          <w:p w:rsidR="00887C6C" w:rsidP="547F915B" w:rsidRDefault="00AE7CDE" w14:paraId="3A7397B8"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3</w:t>
            </w:r>
          </w:p>
        </w:tc>
        <w:tc>
          <w:tcPr>
            <w:tcW w:w="1330" w:type="dxa"/>
            <w:tcMar/>
          </w:tcPr>
          <w:p w:rsidR="00887C6C" w:rsidP="547F915B" w:rsidRDefault="00AE7CDE" w14:paraId="629E7C56"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Pruebas</w:t>
            </w:r>
          </w:p>
        </w:tc>
        <w:tc>
          <w:tcPr>
            <w:tcW w:w="2735" w:type="dxa"/>
            <w:tcMar/>
          </w:tcPr>
          <w:p w:rsidR="00887C6C" w:rsidP="547F915B" w:rsidRDefault="00AE7CDE" w14:paraId="71FAEFA2"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Elaborar tabla resumen de evidencias de pruebas.</w:t>
            </w:r>
          </w:p>
        </w:tc>
        <w:tc>
          <w:tcPr>
            <w:tcW w:w="1300" w:type="dxa"/>
            <w:tcMar/>
          </w:tcPr>
          <w:p w:rsidR="00887C6C" w:rsidP="547F915B" w:rsidRDefault="00AE7CDE" w14:paraId="22202DC4"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Erick Hernández</w:t>
            </w:r>
          </w:p>
        </w:tc>
        <w:tc>
          <w:tcPr>
            <w:tcW w:w="520" w:type="dxa"/>
            <w:tcMar/>
          </w:tcPr>
          <w:p w:rsidR="00887C6C" w:rsidP="547F915B" w:rsidRDefault="00AE7CDE" w14:paraId="1D63D2B4"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2</w:t>
            </w:r>
          </w:p>
        </w:tc>
        <w:tc>
          <w:tcPr>
            <w:tcW w:w="700" w:type="dxa"/>
            <w:tcMar/>
          </w:tcPr>
          <w:p w:rsidR="00887C6C" w:rsidP="547F915B" w:rsidRDefault="00AE7CDE" w14:paraId="18B4A083"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02/10</w:t>
            </w:r>
          </w:p>
        </w:tc>
        <w:tc>
          <w:tcPr>
            <w:tcW w:w="800" w:type="dxa"/>
            <w:tcMar/>
          </w:tcPr>
          <w:p w:rsidR="00887C6C" w:rsidP="547F915B" w:rsidRDefault="00AE7CDE" w14:paraId="572D06A4"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02/10</w:t>
            </w:r>
          </w:p>
        </w:tc>
        <w:tc>
          <w:tcPr>
            <w:tcW w:w="700" w:type="dxa"/>
            <w:tcMar/>
          </w:tcPr>
          <w:p w:rsidR="00887C6C" w:rsidP="547F915B" w:rsidRDefault="00AE7CDE" w14:paraId="2A81585C"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Listo</w:t>
            </w:r>
          </w:p>
        </w:tc>
      </w:tr>
      <w:tr w:rsidR="00887C6C" w:rsidTr="547F915B" w14:paraId="75918D46" w14:textId="77777777">
        <w:trPr>
          <w:cantSplit/>
          <w:jc w:val="center"/>
        </w:trPr>
        <w:tc>
          <w:tcPr>
            <w:tcW w:w="570" w:type="dxa"/>
            <w:tcMar/>
          </w:tcPr>
          <w:p w:rsidR="00887C6C" w:rsidP="547F915B" w:rsidRDefault="00AE7CDE" w14:paraId="110C7173"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8.1</w:t>
            </w:r>
          </w:p>
        </w:tc>
        <w:tc>
          <w:tcPr>
            <w:tcW w:w="705" w:type="dxa"/>
            <w:tcMar/>
          </w:tcPr>
          <w:p w:rsidR="00887C6C" w:rsidP="547F915B" w:rsidRDefault="00AE7CDE" w14:paraId="40611B44"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3</w:t>
            </w:r>
          </w:p>
        </w:tc>
        <w:tc>
          <w:tcPr>
            <w:tcW w:w="1330" w:type="dxa"/>
            <w:tcMar/>
          </w:tcPr>
          <w:p w:rsidR="00887C6C" w:rsidP="547F915B" w:rsidRDefault="00AE7CDE" w14:paraId="4F705263"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Entregables</w:t>
            </w:r>
          </w:p>
        </w:tc>
        <w:tc>
          <w:tcPr>
            <w:tcW w:w="2735" w:type="dxa"/>
            <w:tcMar/>
          </w:tcPr>
          <w:p w:rsidR="00887C6C" w:rsidP="547F915B" w:rsidRDefault="00AE7CDE" w14:paraId="304647FC"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Redactar documento Word completo del Incremento 3.</w:t>
            </w:r>
          </w:p>
        </w:tc>
        <w:tc>
          <w:tcPr>
            <w:tcW w:w="1300" w:type="dxa"/>
            <w:tcMar/>
          </w:tcPr>
          <w:p w:rsidR="00887C6C" w:rsidP="547F915B" w:rsidRDefault="00AE7CDE" w14:paraId="20CA48D0"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Cristóbal Osorio</w:t>
            </w:r>
          </w:p>
        </w:tc>
        <w:tc>
          <w:tcPr>
            <w:tcW w:w="520" w:type="dxa"/>
            <w:tcMar/>
          </w:tcPr>
          <w:p w:rsidR="00887C6C" w:rsidP="547F915B" w:rsidRDefault="00AE7CDE" w14:paraId="3BC2995D"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4</w:t>
            </w:r>
          </w:p>
        </w:tc>
        <w:tc>
          <w:tcPr>
            <w:tcW w:w="700" w:type="dxa"/>
            <w:tcMar/>
          </w:tcPr>
          <w:p w:rsidR="00887C6C" w:rsidP="547F915B" w:rsidRDefault="00AE7CDE" w14:paraId="53E22B9B"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01/10</w:t>
            </w:r>
          </w:p>
        </w:tc>
        <w:tc>
          <w:tcPr>
            <w:tcW w:w="800" w:type="dxa"/>
            <w:tcMar/>
          </w:tcPr>
          <w:p w:rsidR="00887C6C" w:rsidP="547F915B" w:rsidRDefault="00AE7CDE" w14:paraId="72E197FD"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02/10</w:t>
            </w:r>
          </w:p>
        </w:tc>
        <w:tc>
          <w:tcPr>
            <w:tcW w:w="700" w:type="dxa"/>
            <w:tcMar/>
          </w:tcPr>
          <w:p w:rsidR="00887C6C" w:rsidP="547F915B" w:rsidRDefault="00AE7CDE" w14:paraId="7628DBBC"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Listo</w:t>
            </w:r>
          </w:p>
        </w:tc>
      </w:tr>
      <w:tr w:rsidR="00887C6C" w:rsidTr="547F915B" w14:paraId="76FC9C19" w14:textId="77777777">
        <w:trPr>
          <w:cantSplit/>
          <w:jc w:val="center"/>
        </w:trPr>
        <w:tc>
          <w:tcPr>
            <w:tcW w:w="570" w:type="dxa"/>
            <w:tcMar/>
          </w:tcPr>
          <w:p w:rsidR="00887C6C" w:rsidP="547F915B" w:rsidRDefault="00AE7CDE" w14:paraId="1294EA91"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8.2</w:t>
            </w:r>
          </w:p>
        </w:tc>
        <w:tc>
          <w:tcPr>
            <w:tcW w:w="705" w:type="dxa"/>
            <w:tcMar/>
          </w:tcPr>
          <w:p w:rsidR="00887C6C" w:rsidP="547F915B" w:rsidRDefault="00AE7CDE" w14:paraId="761A5AC4"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3</w:t>
            </w:r>
          </w:p>
        </w:tc>
        <w:tc>
          <w:tcPr>
            <w:tcW w:w="1330" w:type="dxa"/>
            <w:tcMar/>
          </w:tcPr>
          <w:p w:rsidR="00887C6C" w:rsidP="547F915B" w:rsidRDefault="00AE7CDE" w14:paraId="0B4EF629"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Entregables</w:t>
            </w:r>
          </w:p>
        </w:tc>
        <w:tc>
          <w:tcPr>
            <w:tcW w:w="2735" w:type="dxa"/>
            <w:tcMar/>
          </w:tcPr>
          <w:p w:rsidR="00887C6C" w:rsidP="547F915B" w:rsidRDefault="00AE7CDE" w14:paraId="5A3088D6"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Insertar diagramas, árbol de navegación y evidencias en el documento.</w:t>
            </w:r>
          </w:p>
        </w:tc>
        <w:tc>
          <w:tcPr>
            <w:tcW w:w="1300" w:type="dxa"/>
            <w:tcMar/>
          </w:tcPr>
          <w:p w:rsidR="00887C6C" w:rsidP="547F915B" w:rsidRDefault="00AE7CDE" w14:paraId="21F6FB47"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Cristóbal Osorio</w:t>
            </w:r>
          </w:p>
        </w:tc>
        <w:tc>
          <w:tcPr>
            <w:tcW w:w="520" w:type="dxa"/>
            <w:tcMar/>
          </w:tcPr>
          <w:p w:rsidR="00887C6C" w:rsidP="547F915B" w:rsidRDefault="00AE7CDE" w14:paraId="4FD71FBC"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2</w:t>
            </w:r>
          </w:p>
        </w:tc>
        <w:tc>
          <w:tcPr>
            <w:tcW w:w="700" w:type="dxa"/>
            <w:tcMar/>
          </w:tcPr>
          <w:p w:rsidR="00887C6C" w:rsidP="547F915B" w:rsidRDefault="00AE7CDE" w14:paraId="5DC9F4CA"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02/10</w:t>
            </w:r>
          </w:p>
        </w:tc>
        <w:tc>
          <w:tcPr>
            <w:tcW w:w="800" w:type="dxa"/>
            <w:tcMar/>
          </w:tcPr>
          <w:p w:rsidR="00887C6C" w:rsidP="547F915B" w:rsidRDefault="00AE7CDE" w14:paraId="5F4A040D"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03/10</w:t>
            </w:r>
          </w:p>
        </w:tc>
        <w:tc>
          <w:tcPr>
            <w:tcW w:w="700" w:type="dxa"/>
            <w:tcMar/>
          </w:tcPr>
          <w:p w:rsidR="00887C6C" w:rsidP="547F915B" w:rsidRDefault="00AE7CDE" w14:paraId="28CEBD56"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Listo</w:t>
            </w:r>
          </w:p>
        </w:tc>
      </w:tr>
      <w:tr w:rsidR="00887C6C" w:rsidTr="547F915B" w14:paraId="13EB4A8A" w14:textId="77777777">
        <w:trPr>
          <w:cantSplit/>
          <w:jc w:val="center"/>
        </w:trPr>
        <w:tc>
          <w:tcPr>
            <w:tcW w:w="570" w:type="dxa"/>
            <w:tcMar/>
          </w:tcPr>
          <w:p w:rsidR="00887C6C" w:rsidP="547F915B" w:rsidRDefault="00AE7CDE" w14:paraId="72D5177F"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8.3</w:t>
            </w:r>
          </w:p>
        </w:tc>
        <w:tc>
          <w:tcPr>
            <w:tcW w:w="705" w:type="dxa"/>
            <w:tcMar/>
          </w:tcPr>
          <w:p w:rsidR="00887C6C" w:rsidP="547F915B" w:rsidRDefault="00AE7CDE" w14:paraId="2E635835"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3</w:t>
            </w:r>
          </w:p>
        </w:tc>
        <w:tc>
          <w:tcPr>
            <w:tcW w:w="1330" w:type="dxa"/>
            <w:tcMar/>
          </w:tcPr>
          <w:p w:rsidR="00887C6C" w:rsidP="547F915B" w:rsidRDefault="00AE7CDE" w14:paraId="3F6D5B38"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Entregables</w:t>
            </w:r>
          </w:p>
        </w:tc>
        <w:tc>
          <w:tcPr>
            <w:tcW w:w="2735" w:type="dxa"/>
            <w:tcMar/>
          </w:tcPr>
          <w:p w:rsidR="00887C6C" w:rsidP="547F915B" w:rsidRDefault="00AE7CDE" w14:paraId="69F40174"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Aplicar formato final al documento del Incremento 3.</w:t>
            </w:r>
          </w:p>
        </w:tc>
        <w:tc>
          <w:tcPr>
            <w:tcW w:w="1300" w:type="dxa"/>
            <w:tcMar/>
          </w:tcPr>
          <w:p w:rsidR="00887C6C" w:rsidP="547F915B" w:rsidRDefault="00AE7CDE" w14:paraId="2E2C5AE5"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Cristóbal Osorio</w:t>
            </w:r>
          </w:p>
        </w:tc>
        <w:tc>
          <w:tcPr>
            <w:tcW w:w="520" w:type="dxa"/>
            <w:tcMar/>
          </w:tcPr>
          <w:p w:rsidR="00887C6C" w:rsidP="547F915B" w:rsidRDefault="00AE7CDE" w14:paraId="065D2414"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1</w:t>
            </w:r>
          </w:p>
        </w:tc>
        <w:tc>
          <w:tcPr>
            <w:tcW w:w="700" w:type="dxa"/>
            <w:tcMar/>
          </w:tcPr>
          <w:p w:rsidR="00887C6C" w:rsidP="547F915B" w:rsidRDefault="00AE7CDE" w14:paraId="776F4D5B"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04/10</w:t>
            </w:r>
          </w:p>
        </w:tc>
        <w:tc>
          <w:tcPr>
            <w:tcW w:w="800" w:type="dxa"/>
            <w:tcMar/>
          </w:tcPr>
          <w:p w:rsidR="00887C6C" w:rsidP="547F915B" w:rsidRDefault="00AE7CDE" w14:paraId="489EFB56"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04/10</w:t>
            </w:r>
          </w:p>
        </w:tc>
        <w:tc>
          <w:tcPr>
            <w:tcW w:w="700" w:type="dxa"/>
            <w:tcMar/>
          </w:tcPr>
          <w:p w:rsidR="00887C6C" w:rsidP="547F915B" w:rsidRDefault="00AE7CDE" w14:paraId="668F39A1"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Listo</w:t>
            </w:r>
          </w:p>
        </w:tc>
      </w:tr>
      <w:tr w:rsidR="00887C6C" w:rsidTr="547F915B" w14:paraId="0005546D" w14:textId="77777777">
        <w:trPr>
          <w:cantSplit/>
          <w:jc w:val="center"/>
        </w:trPr>
        <w:tc>
          <w:tcPr>
            <w:tcW w:w="570" w:type="dxa"/>
            <w:tcMar/>
          </w:tcPr>
          <w:p w:rsidR="00887C6C" w:rsidP="547F915B" w:rsidRDefault="00AE7CDE" w14:paraId="18203F73"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8.4</w:t>
            </w:r>
          </w:p>
        </w:tc>
        <w:tc>
          <w:tcPr>
            <w:tcW w:w="705" w:type="dxa"/>
            <w:tcMar/>
          </w:tcPr>
          <w:p w:rsidR="00887C6C" w:rsidP="547F915B" w:rsidRDefault="00AE7CDE" w14:paraId="6B789AE9"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3</w:t>
            </w:r>
          </w:p>
        </w:tc>
        <w:tc>
          <w:tcPr>
            <w:tcW w:w="1330" w:type="dxa"/>
            <w:tcMar/>
          </w:tcPr>
          <w:p w:rsidR="00887C6C" w:rsidP="547F915B" w:rsidRDefault="00AE7CDE" w14:paraId="4702EB2E"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Entregables</w:t>
            </w:r>
          </w:p>
        </w:tc>
        <w:tc>
          <w:tcPr>
            <w:tcW w:w="2735" w:type="dxa"/>
            <w:tcMar/>
          </w:tcPr>
          <w:p w:rsidR="00887C6C" w:rsidP="547F915B" w:rsidRDefault="00AE7CDE" w14:paraId="77BF72FA"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Grabar video de funcionalidades del Incremento 3.</w:t>
            </w:r>
          </w:p>
        </w:tc>
        <w:tc>
          <w:tcPr>
            <w:tcW w:w="1300" w:type="dxa"/>
            <w:tcMar/>
          </w:tcPr>
          <w:p w:rsidR="00887C6C" w:rsidP="547F915B" w:rsidRDefault="00AE7CDE" w14:paraId="2E1E26FC"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Matías Ale</w:t>
            </w:r>
          </w:p>
        </w:tc>
        <w:tc>
          <w:tcPr>
            <w:tcW w:w="520" w:type="dxa"/>
            <w:tcMar/>
          </w:tcPr>
          <w:p w:rsidR="00887C6C" w:rsidP="547F915B" w:rsidRDefault="00AE7CDE" w14:paraId="39A728AC"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2</w:t>
            </w:r>
          </w:p>
        </w:tc>
        <w:tc>
          <w:tcPr>
            <w:tcW w:w="700" w:type="dxa"/>
            <w:tcMar/>
          </w:tcPr>
          <w:p w:rsidR="00887C6C" w:rsidP="547F915B" w:rsidRDefault="00AE7CDE" w14:paraId="52D503B5"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02/10</w:t>
            </w:r>
          </w:p>
        </w:tc>
        <w:tc>
          <w:tcPr>
            <w:tcW w:w="800" w:type="dxa"/>
            <w:tcMar/>
          </w:tcPr>
          <w:p w:rsidR="00887C6C" w:rsidP="547F915B" w:rsidRDefault="00AE7CDE" w14:paraId="00C9D670"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02/10</w:t>
            </w:r>
          </w:p>
        </w:tc>
        <w:tc>
          <w:tcPr>
            <w:tcW w:w="700" w:type="dxa"/>
            <w:tcMar/>
          </w:tcPr>
          <w:p w:rsidR="00887C6C" w:rsidP="547F915B" w:rsidRDefault="00AE7CDE" w14:paraId="499758E4"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Listo</w:t>
            </w:r>
          </w:p>
        </w:tc>
      </w:tr>
      <w:tr w:rsidR="00887C6C" w:rsidTr="547F915B" w14:paraId="4E41CC57" w14:textId="77777777">
        <w:trPr>
          <w:cantSplit/>
          <w:jc w:val="center"/>
        </w:trPr>
        <w:tc>
          <w:tcPr>
            <w:tcW w:w="570" w:type="dxa"/>
            <w:tcMar/>
          </w:tcPr>
          <w:p w:rsidR="00887C6C" w:rsidP="547F915B" w:rsidRDefault="00AE7CDE" w14:paraId="59331F5A"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8.5</w:t>
            </w:r>
          </w:p>
        </w:tc>
        <w:tc>
          <w:tcPr>
            <w:tcW w:w="705" w:type="dxa"/>
            <w:tcMar/>
          </w:tcPr>
          <w:p w:rsidR="00887C6C" w:rsidP="547F915B" w:rsidRDefault="00AE7CDE" w14:paraId="74946470"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3</w:t>
            </w:r>
          </w:p>
        </w:tc>
        <w:tc>
          <w:tcPr>
            <w:tcW w:w="1330" w:type="dxa"/>
            <w:tcMar/>
          </w:tcPr>
          <w:p w:rsidR="00887C6C" w:rsidP="547F915B" w:rsidRDefault="00AE7CDE" w14:paraId="792641EA"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Entregables</w:t>
            </w:r>
          </w:p>
        </w:tc>
        <w:tc>
          <w:tcPr>
            <w:tcW w:w="2735" w:type="dxa"/>
            <w:tcMar/>
          </w:tcPr>
          <w:p w:rsidR="00887C6C" w:rsidP="547F915B" w:rsidRDefault="00AE7CDE" w14:paraId="584CDB41"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Crear PPT del Incremento 3 con alcance, Scrum++ y vistas 4+1.</w:t>
            </w:r>
          </w:p>
        </w:tc>
        <w:tc>
          <w:tcPr>
            <w:tcW w:w="1300" w:type="dxa"/>
            <w:tcMar/>
          </w:tcPr>
          <w:p w:rsidR="00887C6C" w:rsidP="547F915B" w:rsidRDefault="00AE7CDE" w14:paraId="769229F0"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Cristóbal Osorio</w:t>
            </w:r>
          </w:p>
        </w:tc>
        <w:tc>
          <w:tcPr>
            <w:tcW w:w="520" w:type="dxa"/>
            <w:tcMar/>
          </w:tcPr>
          <w:p w:rsidR="00887C6C" w:rsidP="547F915B" w:rsidRDefault="00AE7CDE" w14:paraId="6994D55C"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3</w:t>
            </w:r>
          </w:p>
        </w:tc>
        <w:tc>
          <w:tcPr>
            <w:tcW w:w="700" w:type="dxa"/>
            <w:tcMar/>
          </w:tcPr>
          <w:p w:rsidR="00887C6C" w:rsidP="547F915B" w:rsidRDefault="00AE7CDE" w14:paraId="018234C6"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02/10</w:t>
            </w:r>
          </w:p>
        </w:tc>
        <w:tc>
          <w:tcPr>
            <w:tcW w:w="800" w:type="dxa"/>
            <w:tcMar/>
          </w:tcPr>
          <w:p w:rsidR="00887C6C" w:rsidP="547F915B" w:rsidRDefault="00AE7CDE" w14:paraId="7925BD1F"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03/10</w:t>
            </w:r>
          </w:p>
        </w:tc>
        <w:tc>
          <w:tcPr>
            <w:tcW w:w="700" w:type="dxa"/>
            <w:tcMar/>
          </w:tcPr>
          <w:p w:rsidR="00887C6C" w:rsidP="547F915B" w:rsidRDefault="00AE7CDE" w14:paraId="5EF87642"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Listo</w:t>
            </w:r>
          </w:p>
        </w:tc>
      </w:tr>
      <w:tr w:rsidR="00887C6C" w:rsidTr="547F915B" w14:paraId="63CECC07" w14:textId="77777777">
        <w:trPr>
          <w:cantSplit/>
          <w:jc w:val="center"/>
        </w:trPr>
        <w:tc>
          <w:tcPr>
            <w:tcW w:w="570" w:type="dxa"/>
            <w:tcMar/>
          </w:tcPr>
          <w:p w:rsidR="00887C6C" w:rsidP="547F915B" w:rsidRDefault="00AE7CDE" w14:paraId="3A57B893"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8.6</w:t>
            </w:r>
          </w:p>
        </w:tc>
        <w:tc>
          <w:tcPr>
            <w:tcW w:w="705" w:type="dxa"/>
            <w:tcMar/>
          </w:tcPr>
          <w:p w:rsidR="00887C6C" w:rsidP="547F915B" w:rsidRDefault="00AE7CDE" w14:paraId="5FFD7141"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3</w:t>
            </w:r>
          </w:p>
        </w:tc>
        <w:tc>
          <w:tcPr>
            <w:tcW w:w="1330" w:type="dxa"/>
            <w:tcMar/>
          </w:tcPr>
          <w:p w:rsidR="00887C6C" w:rsidP="547F915B" w:rsidRDefault="00AE7CDE" w14:paraId="728D3C8F"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Entregables</w:t>
            </w:r>
          </w:p>
        </w:tc>
        <w:tc>
          <w:tcPr>
            <w:tcW w:w="2735" w:type="dxa"/>
            <w:tcMar/>
          </w:tcPr>
          <w:p w:rsidR="00887C6C" w:rsidP="547F915B" w:rsidRDefault="00AE7CDE" w14:paraId="65DDD66B"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Empaquetar código, scripts y diagramas en ZIP y verificar compilación.</w:t>
            </w:r>
          </w:p>
        </w:tc>
        <w:tc>
          <w:tcPr>
            <w:tcW w:w="1300" w:type="dxa"/>
            <w:tcMar/>
          </w:tcPr>
          <w:p w:rsidR="00887C6C" w:rsidP="547F915B" w:rsidRDefault="00AE7CDE" w14:paraId="6D947351"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Erick Hernández</w:t>
            </w:r>
          </w:p>
        </w:tc>
        <w:tc>
          <w:tcPr>
            <w:tcW w:w="520" w:type="dxa"/>
            <w:tcMar/>
          </w:tcPr>
          <w:p w:rsidR="00887C6C" w:rsidP="547F915B" w:rsidRDefault="00AE7CDE" w14:paraId="2E32D521"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1</w:t>
            </w:r>
          </w:p>
        </w:tc>
        <w:tc>
          <w:tcPr>
            <w:tcW w:w="700" w:type="dxa"/>
            <w:tcMar/>
          </w:tcPr>
          <w:p w:rsidR="00887C6C" w:rsidP="547F915B" w:rsidRDefault="00AE7CDE" w14:paraId="69A501D0"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04/10</w:t>
            </w:r>
          </w:p>
        </w:tc>
        <w:tc>
          <w:tcPr>
            <w:tcW w:w="800" w:type="dxa"/>
            <w:tcMar/>
          </w:tcPr>
          <w:p w:rsidR="00887C6C" w:rsidP="547F915B" w:rsidRDefault="00AE7CDE" w14:paraId="49D673F1"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04/10</w:t>
            </w:r>
          </w:p>
        </w:tc>
        <w:tc>
          <w:tcPr>
            <w:tcW w:w="700" w:type="dxa"/>
            <w:tcMar/>
          </w:tcPr>
          <w:p w:rsidR="00887C6C" w:rsidP="547F915B" w:rsidRDefault="00AE7CDE" w14:paraId="79C3E8B3"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Listo</w:t>
            </w:r>
          </w:p>
        </w:tc>
      </w:tr>
      <w:tr w:rsidR="00887C6C" w:rsidTr="547F915B" w14:paraId="663B6168" w14:textId="77777777">
        <w:trPr>
          <w:cantSplit/>
          <w:jc w:val="center"/>
        </w:trPr>
        <w:tc>
          <w:tcPr>
            <w:tcW w:w="570" w:type="dxa"/>
            <w:tcMar/>
          </w:tcPr>
          <w:p w:rsidR="00887C6C" w:rsidP="547F915B" w:rsidRDefault="00AE7CDE" w14:paraId="021CCB40"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8.7</w:t>
            </w:r>
          </w:p>
        </w:tc>
        <w:tc>
          <w:tcPr>
            <w:tcW w:w="705" w:type="dxa"/>
            <w:tcMar/>
          </w:tcPr>
          <w:p w:rsidR="00887C6C" w:rsidP="547F915B" w:rsidRDefault="00AE7CDE" w14:paraId="72A4A864"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3</w:t>
            </w:r>
          </w:p>
        </w:tc>
        <w:tc>
          <w:tcPr>
            <w:tcW w:w="1330" w:type="dxa"/>
            <w:tcMar/>
          </w:tcPr>
          <w:p w:rsidR="00887C6C" w:rsidP="547F915B" w:rsidRDefault="00AE7CDE" w14:paraId="5620F15D"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Entregables</w:t>
            </w:r>
          </w:p>
        </w:tc>
        <w:tc>
          <w:tcPr>
            <w:tcW w:w="2735" w:type="dxa"/>
            <w:tcMar/>
          </w:tcPr>
          <w:p w:rsidR="00887C6C" w:rsidP="547F915B" w:rsidRDefault="00AE7CDE" w14:paraId="0B9DC8C1"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Capturar historial de commits de todos los integrantes.</w:t>
            </w:r>
          </w:p>
        </w:tc>
        <w:tc>
          <w:tcPr>
            <w:tcW w:w="1300" w:type="dxa"/>
            <w:tcMar/>
          </w:tcPr>
          <w:p w:rsidR="00887C6C" w:rsidP="547F915B" w:rsidRDefault="00AE7CDE" w14:paraId="212A90BC"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Nicolas López</w:t>
            </w:r>
          </w:p>
        </w:tc>
        <w:tc>
          <w:tcPr>
            <w:tcW w:w="520" w:type="dxa"/>
            <w:tcMar/>
          </w:tcPr>
          <w:p w:rsidR="00887C6C" w:rsidP="547F915B" w:rsidRDefault="00AE7CDE" w14:paraId="0C50080F"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1</w:t>
            </w:r>
          </w:p>
        </w:tc>
        <w:tc>
          <w:tcPr>
            <w:tcW w:w="700" w:type="dxa"/>
            <w:tcMar/>
          </w:tcPr>
          <w:p w:rsidR="00887C6C" w:rsidP="547F915B" w:rsidRDefault="00AE7CDE" w14:paraId="3CD21338"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04/10</w:t>
            </w:r>
          </w:p>
        </w:tc>
        <w:tc>
          <w:tcPr>
            <w:tcW w:w="800" w:type="dxa"/>
            <w:tcMar/>
          </w:tcPr>
          <w:p w:rsidR="00887C6C" w:rsidP="547F915B" w:rsidRDefault="00AE7CDE" w14:paraId="057A2F63"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04/10</w:t>
            </w:r>
          </w:p>
        </w:tc>
        <w:tc>
          <w:tcPr>
            <w:tcW w:w="700" w:type="dxa"/>
            <w:tcMar/>
          </w:tcPr>
          <w:p w:rsidR="00887C6C" w:rsidP="547F915B" w:rsidRDefault="00AE7CDE" w14:paraId="0959280D"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Listo</w:t>
            </w:r>
          </w:p>
        </w:tc>
      </w:tr>
      <w:tr w:rsidR="00887C6C" w:rsidTr="547F915B" w14:paraId="756489B1" w14:textId="77777777">
        <w:trPr>
          <w:cantSplit/>
          <w:jc w:val="center"/>
        </w:trPr>
        <w:tc>
          <w:tcPr>
            <w:tcW w:w="570" w:type="dxa"/>
            <w:tcMar/>
          </w:tcPr>
          <w:p w:rsidR="00887C6C" w:rsidP="547F915B" w:rsidRDefault="00AE7CDE" w14:paraId="23CBA55D"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8.8</w:t>
            </w:r>
          </w:p>
        </w:tc>
        <w:tc>
          <w:tcPr>
            <w:tcW w:w="705" w:type="dxa"/>
            <w:tcMar/>
          </w:tcPr>
          <w:p w:rsidR="00887C6C" w:rsidP="547F915B" w:rsidRDefault="00AE7CDE" w14:paraId="799DC401"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3</w:t>
            </w:r>
          </w:p>
        </w:tc>
        <w:tc>
          <w:tcPr>
            <w:tcW w:w="1330" w:type="dxa"/>
            <w:tcMar/>
          </w:tcPr>
          <w:p w:rsidR="00887C6C" w:rsidP="547F915B" w:rsidRDefault="00AE7CDE" w14:paraId="206777B5"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Entregables</w:t>
            </w:r>
          </w:p>
        </w:tc>
        <w:tc>
          <w:tcPr>
            <w:tcW w:w="2735" w:type="dxa"/>
            <w:tcMar/>
          </w:tcPr>
          <w:p w:rsidR="00887C6C" w:rsidP="547F915B" w:rsidRDefault="00AE7CDE" w14:paraId="547410A3"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Actualizar o validar el documento y video de instalación.</w:t>
            </w:r>
          </w:p>
        </w:tc>
        <w:tc>
          <w:tcPr>
            <w:tcW w:w="1300" w:type="dxa"/>
            <w:tcMar/>
          </w:tcPr>
          <w:p w:rsidR="00887C6C" w:rsidP="547F915B" w:rsidRDefault="00AE7CDE" w14:paraId="2DFCD1CD"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Erick Hernández</w:t>
            </w:r>
          </w:p>
        </w:tc>
        <w:tc>
          <w:tcPr>
            <w:tcW w:w="520" w:type="dxa"/>
            <w:tcMar/>
          </w:tcPr>
          <w:p w:rsidR="00887C6C" w:rsidP="547F915B" w:rsidRDefault="00AE7CDE" w14:paraId="050B3AD0"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1</w:t>
            </w:r>
          </w:p>
        </w:tc>
        <w:tc>
          <w:tcPr>
            <w:tcW w:w="700" w:type="dxa"/>
            <w:tcMar/>
          </w:tcPr>
          <w:p w:rsidR="00887C6C" w:rsidP="547F915B" w:rsidRDefault="00AE7CDE" w14:paraId="6E0277DC"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02/10</w:t>
            </w:r>
          </w:p>
        </w:tc>
        <w:tc>
          <w:tcPr>
            <w:tcW w:w="800" w:type="dxa"/>
            <w:tcMar/>
          </w:tcPr>
          <w:p w:rsidR="00887C6C" w:rsidP="547F915B" w:rsidRDefault="00AE7CDE" w14:paraId="05815702"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02/10</w:t>
            </w:r>
          </w:p>
        </w:tc>
        <w:tc>
          <w:tcPr>
            <w:tcW w:w="700" w:type="dxa"/>
            <w:tcMar/>
          </w:tcPr>
          <w:p w:rsidR="00887C6C" w:rsidP="547F915B" w:rsidRDefault="00AE7CDE" w14:paraId="72216F1B"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Listo</w:t>
            </w:r>
          </w:p>
        </w:tc>
      </w:tr>
      <w:tr w:rsidR="00887C6C" w:rsidTr="547F915B" w14:paraId="18DE2A01" w14:textId="77777777">
        <w:trPr>
          <w:cantSplit/>
          <w:jc w:val="center"/>
        </w:trPr>
        <w:tc>
          <w:tcPr>
            <w:tcW w:w="570" w:type="dxa"/>
            <w:tcMar/>
          </w:tcPr>
          <w:p w:rsidR="00887C6C" w:rsidP="547F915B" w:rsidRDefault="00AE7CDE" w14:paraId="0C7B2FC2"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8.9</w:t>
            </w:r>
          </w:p>
        </w:tc>
        <w:tc>
          <w:tcPr>
            <w:tcW w:w="705" w:type="dxa"/>
            <w:tcMar/>
          </w:tcPr>
          <w:p w:rsidR="00887C6C" w:rsidP="547F915B" w:rsidRDefault="00AE7CDE" w14:paraId="72992129"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3</w:t>
            </w:r>
          </w:p>
        </w:tc>
        <w:tc>
          <w:tcPr>
            <w:tcW w:w="1330" w:type="dxa"/>
            <w:tcMar/>
          </w:tcPr>
          <w:p w:rsidR="00887C6C" w:rsidP="547F915B" w:rsidRDefault="00AE7CDE" w14:paraId="22637227"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Entregables</w:t>
            </w:r>
          </w:p>
        </w:tc>
        <w:tc>
          <w:tcPr>
            <w:tcW w:w="2735" w:type="dxa"/>
            <w:tcMar/>
          </w:tcPr>
          <w:p w:rsidR="00887C6C" w:rsidP="547F915B" w:rsidRDefault="00AE7CDE" w14:paraId="525A3BA1"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Grabar video de presentación y demo del Incremento 3.</w:t>
            </w:r>
          </w:p>
        </w:tc>
        <w:tc>
          <w:tcPr>
            <w:tcW w:w="1300" w:type="dxa"/>
            <w:tcMar/>
          </w:tcPr>
          <w:p w:rsidR="00887C6C" w:rsidP="547F915B" w:rsidRDefault="00AE7CDE" w14:paraId="2DDF8161"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Erick Hernández</w:t>
            </w:r>
          </w:p>
        </w:tc>
        <w:tc>
          <w:tcPr>
            <w:tcW w:w="520" w:type="dxa"/>
            <w:tcMar/>
          </w:tcPr>
          <w:p w:rsidR="00887C6C" w:rsidP="547F915B" w:rsidRDefault="00AE7CDE" w14:paraId="6B965A47"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1</w:t>
            </w:r>
          </w:p>
        </w:tc>
        <w:tc>
          <w:tcPr>
            <w:tcW w:w="700" w:type="dxa"/>
            <w:tcMar/>
          </w:tcPr>
          <w:p w:rsidR="00887C6C" w:rsidP="547F915B" w:rsidRDefault="00AE7CDE" w14:paraId="0A36CA47"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04/10</w:t>
            </w:r>
          </w:p>
        </w:tc>
        <w:tc>
          <w:tcPr>
            <w:tcW w:w="800" w:type="dxa"/>
            <w:tcMar/>
          </w:tcPr>
          <w:p w:rsidR="00887C6C" w:rsidP="547F915B" w:rsidRDefault="00AE7CDE" w14:paraId="108B7775"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04/10</w:t>
            </w:r>
          </w:p>
        </w:tc>
        <w:tc>
          <w:tcPr>
            <w:tcW w:w="700" w:type="dxa"/>
            <w:tcMar/>
          </w:tcPr>
          <w:p w:rsidR="00887C6C" w:rsidP="547F915B" w:rsidRDefault="00AE7CDE" w14:paraId="782189C0"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Listo</w:t>
            </w:r>
          </w:p>
        </w:tc>
      </w:tr>
      <w:tr w:rsidR="00887C6C" w:rsidTr="547F915B" w14:paraId="4E4E18FE" w14:textId="77777777">
        <w:trPr>
          <w:cantSplit/>
          <w:jc w:val="center"/>
        </w:trPr>
        <w:tc>
          <w:tcPr>
            <w:tcW w:w="570" w:type="dxa"/>
            <w:tcMar/>
          </w:tcPr>
          <w:p w:rsidR="00887C6C" w:rsidP="547F915B" w:rsidRDefault="00AE7CDE" w14:paraId="093CC48D"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9.1</w:t>
            </w:r>
          </w:p>
        </w:tc>
        <w:tc>
          <w:tcPr>
            <w:tcW w:w="705" w:type="dxa"/>
            <w:tcMar/>
          </w:tcPr>
          <w:p w:rsidR="00887C6C" w:rsidP="547F915B" w:rsidRDefault="00AE7CDE" w14:paraId="260D9BD4"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3</w:t>
            </w:r>
          </w:p>
        </w:tc>
        <w:tc>
          <w:tcPr>
            <w:tcW w:w="1330" w:type="dxa"/>
            <w:tcMar/>
          </w:tcPr>
          <w:p w:rsidR="00887C6C" w:rsidP="547F915B" w:rsidRDefault="00AE7CDE" w14:paraId="76FBA4BC"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Documentación</w:t>
            </w:r>
          </w:p>
        </w:tc>
        <w:tc>
          <w:tcPr>
            <w:tcW w:w="2735" w:type="dxa"/>
            <w:tcMar/>
          </w:tcPr>
          <w:p w:rsidR="00887C6C" w:rsidP="547F915B" w:rsidRDefault="00AE7CDE" w14:paraId="7CEAA064"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Redactar introducción del Incremento 3.</w:t>
            </w:r>
          </w:p>
        </w:tc>
        <w:tc>
          <w:tcPr>
            <w:tcW w:w="1300" w:type="dxa"/>
            <w:tcMar/>
          </w:tcPr>
          <w:p w:rsidR="00887C6C" w:rsidP="547F915B" w:rsidRDefault="00AE7CDE" w14:paraId="3A516F9E"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Diego Lobos</w:t>
            </w:r>
          </w:p>
        </w:tc>
        <w:tc>
          <w:tcPr>
            <w:tcW w:w="520" w:type="dxa"/>
            <w:tcMar/>
          </w:tcPr>
          <w:p w:rsidR="00887C6C" w:rsidP="547F915B" w:rsidRDefault="00AE7CDE" w14:paraId="511F3AB7"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1</w:t>
            </w:r>
          </w:p>
        </w:tc>
        <w:tc>
          <w:tcPr>
            <w:tcW w:w="700" w:type="dxa"/>
            <w:tcMar/>
          </w:tcPr>
          <w:p w:rsidR="00887C6C" w:rsidP="547F915B" w:rsidRDefault="00AE7CDE" w14:paraId="0B92EA03"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18/09</w:t>
            </w:r>
          </w:p>
        </w:tc>
        <w:tc>
          <w:tcPr>
            <w:tcW w:w="800" w:type="dxa"/>
            <w:tcMar/>
          </w:tcPr>
          <w:p w:rsidR="00887C6C" w:rsidP="547F915B" w:rsidRDefault="00AE7CDE" w14:paraId="537CDE07"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18/09</w:t>
            </w:r>
          </w:p>
        </w:tc>
        <w:tc>
          <w:tcPr>
            <w:tcW w:w="700" w:type="dxa"/>
            <w:tcMar/>
          </w:tcPr>
          <w:p w:rsidR="00887C6C" w:rsidP="547F915B" w:rsidRDefault="00AE7CDE" w14:paraId="75541BD8"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Listo</w:t>
            </w:r>
          </w:p>
        </w:tc>
      </w:tr>
      <w:tr w:rsidR="00887C6C" w:rsidTr="547F915B" w14:paraId="141B5F1E" w14:textId="77777777">
        <w:trPr>
          <w:cantSplit/>
          <w:jc w:val="center"/>
        </w:trPr>
        <w:tc>
          <w:tcPr>
            <w:tcW w:w="570" w:type="dxa"/>
            <w:tcMar/>
          </w:tcPr>
          <w:p w:rsidR="00887C6C" w:rsidP="547F915B" w:rsidRDefault="00AE7CDE" w14:paraId="29A4AA1C"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9.2</w:t>
            </w:r>
          </w:p>
        </w:tc>
        <w:tc>
          <w:tcPr>
            <w:tcW w:w="705" w:type="dxa"/>
            <w:tcMar/>
          </w:tcPr>
          <w:p w:rsidR="00887C6C" w:rsidP="547F915B" w:rsidRDefault="00AE7CDE" w14:paraId="353CA542"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3</w:t>
            </w:r>
          </w:p>
        </w:tc>
        <w:tc>
          <w:tcPr>
            <w:tcW w:w="1330" w:type="dxa"/>
            <w:tcMar/>
          </w:tcPr>
          <w:p w:rsidR="00887C6C" w:rsidP="547F915B" w:rsidRDefault="00AE7CDE" w14:paraId="302F2B5E"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Documentación</w:t>
            </w:r>
          </w:p>
        </w:tc>
        <w:tc>
          <w:tcPr>
            <w:tcW w:w="2735" w:type="dxa"/>
            <w:tcMar/>
          </w:tcPr>
          <w:p w:rsidR="00887C6C" w:rsidP="547F915B" w:rsidRDefault="00AE7CDE" w14:paraId="77754722"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Redactar propuesta de solución e Incremento 3 con RFs/URs y porcentajes.</w:t>
            </w:r>
          </w:p>
        </w:tc>
        <w:tc>
          <w:tcPr>
            <w:tcW w:w="1300" w:type="dxa"/>
            <w:tcMar/>
          </w:tcPr>
          <w:p w:rsidR="00887C6C" w:rsidP="547F915B" w:rsidRDefault="00AE7CDE" w14:paraId="39A8F5DA"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Nicolas López</w:t>
            </w:r>
          </w:p>
        </w:tc>
        <w:tc>
          <w:tcPr>
            <w:tcW w:w="520" w:type="dxa"/>
            <w:tcMar/>
          </w:tcPr>
          <w:p w:rsidR="00887C6C" w:rsidP="547F915B" w:rsidRDefault="00AE7CDE" w14:paraId="39507054"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1</w:t>
            </w:r>
          </w:p>
        </w:tc>
        <w:tc>
          <w:tcPr>
            <w:tcW w:w="700" w:type="dxa"/>
            <w:tcMar/>
          </w:tcPr>
          <w:p w:rsidR="00887C6C" w:rsidP="547F915B" w:rsidRDefault="00AE7CDE" w14:paraId="4F3CBB81"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15/09</w:t>
            </w:r>
          </w:p>
        </w:tc>
        <w:tc>
          <w:tcPr>
            <w:tcW w:w="800" w:type="dxa"/>
            <w:tcMar/>
          </w:tcPr>
          <w:p w:rsidR="00887C6C" w:rsidP="547F915B" w:rsidRDefault="00AE7CDE" w14:paraId="6CC0C20E"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15/09</w:t>
            </w:r>
          </w:p>
        </w:tc>
        <w:tc>
          <w:tcPr>
            <w:tcW w:w="700" w:type="dxa"/>
            <w:tcMar/>
          </w:tcPr>
          <w:p w:rsidR="00887C6C" w:rsidP="547F915B" w:rsidRDefault="00AE7CDE" w14:paraId="1E65A278"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Listo</w:t>
            </w:r>
          </w:p>
        </w:tc>
      </w:tr>
      <w:tr w:rsidR="00887C6C" w:rsidTr="547F915B" w14:paraId="5E9368E8" w14:textId="77777777">
        <w:trPr>
          <w:cantSplit/>
          <w:jc w:val="center"/>
        </w:trPr>
        <w:tc>
          <w:tcPr>
            <w:tcW w:w="570" w:type="dxa"/>
            <w:tcMar/>
          </w:tcPr>
          <w:p w:rsidR="00887C6C" w:rsidP="547F915B" w:rsidRDefault="00AE7CDE" w14:paraId="2CB70498"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9.3</w:t>
            </w:r>
          </w:p>
        </w:tc>
        <w:tc>
          <w:tcPr>
            <w:tcW w:w="705" w:type="dxa"/>
            <w:tcMar/>
          </w:tcPr>
          <w:p w:rsidR="00887C6C" w:rsidP="547F915B" w:rsidRDefault="00AE7CDE" w14:paraId="6687F699"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3</w:t>
            </w:r>
          </w:p>
        </w:tc>
        <w:tc>
          <w:tcPr>
            <w:tcW w:w="1330" w:type="dxa"/>
            <w:tcMar/>
          </w:tcPr>
          <w:p w:rsidR="00887C6C" w:rsidP="547F915B" w:rsidRDefault="00AE7CDE" w14:paraId="6D0D30D3"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Documentación</w:t>
            </w:r>
          </w:p>
        </w:tc>
        <w:tc>
          <w:tcPr>
            <w:tcW w:w="2735" w:type="dxa"/>
            <w:tcMar/>
          </w:tcPr>
          <w:p w:rsidR="00887C6C" w:rsidP="547F915B" w:rsidRDefault="00AE7CDE" w14:paraId="7733EDA8"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Redactar la descripción extendida de los casos de uso del Incremento 3.</w:t>
            </w:r>
          </w:p>
        </w:tc>
        <w:tc>
          <w:tcPr>
            <w:tcW w:w="1300" w:type="dxa"/>
            <w:tcMar/>
          </w:tcPr>
          <w:p w:rsidR="00887C6C" w:rsidP="547F915B" w:rsidRDefault="00AE7CDE" w14:paraId="5130536A"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Diego Lobos</w:t>
            </w:r>
          </w:p>
        </w:tc>
        <w:tc>
          <w:tcPr>
            <w:tcW w:w="520" w:type="dxa"/>
            <w:tcMar/>
          </w:tcPr>
          <w:p w:rsidR="00887C6C" w:rsidP="547F915B" w:rsidRDefault="00AE7CDE" w14:paraId="14128736"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3</w:t>
            </w:r>
          </w:p>
        </w:tc>
        <w:tc>
          <w:tcPr>
            <w:tcW w:w="700" w:type="dxa"/>
            <w:tcMar/>
          </w:tcPr>
          <w:p w:rsidR="00887C6C" w:rsidP="547F915B" w:rsidRDefault="00AE7CDE" w14:paraId="5CF91BD7"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01/10</w:t>
            </w:r>
          </w:p>
        </w:tc>
        <w:tc>
          <w:tcPr>
            <w:tcW w:w="800" w:type="dxa"/>
            <w:tcMar/>
          </w:tcPr>
          <w:p w:rsidR="00887C6C" w:rsidP="547F915B" w:rsidRDefault="00AE7CDE" w14:paraId="7F563499"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03/10</w:t>
            </w:r>
          </w:p>
        </w:tc>
        <w:tc>
          <w:tcPr>
            <w:tcW w:w="700" w:type="dxa"/>
            <w:tcMar/>
          </w:tcPr>
          <w:p w:rsidR="00887C6C" w:rsidP="547F915B" w:rsidRDefault="00AE7CDE" w14:paraId="2F6038E9"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Listo</w:t>
            </w:r>
          </w:p>
        </w:tc>
      </w:tr>
      <w:tr w:rsidR="00887C6C" w:rsidTr="547F915B" w14:paraId="07A4C2A5" w14:textId="77777777">
        <w:trPr>
          <w:cantSplit/>
          <w:jc w:val="center"/>
        </w:trPr>
        <w:tc>
          <w:tcPr>
            <w:tcW w:w="570" w:type="dxa"/>
            <w:tcMar/>
          </w:tcPr>
          <w:p w:rsidR="00887C6C" w:rsidP="547F915B" w:rsidRDefault="00AE7CDE" w14:paraId="559A3CAD"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9.4</w:t>
            </w:r>
          </w:p>
        </w:tc>
        <w:tc>
          <w:tcPr>
            <w:tcW w:w="705" w:type="dxa"/>
            <w:tcMar/>
          </w:tcPr>
          <w:p w:rsidR="00887C6C" w:rsidP="547F915B" w:rsidRDefault="00AE7CDE" w14:paraId="0162E6F3"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3</w:t>
            </w:r>
          </w:p>
        </w:tc>
        <w:tc>
          <w:tcPr>
            <w:tcW w:w="1330" w:type="dxa"/>
            <w:tcMar/>
          </w:tcPr>
          <w:p w:rsidR="00887C6C" w:rsidP="547F915B" w:rsidRDefault="00AE7CDE" w14:paraId="0C853007"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Documentación</w:t>
            </w:r>
          </w:p>
        </w:tc>
        <w:tc>
          <w:tcPr>
            <w:tcW w:w="2735" w:type="dxa"/>
            <w:tcMar/>
          </w:tcPr>
          <w:p w:rsidR="00887C6C" w:rsidP="547F915B" w:rsidRDefault="00AE7CDE" w14:paraId="64E9E06D"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Consolidar resumen acumulado de los Incrementos 1 y 2.</w:t>
            </w:r>
          </w:p>
        </w:tc>
        <w:tc>
          <w:tcPr>
            <w:tcW w:w="1300" w:type="dxa"/>
            <w:tcMar/>
          </w:tcPr>
          <w:p w:rsidR="00887C6C" w:rsidP="547F915B" w:rsidRDefault="00AE7CDE" w14:paraId="5CA3F2EF"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Nicolas López</w:t>
            </w:r>
          </w:p>
        </w:tc>
        <w:tc>
          <w:tcPr>
            <w:tcW w:w="520" w:type="dxa"/>
            <w:tcMar/>
          </w:tcPr>
          <w:p w:rsidR="00887C6C" w:rsidP="547F915B" w:rsidRDefault="00AE7CDE" w14:paraId="18B4C29E"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2</w:t>
            </w:r>
          </w:p>
        </w:tc>
        <w:tc>
          <w:tcPr>
            <w:tcW w:w="700" w:type="dxa"/>
            <w:tcMar/>
          </w:tcPr>
          <w:p w:rsidR="00887C6C" w:rsidP="547F915B" w:rsidRDefault="00AE7CDE" w14:paraId="6CFCE149"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30/09</w:t>
            </w:r>
          </w:p>
        </w:tc>
        <w:tc>
          <w:tcPr>
            <w:tcW w:w="800" w:type="dxa"/>
            <w:tcMar/>
          </w:tcPr>
          <w:p w:rsidR="00887C6C" w:rsidP="547F915B" w:rsidRDefault="00AE7CDE" w14:paraId="6B3D2ACE"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01/10</w:t>
            </w:r>
          </w:p>
        </w:tc>
        <w:tc>
          <w:tcPr>
            <w:tcW w:w="700" w:type="dxa"/>
            <w:tcMar/>
          </w:tcPr>
          <w:p w:rsidR="00887C6C" w:rsidP="547F915B" w:rsidRDefault="00AE7CDE" w14:paraId="482FED56"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Listo</w:t>
            </w:r>
          </w:p>
        </w:tc>
      </w:tr>
      <w:tr w:rsidR="00887C6C" w:rsidTr="547F915B" w14:paraId="230884B8" w14:textId="77777777">
        <w:trPr>
          <w:cantSplit/>
          <w:jc w:val="center"/>
        </w:trPr>
        <w:tc>
          <w:tcPr>
            <w:tcW w:w="570" w:type="dxa"/>
            <w:tcMar/>
          </w:tcPr>
          <w:p w:rsidR="00887C6C" w:rsidP="547F915B" w:rsidRDefault="00AE7CDE" w14:paraId="02FFD8C0"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9.5</w:t>
            </w:r>
          </w:p>
        </w:tc>
        <w:tc>
          <w:tcPr>
            <w:tcW w:w="705" w:type="dxa"/>
            <w:tcMar/>
          </w:tcPr>
          <w:p w:rsidR="00887C6C" w:rsidP="547F915B" w:rsidRDefault="00AE7CDE" w14:paraId="1C7FE038"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3</w:t>
            </w:r>
          </w:p>
        </w:tc>
        <w:tc>
          <w:tcPr>
            <w:tcW w:w="1330" w:type="dxa"/>
            <w:tcMar/>
          </w:tcPr>
          <w:p w:rsidR="00887C6C" w:rsidP="547F915B" w:rsidRDefault="00AE7CDE" w14:paraId="6B68957C"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Documentación</w:t>
            </w:r>
          </w:p>
        </w:tc>
        <w:tc>
          <w:tcPr>
            <w:tcW w:w="2735" w:type="dxa"/>
            <w:tcMar/>
          </w:tcPr>
          <w:p w:rsidR="00887C6C" w:rsidP="547F915B" w:rsidRDefault="00AE7CDE" w14:paraId="1E6DB6B5"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Verificar checklist final y archivos en Drive.</w:t>
            </w:r>
          </w:p>
        </w:tc>
        <w:tc>
          <w:tcPr>
            <w:tcW w:w="1300" w:type="dxa"/>
            <w:tcMar/>
          </w:tcPr>
          <w:p w:rsidR="00887C6C" w:rsidP="547F915B" w:rsidRDefault="00AE7CDE" w14:paraId="5282D455"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Erick Hernández</w:t>
            </w:r>
          </w:p>
        </w:tc>
        <w:tc>
          <w:tcPr>
            <w:tcW w:w="520" w:type="dxa"/>
            <w:tcMar/>
          </w:tcPr>
          <w:p w:rsidR="00887C6C" w:rsidP="547F915B" w:rsidRDefault="00AE7CDE" w14:paraId="0295336A"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1</w:t>
            </w:r>
          </w:p>
        </w:tc>
        <w:tc>
          <w:tcPr>
            <w:tcW w:w="700" w:type="dxa"/>
            <w:tcMar/>
          </w:tcPr>
          <w:p w:rsidR="00887C6C" w:rsidP="547F915B" w:rsidRDefault="00AE7CDE" w14:paraId="11865128"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02/10</w:t>
            </w:r>
          </w:p>
        </w:tc>
        <w:tc>
          <w:tcPr>
            <w:tcW w:w="800" w:type="dxa"/>
            <w:tcMar/>
          </w:tcPr>
          <w:p w:rsidR="00887C6C" w:rsidP="547F915B" w:rsidRDefault="00AE7CDE" w14:paraId="23C4BA1F"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03/10</w:t>
            </w:r>
          </w:p>
        </w:tc>
        <w:tc>
          <w:tcPr>
            <w:tcW w:w="700" w:type="dxa"/>
            <w:tcMar/>
          </w:tcPr>
          <w:p w:rsidR="00887C6C" w:rsidP="547F915B" w:rsidRDefault="00AE7CDE" w14:paraId="1529B36C"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Listo</w:t>
            </w:r>
          </w:p>
        </w:tc>
      </w:tr>
      <w:tr w:rsidR="00887C6C" w:rsidTr="547F915B" w14:paraId="75EC9378" w14:textId="77777777">
        <w:trPr>
          <w:cantSplit/>
          <w:jc w:val="center"/>
        </w:trPr>
        <w:tc>
          <w:tcPr>
            <w:tcW w:w="570" w:type="dxa"/>
            <w:tcMar/>
          </w:tcPr>
          <w:p w:rsidR="00887C6C" w:rsidP="547F915B" w:rsidRDefault="00AE7CDE" w14:paraId="7C166217"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9.6</w:t>
            </w:r>
          </w:p>
        </w:tc>
        <w:tc>
          <w:tcPr>
            <w:tcW w:w="705" w:type="dxa"/>
            <w:tcMar/>
          </w:tcPr>
          <w:p w:rsidR="00887C6C" w:rsidP="547F915B" w:rsidRDefault="00AE7CDE" w14:paraId="19F0C8C1"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3</w:t>
            </w:r>
          </w:p>
        </w:tc>
        <w:tc>
          <w:tcPr>
            <w:tcW w:w="1330" w:type="dxa"/>
            <w:tcMar/>
          </w:tcPr>
          <w:p w:rsidR="00887C6C" w:rsidP="547F915B" w:rsidRDefault="00AE7CDE" w14:paraId="4F38D551"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Documentación</w:t>
            </w:r>
          </w:p>
        </w:tc>
        <w:tc>
          <w:tcPr>
            <w:tcW w:w="2735" w:type="dxa"/>
            <w:tcMar/>
          </w:tcPr>
          <w:p w:rsidR="00887C6C" w:rsidP="547F915B" w:rsidRDefault="00AE7CDE" w14:paraId="0B4FF4D0"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Enviar correo al profesor con el enlace de Drive y permisos verificados.</w:t>
            </w:r>
          </w:p>
        </w:tc>
        <w:tc>
          <w:tcPr>
            <w:tcW w:w="1300" w:type="dxa"/>
            <w:tcMar/>
          </w:tcPr>
          <w:p w:rsidR="00887C6C" w:rsidP="547F915B" w:rsidRDefault="00AE7CDE" w14:paraId="4881C54F"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Cristóbal Osorio</w:t>
            </w:r>
          </w:p>
        </w:tc>
        <w:tc>
          <w:tcPr>
            <w:tcW w:w="520" w:type="dxa"/>
            <w:tcMar/>
          </w:tcPr>
          <w:p w:rsidR="00887C6C" w:rsidP="547F915B" w:rsidRDefault="00AE7CDE" w14:paraId="091FBB55"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0,5</w:t>
            </w:r>
          </w:p>
        </w:tc>
        <w:tc>
          <w:tcPr>
            <w:tcW w:w="700" w:type="dxa"/>
            <w:tcMar/>
          </w:tcPr>
          <w:p w:rsidR="00887C6C" w:rsidP="547F915B" w:rsidRDefault="00AE7CDE" w14:paraId="5D9DA166"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04/10</w:t>
            </w:r>
          </w:p>
        </w:tc>
        <w:tc>
          <w:tcPr>
            <w:tcW w:w="800" w:type="dxa"/>
            <w:tcMar/>
          </w:tcPr>
          <w:p w:rsidR="00887C6C" w:rsidP="547F915B" w:rsidRDefault="00AE7CDE" w14:paraId="3FC5D769"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04/10</w:t>
            </w:r>
          </w:p>
        </w:tc>
        <w:tc>
          <w:tcPr>
            <w:tcW w:w="700" w:type="dxa"/>
            <w:tcMar/>
          </w:tcPr>
          <w:p w:rsidR="00887C6C" w:rsidP="547F915B" w:rsidRDefault="00AE7CDE" w14:paraId="61D597FE"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Listo</w:t>
            </w:r>
          </w:p>
        </w:tc>
      </w:tr>
    </w:tbl>
    <w:p w:rsidR="00887C6C" w:rsidRDefault="00AE7CDE" w14:paraId="2C96FA8D" w14:textId="77777777">
      <w:pPr>
        <w:spacing w:before="60" w:after="240" w:line="240" w:lineRule="auto"/>
        <w:jc w:val="center"/>
      </w:pPr>
      <w:r>
        <w:rPr>
          <w:rFonts w:ascii="Arial" w:hAnsi="Arial" w:eastAsia="Arial" w:cs="Arial"/>
          <w:i/>
          <w:iCs/>
          <w:sz w:val="18"/>
          <w:szCs w:val="18"/>
        </w:rPr>
        <w:t>Fuente: Elaborado por el equipo de proyecto a partir de la planilla de organización del trabajo del Incremento 3.</w:t>
      </w:r>
    </w:p>
    <w:p w:rsidR="00887C6C" w:rsidRDefault="00AE7CDE" w14:paraId="76224773" w14:textId="77777777">
      <w:pPr>
        <w:keepNext/>
        <w:spacing w:before="240" w:after="200" w:line="276" w:lineRule="auto"/>
        <w:outlineLvl w:val="1"/>
      </w:pPr>
      <w:r>
        <w:rPr>
          <w:rFonts w:ascii="Arial" w:hAnsi="Arial" w:eastAsia="Arial" w:cs="Arial"/>
          <w:b/>
          <w:bCs/>
          <w:sz w:val="28"/>
          <w:szCs w:val="28"/>
        </w:rPr>
        <w:t>3.2 Sprint Backlog Incremento 3</w:t>
      </w:r>
    </w:p>
    <w:p w:rsidR="00887C6C" w:rsidRDefault="00AE7CDE" w14:paraId="055DD2FC" w14:textId="77777777">
      <w:pPr>
        <w:spacing w:line="360" w:lineRule="auto"/>
        <w:jc w:val="both"/>
      </w:pPr>
      <w:r>
        <w:rPr>
          <w:rFonts w:ascii="Arial" w:hAnsi="Arial" w:eastAsia="Arial" w:cs="Arial"/>
        </w:rPr>
        <w:t>El Sprint Backlog agrupa las 47 tareas del incremento en nueve categorías, con un total de 110,5 HH estimadas distribuidas entre los siete integrantes. La Tabla 3.2 resume, por categoría, la cantidad de tareas, las horas estimadas y el responsable principal, entendido como el integrante con mayor carga de horas en esa categoría.</w:t>
      </w:r>
    </w:p>
    <w:p w:rsidR="00887C6C" w:rsidRDefault="00AE7CDE" w14:paraId="52E3A1FD" w14:textId="77777777">
      <w:pPr>
        <w:pStyle w:val="LeyendaTabla"/>
        <w:keepNext/>
        <w:spacing w:before="240"/>
      </w:pPr>
      <w:r>
        <w:t>Tabla 3.2: “Sprint Backlog del Incremento 3 por categoría”.</w:t>
      </w:r>
    </w:p>
    <w:tbl>
      <w:tblPr>
        <w:tblW w:w="936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80" w:type="dxa"/>
          <w:right w:w="80" w:type="dxa"/>
        </w:tblCellMar>
        <w:tblLook w:val="04A0" w:firstRow="1" w:lastRow="0" w:firstColumn="1" w:lastColumn="0" w:noHBand="0" w:noVBand="1"/>
      </w:tblPr>
      <w:tblGrid>
        <w:gridCol w:w="2900"/>
        <w:gridCol w:w="1300"/>
        <w:gridCol w:w="1700"/>
        <w:gridCol w:w="3460"/>
      </w:tblGrid>
      <w:tr w:rsidR="00887C6C" w:rsidTr="547F915B" w14:paraId="1E62554B" w14:textId="77777777">
        <w:trPr>
          <w:cantSplit/>
          <w:tblHeader/>
          <w:jc w:val="center"/>
        </w:trPr>
        <w:tc>
          <w:tcPr>
            <w:tcW w:w="2900" w:type="dxa"/>
            <w:tcMar/>
            <w:vAlign w:val="center"/>
          </w:tcPr>
          <w:p w:rsidR="00887C6C" w:rsidP="547F915B" w:rsidRDefault="00AE7CDE" w14:paraId="5175635E" w14:textId="77777777">
            <w:pPr>
              <w:keepNext w:val="1"/>
              <w:spacing w:before="20" w:after="20" w:line="240" w:lineRule="auto"/>
              <w:jc w:val="center"/>
              <w:rPr>
                <w:rFonts w:ascii="Arial" w:hAnsi="Arial" w:eastAsia="Arial" w:cs="Arial"/>
                <w:b w:val="1"/>
                <w:bCs w:val="1"/>
                <w:sz w:val="20"/>
                <w:szCs w:val="20"/>
              </w:rPr>
            </w:pPr>
            <w:r w:rsidRPr="547F915B" w:rsidR="61AF1559">
              <w:rPr>
                <w:rFonts w:ascii="Arial" w:hAnsi="Arial" w:eastAsia="Arial" w:cs="Arial"/>
                <w:b w:val="1"/>
                <w:bCs w:val="1"/>
                <w:sz w:val="20"/>
                <w:szCs w:val="20"/>
              </w:rPr>
              <w:t>Categoría</w:t>
            </w:r>
          </w:p>
        </w:tc>
        <w:tc>
          <w:tcPr>
            <w:tcW w:w="1300" w:type="dxa"/>
            <w:tcMar/>
            <w:vAlign w:val="center"/>
          </w:tcPr>
          <w:p w:rsidR="00887C6C" w:rsidP="547F915B" w:rsidRDefault="00AE7CDE" w14:paraId="06F7121B" w14:textId="77777777">
            <w:pPr>
              <w:keepNext w:val="1"/>
              <w:spacing w:before="20" w:after="20" w:line="240" w:lineRule="auto"/>
              <w:jc w:val="center"/>
              <w:rPr>
                <w:rFonts w:ascii="Arial" w:hAnsi="Arial" w:eastAsia="Arial" w:cs="Arial"/>
                <w:b w:val="1"/>
                <w:bCs w:val="1"/>
                <w:sz w:val="20"/>
                <w:szCs w:val="20"/>
              </w:rPr>
            </w:pPr>
            <w:r w:rsidRPr="547F915B" w:rsidR="61AF1559">
              <w:rPr>
                <w:rFonts w:ascii="Arial" w:hAnsi="Arial" w:eastAsia="Arial" w:cs="Arial"/>
                <w:b w:val="1"/>
                <w:bCs w:val="1"/>
                <w:sz w:val="20"/>
                <w:szCs w:val="20"/>
              </w:rPr>
              <w:t>N° Tareas</w:t>
            </w:r>
          </w:p>
        </w:tc>
        <w:tc>
          <w:tcPr>
            <w:tcW w:w="1700" w:type="dxa"/>
            <w:tcMar/>
            <w:vAlign w:val="center"/>
          </w:tcPr>
          <w:p w:rsidR="00887C6C" w:rsidP="547F915B" w:rsidRDefault="00AE7CDE" w14:paraId="0D2BC685" w14:textId="77777777">
            <w:pPr>
              <w:keepNext w:val="1"/>
              <w:spacing w:before="20" w:after="20" w:line="240" w:lineRule="auto"/>
              <w:jc w:val="center"/>
              <w:rPr>
                <w:rFonts w:ascii="Arial" w:hAnsi="Arial" w:eastAsia="Arial" w:cs="Arial"/>
                <w:b w:val="1"/>
                <w:bCs w:val="1"/>
                <w:sz w:val="20"/>
                <w:szCs w:val="20"/>
              </w:rPr>
            </w:pPr>
            <w:r w:rsidRPr="547F915B" w:rsidR="61AF1559">
              <w:rPr>
                <w:rFonts w:ascii="Arial" w:hAnsi="Arial" w:eastAsia="Arial" w:cs="Arial"/>
                <w:b w:val="1"/>
                <w:bCs w:val="1"/>
                <w:sz w:val="20"/>
                <w:szCs w:val="20"/>
              </w:rPr>
              <w:t>HH Estimadas</w:t>
            </w:r>
          </w:p>
        </w:tc>
        <w:tc>
          <w:tcPr>
            <w:tcW w:w="3460" w:type="dxa"/>
            <w:tcMar/>
            <w:vAlign w:val="center"/>
          </w:tcPr>
          <w:p w:rsidR="00887C6C" w:rsidP="547F915B" w:rsidRDefault="00AE7CDE" w14:paraId="46F5F602" w14:textId="77777777">
            <w:pPr>
              <w:keepNext w:val="1"/>
              <w:spacing w:before="20" w:after="20" w:line="240" w:lineRule="auto"/>
              <w:jc w:val="center"/>
              <w:rPr>
                <w:rFonts w:ascii="Arial" w:hAnsi="Arial" w:eastAsia="Arial" w:cs="Arial"/>
                <w:b w:val="1"/>
                <w:bCs w:val="1"/>
                <w:sz w:val="20"/>
                <w:szCs w:val="20"/>
              </w:rPr>
            </w:pPr>
            <w:r w:rsidRPr="547F915B" w:rsidR="61AF1559">
              <w:rPr>
                <w:rFonts w:ascii="Arial" w:hAnsi="Arial" w:eastAsia="Arial" w:cs="Arial"/>
                <w:b w:val="1"/>
                <w:bCs w:val="1"/>
                <w:sz w:val="20"/>
                <w:szCs w:val="20"/>
              </w:rPr>
              <w:t>Responsable principal</w:t>
            </w:r>
          </w:p>
        </w:tc>
      </w:tr>
      <w:tr w:rsidR="00887C6C" w:rsidTr="547F915B" w14:paraId="7A2E1A58" w14:textId="77777777">
        <w:trPr>
          <w:cantSplit/>
          <w:jc w:val="center"/>
        </w:trPr>
        <w:tc>
          <w:tcPr>
            <w:tcW w:w="2900" w:type="dxa"/>
            <w:tcMar/>
          </w:tcPr>
          <w:p w:rsidR="00887C6C" w:rsidP="547F915B" w:rsidRDefault="00AE7CDE" w14:paraId="1024A2A2"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Retroalimentación Inc. 2</w:t>
            </w:r>
          </w:p>
        </w:tc>
        <w:tc>
          <w:tcPr>
            <w:tcW w:w="1300" w:type="dxa"/>
            <w:tcMar/>
          </w:tcPr>
          <w:p w:rsidR="00887C6C" w:rsidP="547F915B" w:rsidRDefault="00AE7CDE" w14:paraId="6DEB9483" w14:textId="77777777">
            <w:pPr>
              <w:keepNext w:val="1"/>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2</w:t>
            </w:r>
          </w:p>
        </w:tc>
        <w:tc>
          <w:tcPr>
            <w:tcW w:w="1700" w:type="dxa"/>
            <w:tcMar/>
          </w:tcPr>
          <w:p w:rsidR="00887C6C" w:rsidP="547F915B" w:rsidRDefault="00AE7CDE" w14:paraId="661BB50B" w14:textId="77777777">
            <w:pPr>
              <w:keepNext w:val="1"/>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3,0</w:t>
            </w:r>
          </w:p>
        </w:tc>
        <w:tc>
          <w:tcPr>
            <w:tcW w:w="3460" w:type="dxa"/>
            <w:tcMar/>
          </w:tcPr>
          <w:p w:rsidR="00887C6C" w:rsidP="547F915B" w:rsidRDefault="00AE7CDE" w14:paraId="3B4D1B6B"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Cristóbal Osorio</w:t>
            </w:r>
          </w:p>
        </w:tc>
      </w:tr>
      <w:tr w:rsidR="00887C6C" w:rsidTr="547F915B" w14:paraId="4817E5DA" w14:textId="77777777">
        <w:trPr>
          <w:cantSplit/>
          <w:jc w:val="center"/>
        </w:trPr>
        <w:tc>
          <w:tcPr>
            <w:tcW w:w="2900" w:type="dxa"/>
            <w:tcMar/>
          </w:tcPr>
          <w:p w:rsidR="00887C6C" w:rsidP="547F915B" w:rsidRDefault="00AE7CDE" w14:paraId="5FD1D45D"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Modelo</w:t>
            </w:r>
          </w:p>
        </w:tc>
        <w:tc>
          <w:tcPr>
            <w:tcW w:w="1300" w:type="dxa"/>
            <w:tcMar/>
          </w:tcPr>
          <w:p w:rsidR="00887C6C" w:rsidP="547F915B" w:rsidRDefault="00AE7CDE" w14:paraId="1946A7AE" w14:textId="77777777">
            <w:pPr>
              <w:keepNext w:val="1"/>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6</w:t>
            </w:r>
          </w:p>
        </w:tc>
        <w:tc>
          <w:tcPr>
            <w:tcW w:w="1700" w:type="dxa"/>
            <w:tcMar/>
          </w:tcPr>
          <w:p w:rsidR="00887C6C" w:rsidP="547F915B" w:rsidRDefault="00AE7CDE" w14:paraId="00A9D009" w14:textId="77777777">
            <w:pPr>
              <w:keepNext w:val="1"/>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24,0</w:t>
            </w:r>
          </w:p>
        </w:tc>
        <w:tc>
          <w:tcPr>
            <w:tcW w:w="3460" w:type="dxa"/>
            <w:tcMar/>
          </w:tcPr>
          <w:p w:rsidR="00887C6C" w:rsidP="547F915B" w:rsidRDefault="00AE7CDE" w14:paraId="7C5EC032"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Felipe Salas y Nicolas López</w:t>
            </w:r>
          </w:p>
        </w:tc>
      </w:tr>
      <w:tr w:rsidR="00887C6C" w:rsidTr="547F915B" w14:paraId="11BD3317" w14:textId="77777777">
        <w:trPr>
          <w:cantSplit/>
          <w:jc w:val="center"/>
        </w:trPr>
        <w:tc>
          <w:tcPr>
            <w:tcW w:w="2900" w:type="dxa"/>
            <w:tcMar/>
          </w:tcPr>
          <w:p w:rsidR="00887C6C" w:rsidP="547F915B" w:rsidRDefault="00AE7CDE" w14:paraId="34BB8AFB"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Vista</w:t>
            </w:r>
          </w:p>
        </w:tc>
        <w:tc>
          <w:tcPr>
            <w:tcW w:w="1300" w:type="dxa"/>
            <w:tcMar/>
          </w:tcPr>
          <w:p w:rsidR="00887C6C" w:rsidP="547F915B" w:rsidRDefault="00AE7CDE" w14:paraId="7CD048C6" w14:textId="77777777">
            <w:pPr>
              <w:keepNext w:val="1"/>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4</w:t>
            </w:r>
          </w:p>
        </w:tc>
        <w:tc>
          <w:tcPr>
            <w:tcW w:w="1700" w:type="dxa"/>
            <w:tcMar/>
          </w:tcPr>
          <w:p w:rsidR="00887C6C" w:rsidP="547F915B" w:rsidRDefault="00AE7CDE" w14:paraId="367F88D8" w14:textId="77777777">
            <w:pPr>
              <w:keepNext w:val="1"/>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12,0</w:t>
            </w:r>
          </w:p>
        </w:tc>
        <w:tc>
          <w:tcPr>
            <w:tcW w:w="3460" w:type="dxa"/>
            <w:tcMar/>
          </w:tcPr>
          <w:p w:rsidR="00887C6C" w:rsidP="547F915B" w:rsidRDefault="00AE7CDE" w14:paraId="137D6A83"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Felipe Salas</w:t>
            </w:r>
          </w:p>
        </w:tc>
      </w:tr>
      <w:tr w:rsidR="00887C6C" w:rsidTr="547F915B" w14:paraId="726EC4F4" w14:textId="77777777">
        <w:trPr>
          <w:cantSplit/>
          <w:jc w:val="center"/>
        </w:trPr>
        <w:tc>
          <w:tcPr>
            <w:tcW w:w="2900" w:type="dxa"/>
            <w:tcMar/>
          </w:tcPr>
          <w:p w:rsidR="00887C6C" w:rsidP="547F915B" w:rsidRDefault="00AE7CDE" w14:paraId="1F5460AF"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Controlador</w:t>
            </w:r>
          </w:p>
        </w:tc>
        <w:tc>
          <w:tcPr>
            <w:tcW w:w="1300" w:type="dxa"/>
            <w:tcMar/>
          </w:tcPr>
          <w:p w:rsidR="00887C6C" w:rsidP="547F915B" w:rsidRDefault="00AE7CDE" w14:paraId="2A108F41" w14:textId="77777777">
            <w:pPr>
              <w:keepNext w:val="1"/>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4</w:t>
            </w:r>
          </w:p>
        </w:tc>
        <w:tc>
          <w:tcPr>
            <w:tcW w:w="1700" w:type="dxa"/>
            <w:tcMar/>
          </w:tcPr>
          <w:p w:rsidR="00887C6C" w:rsidP="547F915B" w:rsidRDefault="00AE7CDE" w14:paraId="75C7853D" w14:textId="77777777">
            <w:pPr>
              <w:keepNext w:val="1"/>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9,0</w:t>
            </w:r>
          </w:p>
        </w:tc>
        <w:tc>
          <w:tcPr>
            <w:tcW w:w="3460" w:type="dxa"/>
            <w:tcMar/>
          </w:tcPr>
          <w:p w:rsidR="00887C6C" w:rsidP="547F915B" w:rsidRDefault="00AE7CDE" w14:paraId="7BE2AC09"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Felipe Salas</w:t>
            </w:r>
          </w:p>
        </w:tc>
      </w:tr>
      <w:tr w:rsidR="00887C6C" w:rsidTr="547F915B" w14:paraId="7204D16B" w14:textId="77777777">
        <w:trPr>
          <w:cantSplit/>
          <w:jc w:val="center"/>
        </w:trPr>
        <w:tc>
          <w:tcPr>
            <w:tcW w:w="2900" w:type="dxa"/>
            <w:tcMar/>
          </w:tcPr>
          <w:p w:rsidR="00887C6C" w:rsidP="547F915B" w:rsidRDefault="00AE7CDE" w14:paraId="3AF3DD53"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Diagramas 4+1</w:t>
            </w:r>
          </w:p>
        </w:tc>
        <w:tc>
          <w:tcPr>
            <w:tcW w:w="1300" w:type="dxa"/>
            <w:tcMar/>
          </w:tcPr>
          <w:p w:rsidR="00887C6C" w:rsidP="547F915B" w:rsidRDefault="00AE7CDE" w14:paraId="6DDB914C" w14:textId="77777777">
            <w:pPr>
              <w:keepNext w:val="1"/>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6</w:t>
            </w:r>
          </w:p>
        </w:tc>
        <w:tc>
          <w:tcPr>
            <w:tcW w:w="1700" w:type="dxa"/>
            <w:tcMar/>
          </w:tcPr>
          <w:p w:rsidR="00887C6C" w:rsidP="547F915B" w:rsidRDefault="00AE7CDE" w14:paraId="7B01C339" w14:textId="77777777">
            <w:pPr>
              <w:keepNext w:val="1"/>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13,0</w:t>
            </w:r>
          </w:p>
        </w:tc>
        <w:tc>
          <w:tcPr>
            <w:tcW w:w="3460" w:type="dxa"/>
            <w:tcMar/>
          </w:tcPr>
          <w:p w:rsidR="00887C6C" w:rsidP="547F915B" w:rsidRDefault="00AE7CDE" w14:paraId="1B04590B"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Fabián Gómez</w:t>
            </w:r>
          </w:p>
        </w:tc>
      </w:tr>
      <w:tr w:rsidR="00887C6C" w:rsidTr="547F915B" w14:paraId="2B25F558" w14:textId="77777777">
        <w:trPr>
          <w:cantSplit/>
          <w:jc w:val="center"/>
        </w:trPr>
        <w:tc>
          <w:tcPr>
            <w:tcW w:w="2900" w:type="dxa"/>
            <w:tcMar/>
          </w:tcPr>
          <w:p w:rsidR="00887C6C" w:rsidP="547F915B" w:rsidRDefault="00AE7CDE" w14:paraId="4784E693"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Scrum++</w:t>
            </w:r>
          </w:p>
        </w:tc>
        <w:tc>
          <w:tcPr>
            <w:tcW w:w="1300" w:type="dxa"/>
            <w:tcMar/>
          </w:tcPr>
          <w:p w:rsidR="00887C6C" w:rsidP="547F915B" w:rsidRDefault="00AE7CDE" w14:paraId="44240AAE" w14:textId="77777777">
            <w:pPr>
              <w:keepNext w:val="1"/>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5</w:t>
            </w:r>
          </w:p>
        </w:tc>
        <w:tc>
          <w:tcPr>
            <w:tcW w:w="1700" w:type="dxa"/>
            <w:tcMar/>
          </w:tcPr>
          <w:p w:rsidR="00887C6C" w:rsidP="547F915B" w:rsidRDefault="00AE7CDE" w14:paraId="0523F42E" w14:textId="77777777">
            <w:pPr>
              <w:keepNext w:val="1"/>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10,0</w:t>
            </w:r>
          </w:p>
        </w:tc>
        <w:tc>
          <w:tcPr>
            <w:tcW w:w="3460" w:type="dxa"/>
            <w:tcMar/>
          </w:tcPr>
          <w:p w:rsidR="00887C6C" w:rsidP="547F915B" w:rsidRDefault="00AE7CDE" w14:paraId="04F4C593"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Diego Lobos</w:t>
            </w:r>
          </w:p>
        </w:tc>
      </w:tr>
      <w:tr w:rsidR="00887C6C" w:rsidTr="547F915B" w14:paraId="13D43E26" w14:textId="77777777">
        <w:trPr>
          <w:cantSplit/>
          <w:jc w:val="center"/>
        </w:trPr>
        <w:tc>
          <w:tcPr>
            <w:tcW w:w="2900" w:type="dxa"/>
            <w:tcMar/>
          </w:tcPr>
          <w:p w:rsidR="00887C6C" w:rsidP="547F915B" w:rsidRDefault="00AE7CDE" w14:paraId="6F9C8D50"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Pruebas</w:t>
            </w:r>
          </w:p>
        </w:tc>
        <w:tc>
          <w:tcPr>
            <w:tcW w:w="1300" w:type="dxa"/>
            <w:tcMar/>
          </w:tcPr>
          <w:p w:rsidR="00887C6C" w:rsidP="547F915B" w:rsidRDefault="00AE7CDE" w14:paraId="76DB90EB" w14:textId="77777777">
            <w:pPr>
              <w:keepNext w:val="1"/>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5</w:t>
            </w:r>
          </w:p>
        </w:tc>
        <w:tc>
          <w:tcPr>
            <w:tcW w:w="1700" w:type="dxa"/>
            <w:tcMar/>
          </w:tcPr>
          <w:p w:rsidR="00887C6C" w:rsidP="547F915B" w:rsidRDefault="00AE7CDE" w14:paraId="37D18EAF" w14:textId="77777777">
            <w:pPr>
              <w:keepNext w:val="1"/>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15,0</w:t>
            </w:r>
          </w:p>
        </w:tc>
        <w:tc>
          <w:tcPr>
            <w:tcW w:w="3460" w:type="dxa"/>
            <w:tcMar/>
          </w:tcPr>
          <w:p w:rsidR="00887C6C" w:rsidP="547F915B" w:rsidRDefault="00AE7CDE" w14:paraId="56F02DA9"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Erick Hernández</w:t>
            </w:r>
          </w:p>
        </w:tc>
      </w:tr>
      <w:tr w:rsidR="00887C6C" w:rsidTr="547F915B" w14:paraId="0FD0AD5E" w14:textId="77777777">
        <w:trPr>
          <w:cantSplit/>
          <w:jc w:val="center"/>
        </w:trPr>
        <w:tc>
          <w:tcPr>
            <w:tcW w:w="2900" w:type="dxa"/>
            <w:tcMar/>
          </w:tcPr>
          <w:p w:rsidR="00887C6C" w:rsidP="547F915B" w:rsidRDefault="00AE7CDE" w14:paraId="05FA9429"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Entregables</w:t>
            </w:r>
          </w:p>
        </w:tc>
        <w:tc>
          <w:tcPr>
            <w:tcW w:w="1300" w:type="dxa"/>
            <w:tcMar/>
          </w:tcPr>
          <w:p w:rsidR="00887C6C" w:rsidP="547F915B" w:rsidRDefault="00AE7CDE" w14:paraId="089009E4" w14:textId="77777777">
            <w:pPr>
              <w:keepNext w:val="1"/>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9</w:t>
            </w:r>
          </w:p>
        </w:tc>
        <w:tc>
          <w:tcPr>
            <w:tcW w:w="1700" w:type="dxa"/>
            <w:tcMar/>
          </w:tcPr>
          <w:p w:rsidR="00887C6C" w:rsidP="547F915B" w:rsidRDefault="00AE7CDE" w14:paraId="1F113196" w14:textId="77777777">
            <w:pPr>
              <w:keepNext w:val="1"/>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16,0</w:t>
            </w:r>
          </w:p>
        </w:tc>
        <w:tc>
          <w:tcPr>
            <w:tcW w:w="3460" w:type="dxa"/>
            <w:tcMar/>
          </w:tcPr>
          <w:p w:rsidR="00887C6C" w:rsidP="547F915B" w:rsidRDefault="00AE7CDE" w14:paraId="548E9DE8"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Cristóbal Osorio</w:t>
            </w:r>
          </w:p>
        </w:tc>
      </w:tr>
      <w:tr w:rsidR="00887C6C" w:rsidTr="547F915B" w14:paraId="1180719B" w14:textId="77777777">
        <w:trPr>
          <w:cantSplit/>
          <w:jc w:val="center"/>
        </w:trPr>
        <w:tc>
          <w:tcPr>
            <w:tcW w:w="2900" w:type="dxa"/>
            <w:tcMar/>
          </w:tcPr>
          <w:p w:rsidR="00887C6C" w:rsidP="547F915B" w:rsidRDefault="00AE7CDE" w14:paraId="3712FD06"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Documentación</w:t>
            </w:r>
          </w:p>
        </w:tc>
        <w:tc>
          <w:tcPr>
            <w:tcW w:w="1300" w:type="dxa"/>
            <w:tcMar/>
          </w:tcPr>
          <w:p w:rsidR="00887C6C" w:rsidP="547F915B" w:rsidRDefault="00AE7CDE" w14:paraId="5D9A48CF" w14:textId="77777777">
            <w:pPr>
              <w:keepNext w:val="1"/>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6</w:t>
            </w:r>
          </w:p>
        </w:tc>
        <w:tc>
          <w:tcPr>
            <w:tcW w:w="1700" w:type="dxa"/>
            <w:tcMar/>
          </w:tcPr>
          <w:p w:rsidR="00887C6C" w:rsidP="547F915B" w:rsidRDefault="00AE7CDE" w14:paraId="0B200488" w14:textId="77777777">
            <w:pPr>
              <w:keepNext w:val="1"/>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8,5</w:t>
            </w:r>
          </w:p>
        </w:tc>
        <w:tc>
          <w:tcPr>
            <w:tcW w:w="3460" w:type="dxa"/>
            <w:tcMar/>
          </w:tcPr>
          <w:p w:rsidR="00887C6C" w:rsidP="547F915B" w:rsidRDefault="00AE7CDE" w14:paraId="10C0091D"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Diego Lobos</w:t>
            </w:r>
          </w:p>
        </w:tc>
      </w:tr>
      <w:tr w:rsidR="00887C6C" w:rsidTr="547F915B" w14:paraId="32C00DA0" w14:textId="77777777">
        <w:trPr>
          <w:cantSplit/>
          <w:jc w:val="center"/>
        </w:trPr>
        <w:tc>
          <w:tcPr>
            <w:tcW w:w="2900" w:type="dxa"/>
            <w:tcMar/>
          </w:tcPr>
          <w:p w:rsidR="00887C6C" w:rsidP="547F915B" w:rsidRDefault="00AE7CDE" w14:paraId="4BF53985" w14:textId="77777777">
            <w:pPr>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TOTAL</w:t>
            </w:r>
          </w:p>
        </w:tc>
        <w:tc>
          <w:tcPr>
            <w:tcW w:w="1300" w:type="dxa"/>
            <w:tcMar/>
          </w:tcPr>
          <w:p w:rsidR="00887C6C" w:rsidP="547F915B" w:rsidRDefault="00AE7CDE" w14:paraId="28E52AA1" w14:textId="77777777">
            <w:pPr>
              <w:spacing w:before="20" w:after="20" w:line="240" w:lineRule="auto"/>
              <w:jc w:val="center"/>
              <w:rPr>
                <w:rFonts w:ascii="Arial" w:hAnsi="Arial" w:eastAsia="Arial" w:cs="Arial"/>
                <w:b w:val="1"/>
                <w:bCs w:val="1"/>
                <w:sz w:val="20"/>
                <w:szCs w:val="20"/>
              </w:rPr>
            </w:pPr>
            <w:r w:rsidRPr="547F915B" w:rsidR="61AF1559">
              <w:rPr>
                <w:rFonts w:ascii="Arial" w:hAnsi="Arial" w:eastAsia="Arial" w:cs="Arial"/>
                <w:b w:val="1"/>
                <w:bCs w:val="1"/>
                <w:sz w:val="20"/>
                <w:szCs w:val="20"/>
              </w:rPr>
              <w:t>47</w:t>
            </w:r>
          </w:p>
        </w:tc>
        <w:tc>
          <w:tcPr>
            <w:tcW w:w="1700" w:type="dxa"/>
            <w:tcMar/>
          </w:tcPr>
          <w:p w:rsidR="00887C6C" w:rsidP="547F915B" w:rsidRDefault="00AE7CDE" w14:paraId="593AB199" w14:textId="77777777">
            <w:pPr>
              <w:spacing w:before="20" w:after="20" w:line="240" w:lineRule="auto"/>
              <w:jc w:val="center"/>
              <w:rPr>
                <w:rFonts w:ascii="Arial" w:hAnsi="Arial" w:eastAsia="Arial" w:cs="Arial"/>
                <w:b w:val="1"/>
                <w:bCs w:val="1"/>
                <w:sz w:val="20"/>
                <w:szCs w:val="20"/>
              </w:rPr>
            </w:pPr>
            <w:r w:rsidRPr="547F915B" w:rsidR="61AF1559">
              <w:rPr>
                <w:rFonts w:ascii="Arial" w:hAnsi="Arial" w:eastAsia="Arial" w:cs="Arial"/>
                <w:b w:val="1"/>
                <w:bCs w:val="1"/>
                <w:sz w:val="20"/>
                <w:szCs w:val="20"/>
              </w:rPr>
              <w:t>110,5 HH</w:t>
            </w:r>
          </w:p>
        </w:tc>
        <w:tc>
          <w:tcPr>
            <w:tcW w:w="3460" w:type="dxa"/>
            <w:tcMar/>
          </w:tcPr>
          <w:p w:rsidR="00887C6C" w:rsidP="547F915B" w:rsidRDefault="00AE7CDE" w14:paraId="4D4071F8" w14:textId="77777777">
            <w:pPr>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7 integrantes</w:t>
            </w:r>
          </w:p>
        </w:tc>
      </w:tr>
    </w:tbl>
    <w:p w:rsidR="00887C6C" w:rsidRDefault="00AE7CDE" w14:paraId="0528314C" w14:textId="77777777">
      <w:pPr>
        <w:spacing w:before="60" w:after="240" w:line="240" w:lineRule="auto"/>
        <w:jc w:val="center"/>
      </w:pPr>
      <w:r>
        <w:rPr>
          <w:rFonts w:ascii="Arial" w:hAnsi="Arial" w:eastAsia="Arial" w:cs="Arial"/>
          <w:i/>
          <w:iCs/>
          <w:sz w:val="18"/>
          <w:szCs w:val="18"/>
        </w:rPr>
        <w:t>Fuente: Elaborado por el equipo de proyecto a partir de la planilla de organización del trabajo del Incremento 3.</w:t>
      </w:r>
    </w:p>
    <w:p w:rsidR="00887C6C" w:rsidRDefault="00AE7CDE" w14:paraId="7019A8B3" w14:textId="77777777">
      <w:pPr>
        <w:spacing w:line="360" w:lineRule="auto"/>
        <w:jc w:val="both"/>
      </w:pPr>
      <w:r>
        <w:rPr>
          <w:rFonts w:ascii="Arial" w:hAnsi="Arial" w:eastAsia="Arial" w:cs="Arial"/>
        </w:rPr>
        <w:t>Por volumen de horas, la categoría Modelo concentra el 21,7% del esfuerzo estimado (24 HH), seguida de Entregables (16 HH; 14,5%), Pruebas (15 HH; 13,6%), Diagramas 4+1 (13 HH; 11,8%) y Vista (12 HH; 10,9%). En conjunto, las tres categorías de construcción del software (Modelo, Vista y Controlador) suman 45 HH, equivalentes al 40,7% del sprint, mientras que el 59,3% restante corresponde a pruebas, diagramas, gestión, documentación y entregables.</w:t>
      </w:r>
    </w:p>
    <w:p w:rsidR="00887C6C" w:rsidRDefault="00AE7CDE" w14:paraId="6B1C97BC" w14:textId="77777777">
      <w:pPr>
        <w:keepNext/>
        <w:spacing w:before="240" w:after="200" w:line="276" w:lineRule="auto"/>
        <w:outlineLvl w:val="1"/>
      </w:pPr>
      <w:r>
        <w:rPr>
          <w:rFonts w:ascii="Arial" w:hAnsi="Arial" w:eastAsia="Arial" w:cs="Arial"/>
          <w:b/>
          <w:bCs/>
          <w:sz w:val="28"/>
          <w:szCs w:val="28"/>
        </w:rPr>
        <w:t>3.3 Pila del sprint y tabla de esfuerzo</w:t>
      </w:r>
    </w:p>
    <w:p w:rsidR="00887C6C" w:rsidRDefault="00AE7CDE" w14:paraId="68E05F77" w14:textId="77777777">
      <w:pPr>
        <w:spacing w:line="360" w:lineRule="auto"/>
        <w:jc w:val="both"/>
      </w:pPr>
      <w:r>
        <w:rPr>
          <w:rFonts w:ascii="Arial" w:hAnsi="Arial" w:eastAsia="Arial" w:cs="Arial"/>
        </w:rPr>
        <w:t>La pila del sprint distribuye las tareas del Product Backlog (Tabla 3.1) en las semanas de trabajo, lo que permite visualizar el esfuerzo pendiente a medida que avanza el incremento. La comparación entre las horas estimadas y las efectivamente invertidas se analiza en la sección 3.8.</w:t>
      </w:r>
    </w:p>
    <w:p w:rsidR="00887C6C" w:rsidRDefault="00AE7CDE" w14:paraId="5C2D09C9" w14:textId="77777777">
      <w:pPr>
        <w:spacing w:line="360" w:lineRule="auto"/>
        <w:jc w:val="both"/>
      </w:pPr>
      <w:r>
        <w:rPr>
          <w:rFonts w:ascii="Arial" w:hAnsi="Arial" w:eastAsia="Arial" w:cs="Arial"/>
        </w:rPr>
        <w:t>El sprint abarca tres semanas de trabajo, desde el 14 de septiembre hasta el 4 de octubre de 2026. Las dos primeras semanas concentran el modelo y las vistas de los bloques de procesamiento de factura, ajuste de inventario y reportes, mientras que la tercera reúne los controladores, los diagramas 4+1, las pruebas, la documentación y la preparación de los entregables. Para distribuir la carga se consideró un máximo de 2 HH por persona al día, equivalente a unas 14 HH por semana. La Tabla 3.3 muestra la distribución semanal de las horas estimadas.</w:t>
      </w:r>
    </w:p>
    <w:p w:rsidR="00887C6C" w:rsidRDefault="00AE7CDE" w14:paraId="7D88A801" w14:textId="77777777">
      <w:pPr>
        <w:pStyle w:val="LeyendaTabla"/>
        <w:keepNext/>
        <w:spacing w:before="240"/>
      </w:pPr>
      <w:r>
        <w:t>Tabla 3.3: “Distribución semanal de HH estimadas por integrante”.</w:t>
      </w:r>
    </w:p>
    <w:tbl>
      <w:tblPr>
        <w:tblW w:w="936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80" w:type="dxa"/>
          <w:right w:w="80" w:type="dxa"/>
        </w:tblCellMar>
        <w:tblLook w:val="04A0" w:firstRow="1" w:lastRow="0" w:firstColumn="1" w:lastColumn="0" w:noHBand="0" w:noVBand="1"/>
      </w:tblPr>
      <w:tblGrid>
        <w:gridCol w:w="2360"/>
        <w:gridCol w:w="1650"/>
        <w:gridCol w:w="1650"/>
        <w:gridCol w:w="2050"/>
        <w:gridCol w:w="1650"/>
      </w:tblGrid>
      <w:tr w:rsidR="00887C6C" w:rsidTr="547F915B" w14:paraId="0FAEDBED" w14:textId="77777777">
        <w:trPr>
          <w:cantSplit/>
          <w:tblHeader/>
          <w:jc w:val="center"/>
        </w:trPr>
        <w:tc>
          <w:tcPr>
            <w:tcW w:w="2360" w:type="dxa"/>
            <w:tcMar/>
            <w:vAlign w:val="center"/>
          </w:tcPr>
          <w:p w:rsidR="00887C6C" w:rsidP="547F915B" w:rsidRDefault="00AE7CDE" w14:paraId="5DA91496" w14:textId="77777777">
            <w:pPr>
              <w:keepNext w:val="1"/>
              <w:spacing w:before="20" w:after="20" w:line="240" w:lineRule="auto"/>
              <w:jc w:val="center"/>
              <w:rPr>
                <w:rFonts w:ascii="Arial" w:hAnsi="Arial" w:eastAsia="Arial" w:cs="Arial"/>
                <w:b w:val="1"/>
                <w:bCs w:val="1"/>
                <w:sz w:val="20"/>
                <w:szCs w:val="20"/>
              </w:rPr>
            </w:pPr>
            <w:r w:rsidRPr="547F915B" w:rsidR="61AF1559">
              <w:rPr>
                <w:rFonts w:ascii="Arial" w:hAnsi="Arial" w:eastAsia="Arial" w:cs="Arial"/>
                <w:b w:val="1"/>
                <w:bCs w:val="1"/>
                <w:sz w:val="20"/>
                <w:szCs w:val="20"/>
              </w:rPr>
              <w:t>Integrante</w:t>
            </w:r>
          </w:p>
        </w:tc>
        <w:tc>
          <w:tcPr>
            <w:tcW w:w="1650" w:type="dxa"/>
            <w:tcMar/>
            <w:vAlign w:val="center"/>
          </w:tcPr>
          <w:p w:rsidR="00887C6C" w:rsidP="547F915B" w:rsidRDefault="00AE7CDE" w14:paraId="18502187" w14:textId="77777777">
            <w:pPr>
              <w:keepNext w:val="1"/>
              <w:spacing w:before="20" w:after="20" w:line="240" w:lineRule="auto"/>
              <w:jc w:val="center"/>
              <w:rPr>
                <w:rFonts w:ascii="Arial" w:hAnsi="Arial" w:eastAsia="Arial" w:cs="Arial"/>
                <w:b w:val="1"/>
                <w:bCs w:val="1"/>
                <w:sz w:val="20"/>
                <w:szCs w:val="20"/>
              </w:rPr>
            </w:pPr>
            <w:r w:rsidRPr="547F915B" w:rsidR="61AF1559">
              <w:rPr>
                <w:rFonts w:ascii="Arial" w:hAnsi="Arial" w:eastAsia="Arial" w:cs="Arial"/>
                <w:b w:val="1"/>
                <w:bCs w:val="1"/>
                <w:sz w:val="20"/>
                <w:szCs w:val="20"/>
              </w:rPr>
              <w:t>Semana 1</w:t>
            </w:r>
          </w:p>
          <w:p w:rsidR="00887C6C" w:rsidP="547F915B" w:rsidRDefault="00AE7CDE" w14:paraId="3435ACE6" w14:textId="77777777">
            <w:pPr>
              <w:keepNext w:val="1"/>
              <w:spacing w:before="20" w:after="20" w:line="240" w:lineRule="auto"/>
              <w:jc w:val="center"/>
              <w:rPr>
                <w:rFonts w:ascii="Arial" w:hAnsi="Arial" w:eastAsia="Arial" w:cs="Arial"/>
                <w:b w:val="1"/>
                <w:bCs w:val="1"/>
                <w:sz w:val="20"/>
                <w:szCs w:val="20"/>
              </w:rPr>
            </w:pPr>
            <w:r w:rsidRPr="547F915B" w:rsidR="61AF1559">
              <w:rPr>
                <w:rFonts w:ascii="Arial" w:hAnsi="Arial" w:eastAsia="Arial" w:cs="Arial"/>
                <w:b w:val="1"/>
                <w:bCs w:val="1"/>
                <w:sz w:val="20"/>
                <w:szCs w:val="20"/>
              </w:rPr>
              <w:t>(14–20 sep)</w:t>
            </w:r>
          </w:p>
        </w:tc>
        <w:tc>
          <w:tcPr>
            <w:tcW w:w="1650" w:type="dxa"/>
            <w:tcMar/>
            <w:vAlign w:val="center"/>
          </w:tcPr>
          <w:p w:rsidR="00887C6C" w:rsidP="547F915B" w:rsidRDefault="00AE7CDE" w14:paraId="0E38004B" w14:textId="77777777">
            <w:pPr>
              <w:keepNext w:val="1"/>
              <w:spacing w:before="20" w:after="20" w:line="240" w:lineRule="auto"/>
              <w:jc w:val="center"/>
              <w:rPr>
                <w:rFonts w:ascii="Arial" w:hAnsi="Arial" w:eastAsia="Arial" w:cs="Arial"/>
                <w:b w:val="1"/>
                <w:bCs w:val="1"/>
                <w:sz w:val="20"/>
                <w:szCs w:val="20"/>
              </w:rPr>
            </w:pPr>
            <w:r w:rsidRPr="547F915B" w:rsidR="61AF1559">
              <w:rPr>
                <w:rFonts w:ascii="Arial" w:hAnsi="Arial" w:eastAsia="Arial" w:cs="Arial"/>
                <w:b w:val="1"/>
                <w:bCs w:val="1"/>
                <w:sz w:val="20"/>
                <w:szCs w:val="20"/>
              </w:rPr>
              <w:t>Semana 2</w:t>
            </w:r>
          </w:p>
          <w:p w:rsidR="00887C6C" w:rsidP="547F915B" w:rsidRDefault="00AE7CDE" w14:paraId="19108C12" w14:textId="77777777">
            <w:pPr>
              <w:keepNext w:val="1"/>
              <w:spacing w:before="20" w:after="20" w:line="240" w:lineRule="auto"/>
              <w:jc w:val="center"/>
              <w:rPr>
                <w:rFonts w:ascii="Arial" w:hAnsi="Arial" w:eastAsia="Arial" w:cs="Arial"/>
                <w:b w:val="1"/>
                <w:bCs w:val="1"/>
                <w:sz w:val="20"/>
                <w:szCs w:val="20"/>
              </w:rPr>
            </w:pPr>
            <w:r w:rsidRPr="547F915B" w:rsidR="61AF1559">
              <w:rPr>
                <w:rFonts w:ascii="Arial" w:hAnsi="Arial" w:eastAsia="Arial" w:cs="Arial"/>
                <w:b w:val="1"/>
                <w:bCs w:val="1"/>
                <w:sz w:val="20"/>
                <w:szCs w:val="20"/>
              </w:rPr>
              <w:t>(21–27 sep)</w:t>
            </w:r>
          </w:p>
        </w:tc>
        <w:tc>
          <w:tcPr>
            <w:tcW w:w="2050" w:type="dxa"/>
            <w:tcMar/>
            <w:vAlign w:val="center"/>
          </w:tcPr>
          <w:p w:rsidR="00887C6C" w:rsidP="547F915B" w:rsidRDefault="00AE7CDE" w14:paraId="5A76B207" w14:textId="77777777">
            <w:pPr>
              <w:keepNext w:val="1"/>
              <w:spacing w:before="20" w:after="20" w:line="240" w:lineRule="auto"/>
              <w:jc w:val="center"/>
              <w:rPr>
                <w:rFonts w:ascii="Arial" w:hAnsi="Arial" w:eastAsia="Arial" w:cs="Arial"/>
                <w:b w:val="1"/>
                <w:bCs w:val="1"/>
                <w:sz w:val="20"/>
                <w:szCs w:val="20"/>
              </w:rPr>
            </w:pPr>
            <w:r w:rsidRPr="547F915B" w:rsidR="61AF1559">
              <w:rPr>
                <w:rFonts w:ascii="Arial" w:hAnsi="Arial" w:eastAsia="Arial" w:cs="Arial"/>
                <w:b w:val="1"/>
                <w:bCs w:val="1"/>
                <w:sz w:val="20"/>
                <w:szCs w:val="20"/>
              </w:rPr>
              <w:t>Semana 3</w:t>
            </w:r>
          </w:p>
          <w:p w:rsidR="00887C6C" w:rsidP="547F915B" w:rsidRDefault="00AE7CDE" w14:paraId="097E8FD4" w14:textId="77777777">
            <w:pPr>
              <w:keepNext w:val="1"/>
              <w:spacing w:before="20" w:after="20" w:line="240" w:lineRule="auto"/>
              <w:jc w:val="center"/>
              <w:rPr>
                <w:rFonts w:ascii="Arial" w:hAnsi="Arial" w:eastAsia="Arial" w:cs="Arial"/>
                <w:b w:val="1"/>
                <w:bCs w:val="1"/>
                <w:sz w:val="20"/>
                <w:szCs w:val="20"/>
              </w:rPr>
            </w:pPr>
            <w:r w:rsidRPr="547F915B" w:rsidR="61AF1559">
              <w:rPr>
                <w:rFonts w:ascii="Arial" w:hAnsi="Arial" w:eastAsia="Arial" w:cs="Arial"/>
                <w:b w:val="1"/>
                <w:bCs w:val="1"/>
                <w:sz w:val="20"/>
                <w:szCs w:val="20"/>
              </w:rPr>
              <w:t>(28 sep–4 oct)</w:t>
            </w:r>
          </w:p>
        </w:tc>
        <w:tc>
          <w:tcPr>
            <w:tcW w:w="1650" w:type="dxa"/>
            <w:tcMar/>
            <w:vAlign w:val="center"/>
          </w:tcPr>
          <w:p w:rsidR="00887C6C" w:rsidP="547F915B" w:rsidRDefault="00AE7CDE" w14:paraId="51E8FDB7" w14:textId="77777777">
            <w:pPr>
              <w:keepNext w:val="1"/>
              <w:spacing w:before="20" w:after="20" w:line="240" w:lineRule="auto"/>
              <w:jc w:val="center"/>
              <w:rPr>
                <w:rFonts w:ascii="Arial" w:hAnsi="Arial" w:eastAsia="Arial" w:cs="Arial"/>
                <w:b w:val="1"/>
                <w:bCs w:val="1"/>
                <w:sz w:val="20"/>
                <w:szCs w:val="20"/>
              </w:rPr>
            </w:pPr>
            <w:r w:rsidRPr="547F915B" w:rsidR="61AF1559">
              <w:rPr>
                <w:rFonts w:ascii="Arial" w:hAnsi="Arial" w:eastAsia="Arial" w:cs="Arial"/>
                <w:b w:val="1"/>
                <w:bCs w:val="1"/>
                <w:sz w:val="20"/>
                <w:szCs w:val="20"/>
              </w:rPr>
              <w:t>Total</w:t>
            </w:r>
          </w:p>
        </w:tc>
      </w:tr>
      <w:tr w:rsidR="00887C6C" w:rsidTr="547F915B" w14:paraId="26E12EC3" w14:textId="77777777">
        <w:trPr>
          <w:cantSplit/>
          <w:jc w:val="center"/>
        </w:trPr>
        <w:tc>
          <w:tcPr>
            <w:tcW w:w="2360" w:type="dxa"/>
            <w:tcMar/>
          </w:tcPr>
          <w:p w:rsidR="00887C6C" w:rsidP="547F915B" w:rsidRDefault="00AE7CDE" w14:paraId="16A305F1"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Cristóbal Osorio</w:t>
            </w:r>
          </w:p>
        </w:tc>
        <w:tc>
          <w:tcPr>
            <w:tcW w:w="1650" w:type="dxa"/>
            <w:tcMar/>
          </w:tcPr>
          <w:p w:rsidR="00887C6C" w:rsidP="547F915B" w:rsidRDefault="00AE7CDE" w14:paraId="558B4252" w14:textId="77777777">
            <w:pPr>
              <w:keepNext w:val="1"/>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4,0</w:t>
            </w:r>
          </w:p>
        </w:tc>
        <w:tc>
          <w:tcPr>
            <w:tcW w:w="1650" w:type="dxa"/>
            <w:tcMar/>
          </w:tcPr>
          <w:p w:rsidR="00887C6C" w:rsidP="547F915B" w:rsidRDefault="00AE7CDE" w14:paraId="77912794" w14:textId="77777777">
            <w:pPr>
              <w:keepNext w:val="1"/>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0,0</w:t>
            </w:r>
          </w:p>
        </w:tc>
        <w:tc>
          <w:tcPr>
            <w:tcW w:w="2050" w:type="dxa"/>
            <w:tcMar/>
          </w:tcPr>
          <w:p w:rsidR="00887C6C" w:rsidP="547F915B" w:rsidRDefault="00AE7CDE" w14:paraId="5E4D6514" w14:textId="77777777">
            <w:pPr>
              <w:keepNext w:val="1"/>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10,5</w:t>
            </w:r>
          </w:p>
        </w:tc>
        <w:tc>
          <w:tcPr>
            <w:tcW w:w="1650" w:type="dxa"/>
            <w:tcMar/>
          </w:tcPr>
          <w:p w:rsidR="00887C6C" w:rsidP="547F915B" w:rsidRDefault="00AE7CDE" w14:paraId="077CA37D" w14:textId="77777777">
            <w:pPr>
              <w:keepNext w:val="1"/>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14,5</w:t>
            </w:r>
          </w:p>
        </w:tc>
      </w:tr>
      <w:tr w:rsidR="00887C6C" w:rsidTr="547F915B" w14:paraId="5D7F854B" w14:textId="77777777">
        <w:trPr>
          <w:cantSplit/>
          <w:jc w:val="center"/>
        </w:trPr>
        <w:tc>
          <w:tcPr>
            <w:tcW w:w="2360" w:type="dxa"/>
            <w:tcMar/>
          </w:tcPr>
          <w:p w:rsidR="00887C6C" w:rsidP="547F915B" w:rsidRDefault="00AE7CDE" w14:paraId="0ABD9A6A"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Diego Lobos</w:t>
            </w:r>
          </w:p>
        </w:tc>
        <w:tc>
          <w:tcPr>
            <w:tcW w:w="1650" w:type="dxa"/>
            <w:tcMar/>
          </w:tcPr>
          <w:p w:rsidR="00887C6C" w:rsidP="547F915B" w:rsidRDefault="00AE7CDE" w14:paraId="53B855DB" w14:textId="77777777">
            <w:pPr>
              <w:keepNext w:val="1"/>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1,0</w:t>
            </w:r>
          </w:p>
        </w:tc>
        <w:tc>
          <w:tcPr>
            <w:tcW w:w="1650" w:type="dxa"/>
            <w:tcMar/>
          </w:tcPr>
          <w:p w:rsidR="00887C6C" w:rsidP="547F915B" w:rsidRDefault="00AE7CDE" w14:paraId="4328F5B5" w14:textId="77777777">
            <w:pPr>
              <w:keepNext w:val="1"/>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3,0</w:t>
            </w:r>
          </w:p>
        </w:tc>
        <w:tc>
          <w:tcPr>
            <w:tcW w:w="2050" w:type="dxa"/>
            <w:tcMar/>
          </w:tcPr>
          <w:p w:rsidR="00887C6C" w:rsidP="547F915B" w:rsidRDefault="00AE7CDE" w14:paraId="427340B8" w14:textId="77777777">
            <w:pPr>
              <w:keepNext w:val="1"/>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13,0</w:t>
            </w:r>
          </w:p>
        </w:tc>
        <w:tc>
          <w:tcPr>
            <w:tcW w:w="1650" w:type="dxa"/>
            <w:tcMar/>
          </w:tcPr>
          <w:p w:rsidR="00887C6C" w:rsidP="547F915B" w:rsidRDefault="00AE7CDE" w14:paraId="02E6CC7E" w14:textId="77777777">
            <w:pPr>
              <w:keepNext w:val="1"/>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17,0</w:t>
            </w:r>
          </w:p>
        </w:tc>
      </w:tr>
      <w:tr w:rsidR="00887C6C" w:rsidTr="547F915B" w14:paraId="2CA604CF" w14:textId="77777777">
        <w:trPr>
          <w:cantSplit/>
          <w:jc w:val="center"/>
        </w:trPr>
        <w:tc>
          <w:tcPr>
            <w:tcW w:w="2360" w:type="dxa"/>
            <w:tcMar/>
          </w:tcPr>
          <w:p w:rsidR="00887C6C" w:rsidP="547F915B" w:rsidRDefault="00AE7CDE" w14:paraId="65B6F006"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Erick Hernández</w:t>
            </w:r>
          </w:p>
        </w:tc>
        <w:tc>
          <w:tcPr>
            <w:tcW w:w="1650" w:type="dxa"/>
            <w:tcMar/>
          </w:tcPr>
          <w:p w:rsidR="00887C6C" w:rsidP="547F915B" w:rsidRDefault="00AE7CDE" w14:paraId="1D56706C" w14:textId="77777777">
            <w:pPr>
              <w:keepNext w:val="1"/>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3,0</w:t>
            </w:r>
          </w:p>
        </w:tc>
        <w:tc>
          <w:tcPr>
            <w:tcW w:w="1650" w:type="dxa"/>
            <w:tcMar/>
          </w:tcPr>
          <w:p w:rsidR="00887C6C" w:rsidP="547F915B" w:rsidRDefault="00AE7CDE" w14:paraId="40875692" w14:textId="77777777">
            <w:pPr>
              <w:keepNext w:val="1"/>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0,0</w:t>
            </w:r>
          </w:p>
        </w:tc>
        <w:tc>
          <w:tcPr>
            <w:tcW w:w="2050" w:type="dxa"/>
            <w:tcMar/>
          </w:tcPr>
          <w:p w:rsidR="00887C6C" w:rsidP="547F915B" w:rsidRDefault="00AE7CDE" w14:paraId="5BAD8935" w14:textId="77777777">
            <w:pPr>
              <w:keepNext w:val="1"/>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12,0</w:t>
            </w:r>
          </w:p>
        </w:tc>
        <w:tc>
          <w:tcPr>
            <w:tcW w:w="1650" w:type="dxa"/>
            <w:tcMar/>
          </w:tcPr>
          <w:p w:rsidR="00887C6C" w:rsidP="547F915B" w:rsidRDefault="00AE7CDE" w14:paraId="065C334C" w14:textId="77777777">
            <w:pPr>
              <w:keepNext w:val="1"/>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15,0</w:t>
            </w:r>
          </w:p>
        </w:tc>
      </w:tr>
      <w:tr w:rsidR="00887C6C" w:rsidTr="547F915B" w14:paraId="74148417" w14:textId="77777777">
        <w:trPr>
          <w:cantSplit/>
          <w:jc w:val="center"/>
        </w:trPr>
        <w:tc>
          <w:tcPr>
            <w:tcW w:w="2360" w:type="dxa"/>
            <w:tcMar/>
          </w:tcPr>
          <w:p w:rsidR="00887C6C" w:rsidP="547F915B" w:rsidRDefault="00AE7CDE" w14:paraId="62B81CE5"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Fabián Gómez</w:t>
            </w:r>
          </w:p>
        </w:tc>
        <w:tc>
          <w:tcPr>
            <w:tcW w:w="1650" w:type="dxa"/>
            <w:tcMar/>
          </w:tcPr>
          <w:p w:rsidR="00887C6C" w:rsidP="547F915B" w:rsidRDefault="00AE7CDE" w14:paraId="4739BCC3" w14:textId="77777777">
            <w:pPr>
              <w:keepNext w:val="1"/>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0,0</w:t>
            </w:r>
          </w:p>
        </w:tc>
        <w:tc>
          <w:tcPr>
            <w:tcW w:w="1650" w:type="dxa"/>
            <w:tcMar/>
          </w:tcPr>
          <w:p w:rsidR="00887C6C" w:rsidP="547F915B" w:rsidRDefault="00AE7CDE" w14:paraId="7E5F1FE8" w14:textId="77777777">
            <w:pPr>
              <w:keepNext w:val="1"/>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4,0</w:t>
            </w:r>
          </w:p>
        </w:tc>
        <w:tc>
          <w:tcPr>
            <w:tcW w:w="2050" w:type="dxa"/>
            <w:tcMar/>
          </w:tcPr>
          <w:p w:rsidR="00887C6C" w:rsidP="547F915B" w:rsidRDefault="00AE7CDE" w14:paraId="4038495A" w14:textId="77777777">
            <w:pPr>
              <w:keepNext w:val="1"/>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12,0</w:t>
            </w:r>
          </w:p>
        </w:tc>
        <w:tc>
          <w:tcPr>
            <w:tcW w:w="1650" w:type="dxa"/>
            <w:tcMar/>
          </w:tcPr>
          <w:p w:rsidR="00887C6C" w:rsidP="547F915B" w:rsidRDefault="00AE7CDE" w14:paraId="45060721" w14:textId="77777777">
            <w:pPr>
              <w:keepNext w:val="1"/>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16,0</w:t>
            </w:r>
          </w:p>
        </w:tc>
      </w:tr>
      <w:tr w:rsidR="00887C6C" w:rsidTr="547F915B" w14:paraId="29052F4D" w14:textId="77777777">
        <w:trPr>
          <w:cantSplit/>
          <w:jc w:val="center"/>
        </w:trPr>
        <w:tc>
          <w:tcPr>
            <w:tcW w:w="2360" w:type="dxa"/>
            <w:tcMar/>
          </w:tcPr>
          <w:p w:rsidR="00887C6C" w:rsidP="547F915B" w:rsidRDefault="00AE7CDE" w14:paraId="006196D5"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Felipe Salas</w:t>
            </w:r>
          </w:p>
        </w:tc>
        <w:tc>
          <w:tcPr>
            <w:tcW w:w="1650" w:type="dxa"/>
            <w:tcMar/>
          </w:tcPr>
          <w:p w:rsidR="00887C6C" w:rsidP="547F915B" w:rsidRDefault="00AE7CDE" w14:paraId="42857EAA" w14:textId="77777777">
            <w:pPr>
              <w:keepNext w:val="1"/>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4,0</w:t>
            </w:r>
          </w:p>
        </w:tc>
        <w:tc>
          <w:tcPr>
            <w:tcW w:w="1650" w:type="dxa"/>
            <w:tcMar/>
          </w:tcPr>
          <w:p w:rsidR="00887C6C" w:rsidP="547F915B" w:rsidRDefault="00AE7CDE" w14:paraId="40EC386B" w14:textId="77777777">
            <w:pPr>
              <w:keepNext w:val="1"/>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9,0</w:t>
            </w:r>
          </w:p>
        </w:tc>
        <w:tc>
          <w:tcPr>
            <w:tcW w:w="2050" w:type="dxa"/>
            <w:tcMar/>
          </w:tcPr>
          <w:p w:rsidR="00887C6C" w:rsidP="547F915B" w:rsidRDefault="00AE7CDE" w14:paraId="0ADA1B07" w14:textId="77777777">
            <w:pPr>
              <w:keepNext w:val="1"/>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5,0</w:t>
            </w:r>
          </w:p>
        </w:tc>
        <w:tc>
          <w:tcPr>
            <w:tcW w:w="1650" w:type="dxa"/>
            <w:tcMar/>
          </w:tcPr>
          <w:p w:rsidR="00887C6C" w:rsidP="547F915B" w:rsidRDefault="00AE7CDE" w14:paraId="42795D77" w14:textId="77777777">
            <w:pPr>
              <w:keepNext w:val="1"/>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18,0</w:t>
            </w:r>
          </w:p>
        </w:tc>
      </w:tr>
      <w:tr w:rsidR="00887C6C" w:rsidTr="547F915B" w14:paraId="285CF162" w14:textId="77777777">
        <w:trPr>
          <w:cantSplit/>
          <w:jc w:val="center"/>
        </w:trPr>
        <w:tc>
          <w:tcPr>
            <w:tcW w:w="2360" w:type="dxa"/>
            <w:tcMar/>
          </w:tcPr>
          <w:p w:rsidR="00887C6C" w:rsidP="547F915B" w:rsidRDefault="00AE7CDE" w14:paraId="4486036B"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Matías Ale</w:t>
            </w:r>
          </w:p>
        </w:tc>
        <w:tc>
          <w:tcPr>
            <w:tcW w:w="1650" w:type="dxa"/>
            <w:tcMar/>
          </w:tcPr>
          <w:p w:rsidR="00887C6C" w:rsidP="547F915B" w:rsidRDefault="00AE7CDE" w14:paraId="04598625" w14:textId="77777777">
            <w:pPr>
              <w:keepNext w:val="1"/>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0,0</w:t>
            </w:r>
          </w:p>
        </w:tc>
        <w:tc>
          <w:tcPr>
            <w:tcW w:w="1650" w:type="dxa"/>
            <w:tcMar/>
          </w:tcPr>
          <w:p w:rsidR="00887C6C" w:rsidP="547F915B" w:rsidRDefault="00AE7CDE" w14:paraId="3681BBD0" w14:textId="77777777">
            <w:pPr>
              <w:keepNext w:val="1"/>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6,0</w:t>
            </w:r>
          </w:p>
        </w:tc>
        <w:tc>
          <w:tcPr>
            <w:tcW w:w="2050" w:type="dxa"/>
            <w:tcMar/>
          </w:tcPr>
          <w:p w:rsidR="00887C6C" w:rsidP="547F915B" w:rsidRDefault="00AE7CDE" w14:paraId="516CE61F" w14:textId="77777777">
            <w:pPr>
              <w:keepNext w:val="1"/>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8,0</w:t>
            </w:r>
          </w:p>
        </w:tc>
        <w:tc>
          <w:tcPr>
            <w:tcW w:w="1650" w:type="dxa"/>
            <w:tcMar/>
          </w:tcPr>
          <w:p w:rsidR="00887C6C" w:rsidP="547F915B" w:rsidRDefault="00AE7CDE" w14:paraId="744C2103" w14:textId="77777777">
            <w:pPr>
              <w:keepNext w:val="1"/>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14,0</w:t>
            </w:r>
          </w:p>
        </w:tc>
      </w:tr>
      <w:tr w:rsidR="00887C6C" w:rsidTr="547F915B" w14:paraId="4D451471" w14:textId="77777777">
        <w:trPr>
          <w:cantSplit/>
          <w:jc w:val="center"/>
        </w:trPr>
        <w:tc>
          <w:tcPr>
            <w:tcW w:w="2360" w:type="dxa"/>
            <w:tcMar/>
          </w:tcPr>
          <w:p w:rsidR="00887C6C" w:rsidP="547F915B" w:rsidRDefault="00AE7CDE" w14:paraId="01D48CB8"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Nicolas López</w:t>
            </w:r>
          </w:p>
        </w:tc>
        <w:tc>
          <w:tcPr>
            <w:tcW w:w="1650" w:type="dxa"/>
            <w:tcMar/>
          </w:tcPr>
          <w:p w:rsidR="00887C6C" w:rsidP="547F915B" w:rsidRDefault="00AE7CDE" w14:paraId="74F2E229" w14:textId="77777777">
            <w:pPr>
              <w:keepNext w:val="1"/>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4,0</w:t>
            </w:r>
          </w:p>
        </w:tc>
        <w:tc>
          <w:tcPr>
            <w:tcW w:w="1650" w:type="dxa"/>
            <w:tcMar/>
          </w:tcPr>
          <w:p w:rsidR="00887C6C" w:rsidP="547F915B" w:rsidRDefault="00AE7CDE" w14:paraId="5A1B57B7" w14:textId="77777777">
            <w:pPr>
              <w:keepNext w:val="1"/>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7,0</w:t>
            </w:r>
          </w:p>
        </w:tc>
        <w:tc>
          <w:tcPr>
            <w:tcW w:w="2050" w:type="dxa"/>
            <w:tcMar/>
          </w:tcPr>
          <w:p w:rsidR="00887C6C" w:rsidP="547F915B" w:rsidRDefault="00AE7CDE" w14:paraId="7C881926" w14:textId="77777777">
            <w:pPr>
              <w:keepNext w:val="1"/>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5,0</w:t>
            </w:r>
          </w:p>
        </w:tc>
        <w:tc>
          <w:tcPr>
            <w:tcW w:w="1650" w:type="dxa"/>
            <w:tcMar/>
          </w:tcPr>
          <w:p w:rsidR="00887C6C" w:rsidP="547F915B" w:rsidRDefault="00AE7CDE" w14:paraId="0B19686C" w14:textId="77777777">
            <w:pPr>
              <w:keepNext w:val="1"/>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16,0</w:t>
            </w:r>
          </w:p>
        </w:tc>
      </w:tr>
      <w:tr w:rsidR="00887C6C" w:rsidTr="547F915B" w14:paraId="44912069" w14:textId="77777777">
        <w:trPr>
          <w:cantSplit/>
          <w:jc w:val="center"/>
        </w:trPr>
        <w:tc>
          <w:tcPr>
            <w:tcW w:w="2360" w:type="dxa"/>
            <w:tcMar/>
          </w:tcPr>
          <w:p w:rsidR="00887C6C" w:rsidP="547F915B" w:rsidRDefault="00AE7CDE" w14:paraId="596C654B" w14:textId="77777777">
            <w:pPr>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TOTAL</w:t>
            </w:r>
          </w:p>
        </w:tc>
        <w:tc>
          <w:tcPr>
            <w:tcW w:w="1650" w:type="dxa"/>
            <w:tcMar/>
          </w:tcPr>
          <w:p w:rsidR="00887C6C" w:rsidP="547F915B" w:rsidRDefault="00AE7CDE" w14:paraId="1012350E" w14:textId="77777777">
            <w:pPr>
              <w:spacing w:before="20" w:after="20" w:line="240" w:lineRule="auto"/>
              <w:jc w:val="center"/>
              <w:rPr>
                <w:rFonts w:ascii="Arial" w:hAnsi="Arial" w:eastAsia="Arial" w:cs="Arial"/>
                <w:b w:val="1"/>
                <w:bCs w:val="1"/>
                <w:sz w:val="20"/>
                <w:szCs w:val="20"/>
              </w:rPr>
            </w:pPr>
            <w:r w:rsidRPr="547F915B" w:rsidR="61AF1559">
              <w:rPr>
                <w:rFonts w:ascii="Arial" w:hAnsi="Arial" w:eastAsia="Arial" w:cs="Arial"/>
                <w:b w:val="1"/>
                <w:bCs w:val="1"/>
                <w:sz w:val="20"/>
                <w:szCs w:val="20"/>
              </w:rPr>
              <w:t>16,0</w:t>
            </w:r>
          </w:p>
        </w:tc>
        <w:tc>
          <w:tcPr>
            <w:tcW w:w="1650" w:type="dxa"/>
            <w:tcMar/>
          </w:tcPr>
          <w:p w:rsidR="00887C6C" w:rsidP="547F915B" w:rsidRDefault="00AE7CDE" w14:paraId="3256522F" w14:textId="77777777">
            <w:pPr>
              <w:spacing w:before="20" w:after="20" w:line="240" w:lineRule="auto"/>
              <w:jc w:val="center"/>
              <w:rPr>
                <w:rFonts w:ascii="Arial" w:hAnsi="Arial" w:eastAsia="Arial" w:cs="Arial"/>
                <w:b w:val="1"/>
                <w:bCs w:val="1"/>
                <w:sz w:val="20"/>
                <w:szCs w:val="20"/>
              </w:rPr>
            </w:pPr>
            <w:r w:rsidRPr="547F915B" w:rsidR="61AF1559">
              <w:rPr>
                <w:rFonts w:ascii="Arial" w:hAnsi="Arial" w:eastAsia="Arial" w:cs="Arial"/>
                <w:b w:val="1"/>
                <w:bCs w:val="1"/>
                <w:sz w:val="20"/>
                <w:szCs w:val="20"/>
              </w:rPr>
              <w:t>29,0</w:t>
            </w:r>
          </w:p>
        </w:tc>
        <w:tc>
          <w:tcPr>
            <w:tcW w:w="2050" w:type="dxa"/>
            <w:tcMar/>
          </w:tcPr>
          <w:p w:rsidR="00887C6C" w:rsidP="547F915B" w:rsidRDefault="00AE7CDE" w14:paraId="0E0B4366" w14:textId="77777777">
            <w:pPr>
              <w:spacing w:before="20" w:after="20" w:line="240" w:lineRule="auto"/>
              <w:jc w:val="center"/>
              <w:rPr>
                <w:rFonts w:ascii="Arial" w:hAnsi="Arial" w:eastAsia="Arial" w:cs="Arial"/>
                <w:b w:val="1"/>
                <w:bCs w:val="1"/>
                <w:sz w:val="20"/>
                <w:szCs w:val="20"/>
              </w:rPr>
            </w:pPr>
            <w:r w:rsidRPr="547F915B" w:rsidR="61AF1559">
              <w:rPr>
                <w:rFonts w:ascii="Arial" w:hAnsi="Arial" w:eastAsia="Arial" w:cs="Arial"/>
                <w:b w:val="1"/>
                <w:bCs w:val="1"/>
                <w:sz w:val="20"/>
                <w:szCs w:val="20"/>
              </w:rPr>
              <w:t>65,5</w:t>
            </w:r>
          </w:p>
        </w:tc>
        <w:tc>
          <w:tcPr>
            <w:tcW w:w="1650" w:type="dxa"/>
            <w:tcMar/>
          </w:tcPr>
          <w:p w:rsidR="00887C6C" w:rsidP="547F915B" w:rsidRDefault="00AE7CDE" w14:paraId="0B1B7186" w14:textId="77777777">
            <w:pPr>
              <w:spacing w:before="20" w:after="20" w:line="240" w:lineRule="auto"/>
              <w:jc w:val="center"/>
              <w:rPr>
                <w:rFonts w:ascii="Arial" w:hAnsi="Arial" w:eastAsia="Arial" w:cs="Arial"/>
                <w:b w:val="1"/>
                <w:bCs w:val="1"/>
                <w:sz w:val="20"/>
                <w:szCs w:val="20"/>
              </w:rPr>
            </w:pPr>
            <w:r w:rsidRPr="547F915B" w:rsidR="61AF1559">
              <w:rPr>
                <w:rFonts w:ascii="Arial" w:hAnsi="Arial" w:eastAsia="Arial" w:cs="Arial"/>
                <w:b w:val="1"/>
                <w:bCs w:val="1"/>
                <w:sz w:val="20"/>
                <w:szCs w:val="20"/>
              </w:rPr>
              <w:t>110,5</w:t>
            </w:r>
          </w:p>
        </w:tc>
      </w:tr>
    </w:tbl>
    <w:p w:rsidR="00887C6C" w:rsidRDefault="00AE7CDE" w14:paraId="08356250" w14:textId="77777777">
      <w:pPr>
        <w:spacing w:before="60" w:after="240" w:line="240" w:lineRule="auto"/>
        <w:jc w:val="center"/>
      </w:pPr>
      <w:r>
        <w:rPr>
          <w:rFonts w:ascii="Arial" w:hAnsi="Arial" w:eastAsia="Arial" w:cs="Arial"/>
          <w:i/>
          <w:iCs/>
          <w:sz w:val="18"/>
          <w:szCs w:val="18"/>
        </w:rPr>
        <w:t>Fuente: Elaborado por el equipo de proyecto a partir de la planilla de organización del trabajo del Incremento 3.</w:t>
      </w:r>
    </w:p>
    <w:p w:rsidR="00887C6C" w:rsidRDefault="00AE7CDE" w14:paraId="7618B749" w14:textId="76F08629">
      <w:pPr>
        <w:spacing w:line="360" w:lineRule="auto"/>
        <w:jc w:val="both"/>
      </w:pPr>
      <w:r>
        <w:rPr>
          <w:rFonts w:ascii="Arial" w:hAnsi="Arial" w:eastAsia="Arial" w:cs="Arial"/>
        </w:rPr>
        <w:t>La tercera semana concentra 65,5 HH, ya que en ella se ubican las pruebas y la preparación de los entregables; aun así, ningún integrante supera las 14 HH semanales de referencia.</w:t>
      </w:r>
    </w:p>
    <w:p w:rsidR="00887C6C" w:rsidRDefault="00AE7CDE" w14:paraId="70AE69EF" w14:textId="77777777">
      <w:pPr>
        <w:keepNext/>
        <w:spacing w:before="240" w:after="200" w:line="276" w:lineRule="auto"/>
        <w:outlineLvl w:val="1"/>
      </w:pPr>
      <w:r>
        <w:rPr>
          <w:rFonts w:ascii="Arial" w:hAnsi="Arial" w:eastAsia="Arial" w:cs="Arial"/>
          <w:b/>
          <w:bCs/>
          <w:sz w:val="28"/>
          <w:szCs w:val="28"/>
        </w:rPr>
        <w:t>3.4 Sprint Backlog acumulado</w:t>
      </w:r>
    </w:p>
    <w:p w:rsidR="00887C6C" w:rsidRDefault="00AE7CDE" w14:paraId="34EA78B6" w14:textId="77777777">
      <w:pPr>
        <w:spacing w:line="360" w:lineRule="auto"/>
        <w:jc w:val="both"/>
      </w:pPr>
      <w:r>
        <w:rPr>
          <w:rFonts w:ascii="Arial" w:hAnsi="Arial" w:eastAsia="Arial" w:cs="Arial"/>
        </w:rPr>
        <w:t>El Sprint Backlog acumulado reúne la planificación de los tres incrementos desarrollados. Las Tablas 3.4 y 3.5 resumen por categoría los Sprint Backlog de los Incrementos 1 y 2, el detalle del Incremento 3 corresponde a la Tabla 3.2 y la Tabla 3.6 consolida los tres incrementos.</w:t>
      </w:r>
    </w:p>
    <w:p w:rsidR="00887C6C" w:rsidRDefault="00AE7CDE" w14:paraId="2BE254CE" w14:textId="77777777">
      <w:pPr>
        <w:keepNext/>
        <w:spacing w:before="200" w:after="120" w:line="276" w:lineRule="auto"/>
      </w:pPr>
      <w:r>
        <w:rPr>
          <w:rFonts w:ascii="Arial" w:hAnsi="Arial" w:eastAsia="Arial" w:cs="Arial"/>
          <w:b/>
          <w:bCs/>
        </w:rPr>
        <w:t>Incremento 1</w:t>
      </w:r>
    </w:p>
    <w:p w:rsidR="00887C6C" w:rsidRDefault="00AE7CDE" w14:paraId="6B63FE45" w14:textId="77777777">
      <w:pPr>
        <w:pStyle w:val="LeyendaTabla"/>
        <w:keepNext/>
        <w:spacing w:before="240"/>
      </w:pPr>
      <w:r>
        <w:t>Tabla 3.4: “Sprint Backlog del Incremento 1 por categoría”.</w:t>
      </w:r>
    </w:p>
    <w:tbl>
      <w:tblPr>
        <w:tblW w:w="936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80" w:type="dxa"/>
          <w:right w:w="80" w:type="dxa"/>
        </w:tblCellMar>
        <w:tblLook w:val="04A0" w:firstRow="1" w:lastRow="0" w:firstColumn="1" w:lastColumn="0" w:noHBand="0" w:noVBand="1"/>
      </w:tblPr>
      <w:tblGrid>
        <w:gridCol w:w="2900"/>
        <w:gridCol w:w="1300"/>
        <w:gridCol w:w="1700"/>
        <w:gridCol w:w="3460"/>
      </w:tblGrid>
      <w:tr w:rsidR="00887C6C" w:rsidTr="547F915B" w14:paraId="619ECC9C" w14:textId="77777777">
        <w:trPr>
          <w:cantSplit/>
          <w:tblHeader/>
          <w:jc w:val="center"/>
        </w:trPr>
        <w:tc>
          <w:tcPr>
            <w:tcW w:w="2900" w:type="dxa"/>
            <w:tcMar/>
            <w:vAlign w:val="center"/>
          </w:tcPr>
          <w:p w:rsidR="00887C6C" w:rsidP="547F915B" w:rsidRDefault="00AE7CDE" w14:paraId="1667F7D8" w14:textId="77777777">
            <w:pPr>
              <w:keepNext w:val="1"/>
              <w:spacing w:before="20" w:after="20" w:line="240" w:lineRule="auto"/>
              <w:jc w:val="center"/>
              <w:rPr>
                <w:rFonts w:ascii="Arial" w:hAnsi="Arial" w:eastAsia="Arial" w:cs="Arial"/>
                <w:b w:val="1"/>
                <w:bCs w:val="1"/>
                <w:sz w:val="20"/>
                <w:szCs w:val="20"/>
              </w:rPr>
            </w:pPr>
            <w:r w:rsidRPr="547F915B" w:rsidR="61AF1559">
              <w:rPr>
                <w:rFonts w:ascii="Arial" w:hAnsi="Arial" w:eastAsia="Arial" w:cs="Arial"/>
                <w:b w:val="1"/>
                <w:bCs w:val="1"/>
                <w:sz w:val="20"/>
                <w:szCs w:val="20"/>
              </w:rPr>
              <w:t>Categoría</w:t>
            </w:r>
          </w:p>
        </w:tc>
        <w:tc>
          <w:tcPr>
            <w:tcW w:w="1300" w:type="dxa"/>
            <w:tcMar/>
            <w:vAlign w:val="center"/>
          </w:tcPr>
          <w:p w:rsidR="00887C6C" w:rsidP="547F915B" w:rsidRDefault="00AE7CDE" w14:paraId="7442BB37" w14:textId="77777777">
            <w:pPr>
              <w:keepNext w:val="1"/>
              <w:spacing w:before="20" w:after="20" w:line="240" w:lineRule="auto"/>
              <w:jc w:val="center"/>
              <w:rPr>
                <w:rFonts w:ascii="Arial" w:hAnsi="Arial" w:eastAsia="Arial" w:cs="Arial"/>
                <w:b w:val="1"/>
                <w:bCs w:val="1"/>
                <w:sz w:val="20"/>
                <w:szCs w:val="20"/>
              </w:rPr>
            </w:pPr>
            <w:r w:rsidRPr="547F915B" w:rsidR="61AF1559">
              <w:rPr>
                <w:rFonts w:ascii="Arial" w:hAnsi="Arial" w:eastAsia="Arial" w:cs="Arial"/>
                <w:b w:val="1"/>
                <w:bCs w:val="1"/>
                <w:sz w:val="20"/>
                <w:szCs w:val="20"/>
              </w:rPr>
              <w:t>N° Tareas</w:t>
            </w:r>
          </w:p>
        </w:tc>
        <w:tc>
          <w:tcPr>
            <w:tcW w:w="1700" w:type="dxa"/>
            <w:tcMar/>
            <w:vAlign w:val="center"/>
          </w:tcPr>
          <w:p w:rsidR="00887C6C" w:rsidP="547F915B" w:rsidRDefault="00AE7CDE" w14:paraId="7431B84C" w14:textId="77777777">
            <w:pPr>
              <w:keepNext w:val="1"/>
              <w:spacing w:before="20" w:after="20" w:line="240" w:lineRule="auto"/>
              <w:jc w:val="center"/>
              <w:rPr>
                <w:rFonts w:ascii="Arial" w:hAnsi="Arial" w:eastAsia="Arial" w:cs="Arial"/>
                <w:b w:val="1"/>
                <w:bCs w:val="1"/>
                <w:sz w:val="20"/>
                <w:szCs w:val="20"/>
              </w:rPr>
            </w:pPr>
            <w:r w:rsidRPr="547F915B" w:rsidR="61AF1559">
              <w:rPr>
                <w:rFonts w:ascii="Arial" w:hAnsi="Arial" w:eastAsia="Arial" w:cs="Arial"/>
                <w:b w:val="1"/>
                <w:bCs w:val="1"/>
                <w:sz w:val="20"/>
                <w:szCs w:val="20"/>
              </w:rPr>
              <w:t>HH Estimadas</w:t>
            </w:r>
          </w:p>
        </w:tc>
        <w:tc>
          <w:tcPr>
            <w:tcW w:w="3460" w:type="dxa"/>
            <w:tcMar/>
            <w:vAlign w:val="center"/>
          </w:tcPr>
          <w:p w:rsidR="00887C6C" w:rsidP="547F915B" w:rsidRDefault="00AE7CDE" w14:paraId="29F510EF" w14:textId="77777777">
            <w:pPr>
              <w:keepNext w:val="1"/>
              <w:spacing w:before="20" w:after="20" w:line="240" w:lineRule="auto"/>
              <w:jc w:val="center"/>
              <w:rPr>
                <w:rFonts w:ascii="Arial" w:hAnsi="Arial" w:eastAsia="Arial" w:cs="Arial"/>
                <w:b w:val="1"/>
                <w:bCs w:val="1"/>
                <w:sz w:val="20"/>
                <w:szCs w:val="20"/>
              </w:rPr>
            </w:pPr>
            <w:r w:rsidRPr="547F915B" w:rsidR="61AF1559">
              <w:rPr>
                <w:rFonts w:ascii="Arial" w:hAnsi="Arial" w:eastAsia="Arial" w:cs="Arial"/>
                <w:b w:val="1"/>
                <w:bCs w:val="1"/>
                <w:sz w:val="20"/>
                <w:szCs w:val="20"/>
              </w:rPr>
              <w:t>Responsable principal</w:t>
            </w:r>
          </w:p>
        </w:tc>
      </w:tr>
      <w:tr w:rsidR="00887C6C" w:rsidTr="547F915B" w14:paraId="0A339EBB" w14:textId="77777777">
        <w:trPr>
          <w:cantSplit/>
          <w:jc w:val="center"/>
        </w:trPr>
        <w:tc>
          <w:tcPr>
            <w:tcW w:w="2900" w:type="dxa"/>
            <w:tcMar/>
          </w:tcPr>
          <w:p w:rsidR="00887C6C" w:rsidP="547F915B" w:rsidRDefault="00AE7CDE" w14:paraId="64D29A8A"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Corrección Doc0</w:t>
            </w:r>
          </w:p>
        </w:tc>
        <w:tc>
          <w:tcPr>
            <w:tcW w:w="1300" w:type="dxa"/>
            <w:tcMar/>
          </w:tcPr>
          <w:p w:rsidR="00887C6C" w:rsidP="547F915B" w:rsidRDefault="00AE7CDE" w14:paraId="48DF98D7" w14:textId="77777777">
            <w:pPr>
              <w:keepNext w:val="1"/>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12</w:t>
            </w:r>
          </w:p>
        </w:tc>
        <w:tc>
          <w:tcPr>
            <w:tcW w:w="1700" w:type="dxa"/>
            <w:tcMar/>
          </w:tcPr>
          <w:p w:rsidR="00887C6C" w:rsidP="547F915B" w:rsidRDefault="00AE7CDE" w14:paraId="4E1200FA" w14:textId="77777777">
            <w:pPr>
              <w:keepNext w:val="1"/>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23,0</w:t>
            </w:r>
          </w:p>
        </w:tc>
        <w:tc>
          <w:tcPr>
            <w:tcW w:w="3460" w:type="dxa"/>
            <w:tcMar/>
          </w:tcPr>
          <w:p w:rsidR="00887C6C" w:rsidP="547F915B" w:rsidRDefault="00AE7CDE" w14:paraId="6FEE6792"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Erick Hernández</w:t>
            </w:r>
          </w:p>
        </w:tc>
      </w:tr>
      <w:tr w:rsidR="00887C6C" w:rsidTr="547F915B" w14:paraId="431D6F3E" w14:textId="77777777">
        <w:trPr>
          <w:cantSplit/>
          <w:jc w:val="center"/>
        </w:trPr>
        <w:tc>
          <w:tcPr>
            <w:tcW w:w="2900" w:type="dxa"/>
            <w:tcMar/>
          </w:tcPr>
          <w:p w:rsidR="00887C6C" w:rsidP="547F915B" w:rsidRDefault="00AE7CDE" w14:paraId="30BC1DC0"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Base de datos</w:t>
            </w:r>
          </w:p>
        </w:tc>
        <w:tc>
          <w:tcPr>
            <w:tcW w:w="1300" w:type="dxa"/>
            <w:tcMar/>
          </w:tcPr>
          <w:p w:rsidR="00887C6C" w:rsidP="547F915B" w:rsidRDefault="00AE7CDE" w14:paraId="109B8484" w14:textId="77777777">
            <w:pPr>
              <w:keepNext w:val="1"/>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7</w:t>
            </w:r>
          </w:p>
        </w:tc>
        <w:tc>
          <w:tcPr>
            <w:tcW w:w="1700" w:type="dxa"/>
            <w:tcMar/>
          </w:tcPr>
          <w:p w:rsidR="00887C6C" w:rsidP="547F915B" w:rsidRDefault="00AE7CDE" w14:paraId="7146E6FA" w14:textId="77777777">
            <w:pPr>
              <w:keepNext w:val="1"/>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19,0</w:t>
            </w:r>
          </w:p>
        </w:tc>
        <w:tc>
          <w:tcPr>
            <w:tcW w:w="3460" w:type="dxa"/>
            <w:tcMar/>
          </w:tcPr>
          <w:p w:rsidR="00887C6C" w:rsidP="547F915B" w:rsidRDefault="00AE7CDE" w14:paraId="7190B4CA"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Matías Ale</w:t>
            </w:r>
          </w:p>
        </w:tc>
      </w:tr>
      <w:tr w:rsidR="00887C6C" w:rsidTr="547F915B" w14:paraId="65EE34D3" w14:textId="77777777">
        <w:trPr>
          <w:cantSplit/>
          <w:jc w:val="center"/>
        </w:trPr>
        <w:tc>
          <w:tcPr>
            <w:tcW w:w="2900" w:type="dxa"/>
            <w:tcMar/>
          </w:tcPr>
          <w:p w:rsidR="00887C6C" w:rsidP="547F915B" w:rsidRDefault="00AE7CDE" w14:paraId="381E3333"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Modelo</w:t>
            </w:r>
          </w:p>
        </w:tc>
        <w:tc>
          <w:tcPr>
            <w:tcW w:w="1300" w:type="dxa"/>
            <w:tcMar/>
          </w:tcPr>
          <w:p w:rsidR="00887C6C" w:rsidP="547F915B" w:rsidRDefault="00AE7CDE" w14:paraId="03853697" w14:textId="77777777">
            <w:pPr>
              <w:keepNext w:val="1"/>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8</w:t>
            </w:r>
          </w:p>
        </w:tc>
        <w:tc>
          <w:tcPr>
            <w:tcW w:w="1700" w:type="dxa"/>
            <w:tcMar/>
          </w:tcPr>
          <w:p w:rsidR="00887C6C" w:rsidP="547F915B" w:rsidRDefault="00AE7CDE" w14:paraId="41B63581" w14:textId="77777777">
            <w:pPr>
              <w:keepNext w:val="1"/>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25,0</w:t>
            </w:r>
          </w:p>
        </w:tc>
        <w:tc>
          <w:tcPr>
            <w:tcW w:w="3460" w:type="dxa"/>
            <w:tcMar/>
          </w:tcPr>
          <w:p w:rsidR="00887C6C" w:rsidP="547F915B" w:rsidRDefault="00AE7CDE" w14:paraId="0B8A4566"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Felipe Salas</w:t>
            </w:r>
          </w:p>
        </w:tc>
      </w:tr>
      <w:tr w:rsidR="00887C6C" w:rsidTr="547F915B" w14:paraId="5722691A" w14:textId="77777777">
        <w:trPr>
          <w:cantSplit/>
          <w:jc w:val="center"/>
        </w:trPr>
        <w:tc>
          <w:tcPr>
            <w:tcW w:w="2900" w:type="dxa"/>
            <w:tcMar/>
          </w:tcPr>
          <w:p w:rsidR="00887C6C" w:rsidP="547F915B" w:rsidRDefault="00AE7CDE" w14:paraId="0611FA1B"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Vista</w:t>
            </w:r>
          </w:p>
        </w:tc>
        <w:tc>
          <w:tcPr>
            <w:tcW w:w="1300" w:type="dxa"/>
            <w:tcMar/>
          </w:tcPr>
          <w:p w:rsidR="00887C6C" w:rsidP="547F915B" w:rsidRDefault="00AE7CDE" w14:paraId="49832D11" w14:textId="77777777">
            <w:pPr>
              <w:keepNext w:val="1"/>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8</w:t>
            </w:r>
          </w:p>
        </w:tc>
        <w:tc>
          <w:tcPr>
            <w:tcW w:w="1700" w:type="dxa"/>
            <w:tcMar/>
          </w:tcPr>
          <w:p w:rsidR="00887C6C" w:rsidP="547F915B" w:rsidRDefault="00AE7CDE" w14:paraId="78B1C580" w14:textId="77777777">
            <w:pPr>
              <w:keepNext w:val="1"/>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24,0</w:t>
            </w:r>
          </w:p>
        </w:tc>
        <w:tc>
          <w:tcPr>
            <w:tcW w:w="3460" w:type="dxa"/>
            <w:tcMar/>
          </w:tcPr>
          <w:p w:rsidR="00887C6C" w:rsidP="547F915B" w:rsidRDefault="00AE7CDE" w14:paraId="35735C86"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Felipe Salas</w:t>
            </w:r>
          </w:p>
        </w:tc>
      </w:tr>
      <w:tr w:rsidR="00887C6C" w:rsidTr="547F915B" w14:paraId="62451D2A" w14:textId="77777777">
        <w:trPr>
          <w:cantSplit/>
          <w:jc w:val="center"/>
        </w:trPr>
        <w:tc>
          <w:tcPr>
            <w:tcW w:w="2900" w:type="dxa"/>
            <w:tcMar/>
          </w:tcPr>
          <w:p w:rsidR="00887C6C" w:rsidP="547F915B" w:rsidRDefault="00AE7CDE" w14:paraId="46F8A835"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Controlador</w:t>
            </w:r>
          </w:p>
        </w:tc>
        <w:tc>
          <w:tcPr>
            <w:tcW w:w="1300" w:type="dxa"/>
            <w:tcMar/>
          </w:tcPr>
          <w:p w:rsidR="00887C6C" w:rsidP="547F915B" w:rsidRDefault="00AE7CDE" w14:paraId="6F74D8FD" w14:textId="77777777">
            <w:pPr>
              <w:keepNext w:val="1"/>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7</w:t>
            </w:r>
          </w:p>
        </w:tc>
        <w:tc>
          <w:tcPr>
            <w:tcW w:w="1700" w:type="dxa"/>
            <w:tcMar/>
          </w:tcPr>
          <w:p w:rsidR="00887C6C" w:rsidP="547F915B" w:rsidRDefault="00AE7CDE" w14:paraId="2669F0B8" w14:textId="77777777">
            <w:pPr>
              <w:keepNext w:val="1"/>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16,0</w:t>
            </w:r>
          </w:p>
        </w:tc>
        <w:tc>
          <w:tcPr>
            <w:tcW w:w="3460" w:type="dxa"/>
            <w:tcMar/>
          </w:tcPr>
          <w:p w:rsidR="00887C6C" w:rsidP="547F915B" w:rsidRDefault="00AE7CDE" w14:paraId="40932875"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Felipe Salas</w:t>
            </w:r>
          </w:p>
        </w:tc>
      </w:tr>
      <w:tr w:rsidR="00887C6C" w:rsidTr="547F915B" w14:paraId="6A9D44B4" w14:textId="77777777">
        <w:trPr>
          <w:cantSplit/>
          <w:jc w:val="center"/>
        </w:trPr>
        <w:tc>
          <w:tcPr>
            <w:tcW w:w="2900" w:type="dxa"/>
            <w:tcMar/>
          </w:tcPr>
          <w:p w:rsidR="00887C6C" w:rsidP="547F915B" w:rsidRDefault="00AE7CDE" w14:paraId="62074617"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Diagramas 4+1</w:t>
            </w:r>
          </w:p>
        </w:tc>
        <w:tc>
          <w:tcPr>
            <w:tcW w:w="1300" w:type="dxa"/>
            <w:tcMar/>
          </w:tcPr>
          <w:p w:rsidR="00887C6C" w:rsidP="547F915B" w:rsidRDefault="00AE7CDE" w14:paraId="4CE4F91D" w14:textId="77777777">
            <w:pPr>
              <w:keepNext w:val="1"/>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8</w:t>
            </w:r>
          </w:p>
        </w:tc>
        <w:tc>
          <w:tcPr>
            <w:tcW w:w="1700" w:type="dxa"/>
            <w:tcMar/>
          </w:tcPr>
          <w:p w:rsidR="00887C6C" w:rsidP="547F915B" w:rsidRDefault="00AE7CDE" w14:paraId="6AFA847A" w14:textId="77777777">
            <w:pPr>
              <w:keepNext w:val="1"/>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17,0</w:t>
            </w:r>
          </w:p>
        </w:tc>
        <w:tc>
          <w:tcPr>
            <w:tcW w:w="3460" w:type="dxa"/>
            <w:tcMar/>
          </w:tcPr>
          <w:p w:rsidR="00887C6C" w:rsidP="547F915B" w:rsidRDefault="00AE7CDE" w14:paraId="7CDA0E4B"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Fabián Gómez</w:t>
            </w:r>
          </w:p>
        </w:tc>
      </w:tr>
      <w:tr w:rsidR="00887C6C" w:rsidTr="547F915B" w14:paraId="17985BF3" w14:textId="77777777">
        <w:trPr>
          <w:cantSplit/>
          <w:jc w:val="center"/>
        </w:trPr>
        <w:tc>
          <w:tcPr>
            <w:tcW w:w="2900" w:type="dxa"/>
            <w:tcMar/>
          </w:tcPr>
          <w:p w:rsidR="00887C6C" w:rsidP="547F915B" w:rsidRDefault="00AE7CDE" w14:paraId="2C540D0C"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Scrum++</w:t>
            </w:r>
          </w:p>
        </w:tc>
        <w:tc>
          <w:tcPr>
            <w:tcW w:w="1300" w:type="dxa"/>
            <w:tcMar/>
          </w:tcPr>
          <w:p w:rsidR="00887C6C" w:rsidP="547F915B" w:rsidRDefault="00AE7CDE" w14:paraId="729DE7E4" w14:textId="77777777">
            <w:pPr>
              <w:keepNext w:val="1"/>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5</w:t>
            </w:r>
          </w:p>
        </w:tc>
        <w:tc>
          <w:tcPr>
            <w:tcW w:w="1700" w:type="dxa"/>
            <w:tcMar/>
          </w:tcPr>
          <w:p w:rsidR="00887C6C" w:rsidP="547F915B" w:rsidRDefault="00AE7CDE" w14:paraId="51F7CDBF" w14:textId="77777777">
            <w:pPr>
              <w:keepNext w:val="1"/>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12,0</w:t>
            </w:r>
          </w:p>
        </w:tc>
        <w:tc>
          <w:tcPr>
            <w:tcW w:w="3460" w:type="dxa"/>
            <w:tcMar/>
          </w:tcPr>
          <w:p w:rsidR="00887C6C" w:rsidP="547F915B" w:rsidRDefault="00AE7CDE" w14:paraId="7A7802EC"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Cristóbal Osorio</w:t>
            </w:r>
          </w:p>
        </w:tc>
      </w:tr>
      <w:tr w:rsidR="00887C6C" w:rsidTr="547F915B" w14:paraId="3E5C0ED9" w14:textId="77777777">
        <w:trPr>
          <w:cantSplit/>
          <w:jc w:val="center"/>
        </w:trPr>
        <w:tc>
          <w:tcPr>
            <w:tcW w:w="2900" w:type="dxa"/>
            <w:tcMar/>
          </w:tcPr>
          <w:p w:rsidR="00887C6C" w:rsidP="547F915B" w:rsidRDefault="00AE7CDE" w14:paraId="0D83ED8D"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Pruebas</w:t>
            </w:r>
          </w:p>
        </w:tc>
        <w:tc>
          <w:tcPr>
            <w:tcW w:w="1300" w:type="dxa"/>
            <w:tcMar/>
          </w:tcPr>
          <w:p w:rsidR="00887C6C" w:rsidP="547F915B" w:rsidRDefault="00AE7CDE" w14:paraId="28AF3A15" w14:textId="77777777">
            <w:pPr>
              <w:keepNext w:val="1"/>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7</w:t>
            </w:r>
          </w:p>
        </w:tc>
        <w:tc>
          <w:tcPr>
            <w:tcW w:w="1700" w:type="dxa"/>
            <w:tcMar/>
          </w:tcPr>
          <w:p w:rsidR="00887C6C" w:rsidP="547F915B" w:rsidRDefault="00AE7CDE" w14:paraId="5CF1D7B1" w14:textId="77777777">
            <w:pPr>
              <w:keepNext w:val="1"/>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15,0</w:t>
            </w:r>
          </w:p>
        </w:tc>
        <w:tc>
          <w:tcPr>
            <w:tcW w:w="3460" w:type="dxa"/>
            <w:tcMar/>
          </w:tcPr>
          <w:p w:rsidR="00887C6C" w:rsidP="547F915B" w:rsidRDefault="00AE7CDE" w14:paraId="0C96C9A6"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Erick Hernández</w:t>
            </w:r>
          </w:p>
        </w:tc>
      </w:tr>
      <w:tr w:rsidR="00887C6C" w:rsidTr="547F915B" w14:paraId="7389C382" w14:textId="77777777">
        <w:trPr>
          <w:cantSplit/>
          <w:jc w:val="center"/>
        </w:trPr>
        <w:tc>
          <w:tcPr>
            <w:tcW w:w="2900" w:type="dxa"/>
            <w:tcMar/>
          </w:tcPr>
          <w:p w:rsidR="00887C6C" w:rsidP="547F915B" w:rsidRDefault="00AE7CDE" w14:paraId="55A86F68"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Entregables</w:t>
            </w:r>
          </w:p>
        </w:tc>
        <w:tc>
          <w:tcPr>
            <w:tcW w:w="1300" w:type="dxa"/>
            <w:tcMar/>
          </w:tcPr>
          <w:p w:rsidR="00887C6C" w:rsidP="547F915B" w:rsidRDefault="00AE7CDE" w14:paraId="446DE71A" w14:textId="77777777">
            <w:pPr>
              <w:keepNext w:val="1"/>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10</w:t>
            </w:r>
          </w:p>
        </w:tc>
        <w:tc>
          <w:tcPr>
            <w:tcW w:w="1700" w:type="dxa"/>
            <w:tcMar/>
          </w:tcPr>
          <w:p w:rsidR="00887C6C" w:rsidP="547F915B" w:rsidRDefault="00AE7CDE" w14:paraId="246FFBD0" w14:textId="77777777">
            <w:pPr>
              <w:keepNext w:val="1"/>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19,0</w:t>
            </w:r>
          </w:p>
        </w:tc>
        <w:tc>
          <w:tcPr>
            <w:tcW w:w="3460" w:type="dxa"/>
            <w:tcMar/>
          </w:tcPr>
          <w:p w:rsidR="00887C6C" w:rsidP="547F915B" w:rsidRDefault="00AE7CDE" w14:paraId="41EC2104"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Felipe Salas</w:t>
            </w:r>
          </w:p>
        </w:tc>
      </w:tr>
      <w:tr w:rsidR="00887C6C" w:rsidTr="547F915B" w14:paraId="4272064F" w14:textId="77777777">
        <w:trPr>
          <w:cantSplit/>
          <w:jc w:val="center"/>
        </w:trPr>
        <w:tc>
          <w:tcPr>
            <w:tcW w:w="2900" w:type="dxa"/>
            <w:tcMar/>
          </w:tcPr>
          <w:p w:rsidR="00887C6C" w:rsidP="547F915B" w:rsidRDefault="00AE7CDE" w14:paraId="6EFF8B8F"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Documentación</w:t>
            </w:r>
          </w:p>
        </w:tc>
        <w:tc>
          <w:tcPr>
            <w:tcW w:w="1300" w:type="dxa"/>
            <w:tcMar/>
          </w:tcPr>
          <w:p w:rsidR="00887C6C" w:rsidP="547F915B" w:rsidRDefault="00AE7CDE" w14:paraId="1D0ADF7A" w14:textId="77777777">
            <w:pPr>
              <w:keepNext w:val="1"/>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5</w:t>
            </w:r>
          </w:p>
        </w:tc>
        <w:tc>
          <w:tcPr>
            <w:tcW w:w="1700" w:type="dxa"/>
            <w:tcMar/>
          </w:tcPr>
          <w:p w:rsidR="00887C6C" w:rsidP="547F915B" w:rsidRDefault="00AE7CDE" w14:paraId="6C7E5DE0" w14:textId="77777777">
            <w:pPr>
              <w:keepNext w:val="1"/>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6,5</w:t>
            </w:r>
          </w:p>
        </w:tc>
        <w:tc>
          <w:tcPr>
            <w:tcW w:w="3460" w:type="dxa"/>
            <w:tcMar/>
          </w:tcPr>
          <w:p w:rsidR="00887C6C" w:rsidP="547F915B" w:rsidRDefault="00AE7CDE" w14:paraId="76111829"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Diego Lobos</w:t>
            </w:r>
          </w:p>
        </w:tc>
      </w:tr>
      <w:tr w:rsidR="00887C6C" w:rsidTr="547F915B" w14:paraId="3EFA45F6" w14:textId="77777777">
        <w:trPr>
          <w:cantSplit/>
          <w:jc w:val="center"/>
        </w:trPr>
        <w:tc>
          <w:tcPr>
            <w:tcW w:w="2900" w:type="dxa"/>
            <w:tcMar/>
          </w:tcPr>
          <w:p w:rsidR="00887C6C" w:rsidP="547F915B" w:rsidRDefault="00AE7CDE" w14:paraId="008F23DF" w14:textId="77777777">
            <w:pPr>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TOTAL</w:t>
            </w:r>
          </w:p>
        </w:tc>
        <w:tc>
          <w:tcPr>
            <w:tcW w:w="1300" w:type="dxa"/>
            <w:tcMar/>
          </w:tcPr>
          <w:p w:rsidR="00887C6C" w:rsidP="547F915B" w:rsidRDefault="00AE7CDE" w14:paraId="23DB4977" w14:textId="77777777">
            <w:pPr>
              <w:spacing w:before="20" w:after="20" w:line="240" w:lineRule="auto"/>
              <w:jc w:val="center"/>
              <w:rPr>
                <w:rFonts w:ascii="Arial" w:hAnsi="Arial" w:eastAsia="Arial" w:cs="Arial"/>
                <w:b w:val="1"/>
                <w:bCs w:val="1"/>
                <w:sz w:val="20"/>
                <w:szCs w:val="20"/>
              </w:rPr>
            </w:pPr>
            <w:r w:rsidRPr="547F915B" w:rsidR="61AF1559">
              <w:rPr>
                <w:rFonts w:ascii="Arial" w:hAnsi="Arial" w:eastAsia="Arial" w:cs="Arial"/>
                <w:b w:val="1"/>
                <w:bCs w:val="1"/>
                <w:sz w:val="20"/>
                <w:szCs w:val="20"/>
              </w:rPr>
              <w:t>77</w:t>
            </w:r>
          </w:p>
        </w:tc>
        <w:tc>
          <w:tcPr>
            <w:tcW w:w="1700" w:type="dxa"/>
            <w:tcMar/>
          </w:tcPr>
          <w:p w:rsidR="00887C6C" w:rsidP="547F915B" w:rsidRDefault="00AE7CDE" w14:paraId="02E82CDC" w14:textId="77777777">
            <w:pPr>
              <w:spacing w:before="20" w:after="20" w:line="240" w:lineRule="auto"/>
              <w:jc w:val="center"/>
              <w:rPr>
                <w:rFonts w:ascii="Arial" w:hAnsi="Arial" w:eastAsia="Arial" w:cs="Arial"/>
                <w:b w:val="1"/>
                <w:bCs w:val="1"/>
                <w:sz w:val="20"/>
                <w:szCs w:val="20"/>
              </w:rPr>
            </w:pPr>
            <w:r w:rsidRPr="547F915B" w:rsidR="61AF1559">
              <w:rPr>
                <w:rFonts w:ascii="Arial" w:hAnsi="Arial" w:eastAsia="Arial" w:cs="Arial"/>
                <w:b w:val="1"/>
                <w:bCs w:val="1"/>
                <w:sz w:val="20"/>
                <w:szCs w:val="20"/>
              </w:rPr>
              <w:t>176,5 HH</w:t>
            </w:r>
          </w:p>
        </w:tc>
        <w:tc>
          <w:tcPr>
            <w:tcW w:w="3460" w:type="dxa"/>
            <w:tcMar/>
          </w:tcPr>
          <w:p w:rsidR="00887C6C" w:rsidP="547F915B" w:rsidRDefault="00AE7CDE" w14:paraId="4E47DD03" w14:textId="77777777">
            <w:pPr>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7 integrantes</w:t>
            </w:r>
          </w:p>
        </w:tc>
      </w:tr>
    </w:tbl>
    <w:p w:rsidR="00887C6C" w:rsidRDefault="00AE7CDE" w14:paraId="4DD6A720" w14:textId="77777777">
      <w:pPr>
        <w:spacing w:before="60" w:after="240" w:line="240" w:lineRule="auto"/>
        <w:jc w:val="center"/>
      </w:pPr>
      <w:r>
        <w:rPr>
          <w:rFonts w:ascii="Arial" w:hAnsi="Arial" w:eastAsia="Arial" w:cs="Arial"/>
          <w:i/>
          <w:iCs/>
          <w:sz w:val="18"/>
          <w:szCs w:val="18"/>
        </w:rPr>
        <w:t>Fuente: Elaborado por el equipo de proyecto a partir de la planilla de organización del trabajo acumulada.</w:t>
      </w:r>
    </w:p>
    <w:p w:rsidR="00887C6C" w:rsidRDefault="00AE7CDE" w14:paraId="7657722B" w14:textId="77777777">
      <w:pPr>
        <w:keepNext/>
        <w:spacing w:before="200" w:after="120" w:line="276" w:lineRule="auto"/>
      </w:pPr>
      <w:r>
        <w:rPr>
          <w:rFonts w:ascii="Arial" w:hAnsi="Arial" w:eastAsia="Arial" w:cs="Arial"/>
          <w:b/>
          <w:bCs/>
        </w:rPr>
        <w:t>Incremento 2</w:t>
      </w:r>
    </w:p>
    <w:p w:rsidR="00887C6C" w:rsidRDefault="00AE7CDE" w14:paraId="3CF23FCA" w14:textId="77777777">
      <w:pPr>
        <w:pStyle w:val="LeyendaTabla"/>
        <w:keepNext/>
        <w:spacing w:before="240"/>
      </w:pPr>
      <w:r>
        <w:t>Tabla 3.5: “Sprint Backlog del Incremento 2 por categoría”.</w:t>
      </w:r>
    </w:p>
    <w:tbl>
      <w:tblPr>
        <w:tblW w:w="936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80" w:type="dxa"/>
          <w:right w:w="80" w:type="dxa"/>
        </w:tblCellMar>
        <w:tblLook w:val="04A0" w:firstRow="1" w:lastRow="0" w:firstColumn="1" w:lastColumn="0" w:noHBand="0" w:noVBand="1"/>
      </w:tblPr>
      <w:tblGrid>
        <w:gridCol w:w="2900"/>
        <w:gridCol w:w="1300"/>
        <w:gridCol w:w="1700"/>
        <w:gridCol w:w="3460"/>
      </w:tblGrid>
      <w:tr w:rsidR="00887C6C" w:rsidTr="547F915B" w14:paraId="04395449" w14:textId="77777777">
        <w:trPr>
          <w:cantSplit/>
          <w:tblHeader/>
          <w:jc w:val="center"/>
        </w:trPr>
        <w:tc>
          <w:tcPr>
            <w:tcW w:w="2900" w:type="dxa"/>
            <w:tcMar/>
            <w:vAlign w:val="center"/>
          </w:tcPr>
          <w:p w:rsidR="00887C6C" w:rsidP="547F915B" w:rsidRDefault="00AE7CDE" w14:paraId="4B27DE1D" w14:textId="77777777">
            <w:pPr>
              <w:keepNext w:val="1"/>
              <w:spacing w:before="20" w:after="20" w:line="240" w:lineRule="auto"/>
              <w:jc w:val="center"/>
              <w:rPr>
                <w:rFonts w:ascii="Arial" w:hAnsi="Arial" w:eastAsia="Arial" w:cs="Arial"/>
                <w:b w:val="1"/>
                <w:bCs w:val="1"/>
                <w:sz w:val="20"/>
                <w:szCs w:val="20"/>
              </w:rPr>
            </w:pPr>
            <w:r w:rsidRPr="547F915B" w:rsidR="61AF1559">
              <w:rPr>
                <w:rFonts w:ascii="Arial" w:hAnsi="Arial" w:eastAsia="Arial" w:cs="Arial"/>
                <w:b w:val="1"/>
                <w:bCs w:val="1"/>
                <w:sz w:val="20"/>
                <w:szCs w:val="20"/>
              </w:rPr>
              <w:t>Categoría</w:t>
            </w:r>
          </w:p>
        </w:tc>
        <w:tc>
          <w:tcPr>
            <w:tcW w:w="1300" w:type="dxa"/>
            <w:tcMar/>
            <w:vAlign w:val="center"/>
          </w:tcPr>
          <w:p w:rsidR="00887C6C" w:rsidP="547F915B" w:rsidRDefault="00AE7CDE" w14:paraId="77D301DD" w14:textId="77777777">
            <w:pPr>
              <w:keepNext w:val="1"/>
              <w:spacing w:before="20" w:after="20" w:line="240" w:lineRule="auto"/>
              <w:jc w:val="center"/>
              <w:rPr>
                <w:rFonts w:ascii="Arial" w:hAnsi="Arial" w:eastAsia="Arial" w:cs="Arial"/>
                <w:b w:val="1"/>
                <w:bCs w:val="1"/>
                <w:sz w:val="20"/>
                <w:szCs w:val="20"/>
              </w:rPr>
            </w:pPr>
            <w:r w:rsidRPr="547F915B" w:rsidR="61AF1559">
              <w:rPr>
                <w:rFonts w:ascii="Arial" w:hAnsi="Arial" w:eastAsia="Arial" w:cs="Arial"/>
                <w:b w:val="1"/>
                <w:bCs w:val="1"/>
                <w:sz w:val="20"/>
                <w:szCs w:val="20"/>
              </w:rPr>
              <w:t>N° Tareas</w:t>
            </w:r>
          </w:p>
        </w:tc>
        <w:tc>
          <w:tcPr>
            <w:tcW w:w="1700" w:type="dxa"/>
            <w:tcMar/>
            <w:vAlign w:val="center"/>
          </w:tcPr>
          <w:p w:rsidR="00887C6C" w:rsidP="547F915B" w:rsidRDefault="00AE7CDE" w14:paraId="033B928C" w14:textId="77777777">
            <w:pPr>
              <w:keepNext w:val="1"/>
              <w:spacing w:before="20" w:after="20" w:line="240" w:lineRule="auto"/>
              <w:jc w:val="center"/>
              <w:rPr>
                <w:rFonts w:ascii="Arial" w:hAnsi="Arial" w:eastAsia="Arial" w:cs="Arial"/>
                <w:b w:val="1"/>
                <w:bCs w:val="1"/>
                <w:sz w:val="20"/>
                <w:szCs w:val="20"/>
              </w:rPr>
            </w:pPr>
            <w:r w:rsidRPr="547F915B" w:rsidR="61AF1559">
              <w:rPr>
                <w:rFonts w:ascii="Arial" w:hAnsi="Arial" w:eastAsia="Arial" w:cs="Arial"/>
                <w:b w:val="1"/>
                <w:bCs w:val="1"/>
                <w:sz w:val="20"/>
                <w:szCs w:val="20"/>
              </w:rPr>
              <w:t>HH Estimadas</w:t>
            </w:r>
          </w:p>
        </w:tc>
        <w:tc>
          <w:tcPr>
            <w:tcW w:w="3460" w:type="dxa"/>
            <w:tcMar/>
            <w:vAlign w:val="center"/>
          </w:tcPr>
          <w:p w:rsidR="00887C6C" w:rsidP="547F915B" w:rsidRDefault="00AE7CDE" w14:paraId="312A8762" w14:textId="77777777">
            <w:pPr>
              <w:keepNext w:val="1"/>
              <w:spacing w:before="20" w:after="20" w:line="240" w:lineRule="auto"/>
              <w:jc w:val="center"/>
              <w:rPr>
                <w:rFonts w:ascii="Arial" w:hAnsi="Arial" w:eastAsia="Arial" w:cs="Arial"/>
                <w:b w:val="1"/>
                <w:bCs w:val="1"/>
                <w:sz w:val="20"/>
                <w:szCs w:val="20"/>
              </w:rPr>
            </w:pPr>
            <w:r w:rsidRPr="547F915B" w:rsidR="61AF1559">
              <w:rPr>
                <w:rFonts w:ascii="Arial" w:hAnsi="Arial" w:eastAsia="Arial" w:cs="Arial"/>
                <w:b w:val="1"/>
                <w:bCs w:val="1"/>
                <w:sz w:val="20"/>
                <w:szCs w:val="20"/>
              </w:rPr>
              <w:t>Responsable principal</w:t>
            </w:r>
          </w:p>
        </w:tc>
      </w:tr>
      <w:tr w:rsidR="00887C6C" w:rsidTr="547F915B" w14:paraId="77AB394D" w14:textId="77777777">
        <w:trPr>
          <w:cantSplit/>
          <w:jc w:val="center"/>
        </w:trPr>
        <w:tc>
          <w:tcPr>
            <w:tcW w:w="2900" w:type="dxa"/>
            <w:tcMar/>
          </w:tcPr>
          <w:p w:rsidR="00887C6C" w:rsidP="547F915B" w:rsidRDefault="00AE7CDE" w14:paraId="1E9D9F5D"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Modelo</w:t>
            </w:r>
          </w:p>
        </w:tc>
        <w:tc>
          <w:tcPr>
            <w:tcW w:w="1300" w:type="dxa"/>
            <w:tcMar/>
          </w:tcPr>
          <w:p w:rsidR="00887C6C" w:rsidP="547F915B" w:rsidRDefault="00AE7CDE" w14:paraId="71F3359E" w14:textId="77777777">
            <w:pPr>
              <w:keepNext w:val="1"/>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7</w:t>
            </w:r>
          </w:p>
        </w:tc>
        <w:tc>
          <w:tcPr>
            <w:tcW w:w="1700" w:type="dxa"/>
            <w:tcMar/>
          </w:tcPr>
          <w:p w:rsidR="00887C6C" w:rsidP="547F915B" w:rsidRDefault="00AE7CDE" w14:paraId="10D87139" w14:textId="77777777">
            <w:pPr>
              <w:keepNext w:val="1"/>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26,0</w:t>
            </w:r>
          </w:p>
        </w:tc>
        <w:tc>
          <w:tcPr>
            <w:tcW w:w="3460" w:type="dxa"/>
            <w:tcMar/>
          </w:tcPr>
          <w:p w:rsidR="00887C6C" w:rsidP="547F915B" w:rsidRDefault="00AE7CDE" w14:paraId="5509ED17"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Felipe Salas</w:t>
            </w:r>
          </w:p>
        </w:tc>
      </w:tr>
      <w:tr w:rsidR="00887C6C" w:rsidTr="547F915B" w14:paraId="3710FE6F" w14:textId="77777777">
        <w:trPr>
          <w:cantSplit/>
          <w:jc w:val="center"/>
        </w:trPr>
        <w:tc>
          <w:tcPr>
            <w:tcW w:w="2900" w:type="dxa"/>
            <w:tcMar/>
          </w:tcPr>
          <w:p w:rsidR="00887C6C" w:rsidP="547F915B" w:rsidRDefault="00AE7CDE" w14:paraId="74AAD8D7"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Vista</w:t>
            </w:r>
          </w:p>
        </w:tc>
        <w:tc>
          <w:tcPr>
            <w:tcW w:w="1300" w:type="dxa"/>
            <w:tcMar/>
          </w:tcPr>
          <w:p w:rsidR="00887C6C" w:rsidP="547F915B" w:rsidRDefault="00AE7CDE" w14:paraId="1AA1B773" w14:textId="77777777">
            <w:pPr>
              <w:keepNext w:val="1"/>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6</w:t>
            </w:r>
          </w:p>
        </w:tc>
        <w:tc>
          <w:tcPr>
            <w:tcW w:w="1700" w:type="dxa"/>
            <w:tcMar/>
          </w:tcPr>
          <w:p w:rsidR="00887C6C" w:rsidP="547F915B" w:rsidRDefault="00AE7CDE" w14:paraId="5EE0899C" w14:textId="77777777">
            <w:pPr>
              <w:keepNext w:val="1"/>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18,0</w:t>
            </w:r>
          </w:p>
        </w:tc>
        <w:tc>
          <w:tcPr>
            <w:tcW w:w="3460" w:type="dxa"/>
            <w:tcMar/>
          </w:tcPr>
          <w:p w:rsidR="00887C6C" w:rsidP="547F915B" w:rsidRDefault="00AE7CDE" w14:paraId="1A8015BF"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Felipe Salas</w:t>
            </w:r>
          </w:p>
        </w:tc>
      </w:tr>
      <w:tr w:rsidR="00887C6C" w:rsidTr="547F915B" w14:paraId="09534544" w14:textId="77777777">
        <w:trPr>
          <w:cantSplit/>
          <w:jc w:val="center"/>
        </w:trPr>
        <w:tc>
          <w:tcPr>
            <w:tcW w:w="2900" w:type="dxa"/>
            <w:tcMar/>
          </w:tcPr>
          <w:p w:rsidR="00887C6C" w:rsidP="547F915B" w:rsidRDefault="00AE7CDE" w14:paraId="354EFD25"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Controlador</w:t>
            </w:r>
          </w:p>
        </w:tc>
        <w:tc>
          <w:tcPr>
            <w:tcW w:w="1300" w:type="dxa"/>
            <w:tcMar/>
          </w:tcPr>
          <w:p w:rsidR="00887C6C" w:rsidP="547F915B" w:rsidRDefault="00AE7CDE" w14:paraId="4FB28CDF" w14:textId="77777777">
            <w:pPr>
              <w:keepNext w:val="1"/>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4</w:t>
            </w:r>
          </w:p>
        </w:tc>
        <w:tc>
          <w:tcPr>
            <w:tcW w:w="1700" w:type="dxa"/>
            <w:tcMar/>
          </w:tcPr>
          <w:p w:rsidR="00887C6C" w:rsidP="547F915B" w:rsidRDefault="00AE7CDE" w14:paraId="108240BC" w14:textId="77777777">
            <w:pPr>
              <w:keepNext w:val="1"/>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12,0</w:t>
            </w:r>
          </w:p>
        </w:tc>
        <w:tc>
          <w:tcPr>
            <w:tcW w:w="3460" w:type="dxa"/>
            <w:tcMar/>
          </w:tcPr>
          <w:p w:rsidR="00887C6C" w:rsidP="547F915B" w:rsidRDefault="00AE7CDE" w14:paraId="292277BA"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Felipe Salas</w:t>
            </w:r>
          </w:p>
        </w:tc>
      </w:tr>
      <w:tr w:rsidR="00887C6C" w:rsidTr="547F915B" w14:paraId="5F100FD9" w14:textId="77777777">
        <w:trPr>
          <w:cantSplit/>
          <w:jc w:val="center"/>
        </w:trPr>
        <w:tc>
          <w:tcPr>
            <w:tcW w:w="2900" w:type="dxa"/>
            <w:tcMar/>
          </w:tcPr>
          <w:p w:rsidR="00887C6C" w:rsidP="547F915B" w:rsidRDefault="00AE7CDE" w14:paraId="46330B70"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Diagramas 4+1</w:t>
            </w:r>
          </w:p>
        </w:tc>
        <w:tc>
          <w:tcPr>
            <w:tcW w:w="1300" w:type="dxa"/>
            <w:tcMar/>
          </w:tcPr>
          <w:p w:rsidR="00887C6C" w:rsidP="547F915B" w:rsidRDefault="00AE7CDE" w14:paraId="1D3DECFD" w14:textId="77777777">
            <w:pPr>
              <w:keepNext w:val="1"/>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6</w:t>
            </w:r>
          </w:p>
        </w:tc>
        <w:tc>
          <w:tcPr>
            <w:tcW w:w="1700" w:type="dxa"/>
            <w:tcMar/>
          </w:tcPr>
          <w:p w:rsidR="00887C6C" w:rsidP="547F915B" w:rsidRDefault="00AE7CDE" w14:paraId="028650D4" w14:textId="77777777">
            <w:pPr>
              <w:keepNext w:val="1"/>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13,0</w:t>
            </w:r>
          </w:p>
        </w:tc>
        <w:tc>
          <w:tcPr>
            <w:tcW w:w="3460" w:type="dxa"/>
            <w:tcMar/>
          </w:tcPr>
          <w:p w:rsidR="00887C6C" w:rsidP="547F915B" w:rsidRDefault="00AE7CDE" w14:paraId="471303AA"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Matías Ale</w:t>
            </w:r>
          </w:p>
        </w:tc>
      </w:tr>
      <w:tr w:rsidR="00887C6C" w:rsidTr="547F915B" w14:paraId="0B588E2A" w14:textId="77777777">
        <w:trPr>
          <w:cantSplit/>
          <w:jc w:val="center"/>
        </w:trPr>
        <w:tc>
          <w:tcPr>
            <w:tcW w:w="2900" w:type="dxa"/>
            <w:tcMar/>
          </w:tcPr>
          <w:p w:rsidR="00887C6C" w:rsidP="547F915B" w:rsidRDefault="00AE7CDE" w14:paraId="19005F40"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Scrum++</w:t>
            </w:r>
          </w:p>
        </w:tc>
        <w:tc>
          <w:tcPr>
            <w:tcW w:w="1300" w:type="dxa"/>
            <w:tcMar/>
          </w:tcPr>
          <w:p w:rsidR="00887C6C" w:rsidP="547F915B" w:rsidRDefault="00AE7CDE" w14:paraId="14648C29" w14:textId="77777777">
            <w:pPr>
              <w:keepNext w:val="1"/>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5</w:t>
            </w:r>
          </w:p>
        </w:tc>
        <w:tc>
          <w:tcPr>
            <w:tcW w:w="1700" w:type="dxa"/>
            <w:tcMar/>
          </w:tcPr>
          <w:p w:rsidR="00887C6C" w:rsidP="547F915B" w:rsidRDefault="00AE7CDE" w14:paraId="7AFDAB91" w14:textId="77777777">
            <w:pPr>
              <w:keepNext w:val="1"/>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10,0</w:t>
            </w:r>
          </w:p>
        </w:tc>
        <w:tc>
          <w:tcPr>
            <w:tcW w:w="3460" w:type="dxa"/>
            <w:tcMar/>
          </w:tcPr>
          <w:p w:rsidR="00887C6C" w:rsidP="547F915B" w:rsidRDefault="00AE7CDE" w14:paraId="53398896"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Diego Lobos</w:t>
            </w:r>
          </w:p>
        </w:tc>
      </w:tr>
      <w:tr w:rsidR="00887C6C" w:rsidTr="547F915B" w14:paraId="119933D3" w14:textId="77777777">
        <w:trPr>
          <w:cantSplit/>
          <w:jc w:val="center"/>
        </w:trPr>
        <w:tc>
          <w:tcPr>
            <w:tcW w:w="2900" w:type="dxa"/>
            <w:tcMar/>
          </w:tcPr>
          <w:p w:rsidR="00887C6C" w:rsidP="547F915B" w:rsidRDefault="00AE7CDE" w14:paraId="5007A973"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Pruebas</w:t>
            </w:r>
          </w:p>
        </w:tc>
        <w:tc>
          <w:tcPr>
            <w:tcW w:w="1300" w:type="dxa"/>
            <w:tcMar/>
          </w:tcPr>
          <w:p w:rsidR="00887C6C" w:rsidP="547F915B" w:rsidRDefault="00AE7CDE" w14:paraId="34C3CC76" w14:textId="77777777">
            <w:pPr>
              <w:keepNext w:val="1"/>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5</w:t>
            </w:r>
          </w:p>
        </w:tc>
        <w:tc>
          <w:tcPr>
            <w:tcW w:w="1700" w:type="dxa"/>
            <w:tcMar/>
          </w:tcPr>
          <w:p w:rsidR="00887C6C" w:rsidP="547F915B" w:rsidRDefault="00AE7CDE" w14:paraId="31BF0C33" w14:textId="77777777">
            <w:pPr>
              <w:keepNext w:val="1"/>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15,0</w:t>
            </w:r>
          </w:p>
        </w:tc>
        <w:tc>
          <w:tcPr>
            <w:tcW w:w="3460" w:type="dxa"/>
            <w:tcMar/>
          </w:tcPr>
          <w:p w:rsidR="00887C6C" w:rsidP="547F915B" w:rsidRDefault="00AE7CDE" w14:paraId="3622335C"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Integrante 3</w:t>
            </w:r>
          </w:p>
        </w:tc>
      </w:tr>
      <w:tr w:rsidR="00887C6C" w:rsidTr="547F915B" w14:paraId="5E0D4703" w14:textId="77777777">
        <w:trPr>
          <w:cantSplit/>
          <w:jc w:val="center"/>
        </w:trPr>
        <w:tc>
          <w:tcPr>
            <w:tcW w:w="2900" w:type="dxa"/>
            <w:tcMar/>
          </w:tcPr>
          <w:p w:rsidR="00887C6C" w:rsidP="547F915B" w:rsidRDefault="00AE7CDE" w14:paraId="62762576"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Entregables</w:t>
            </w:r>
          </w:p>
        </w:tc>
        <w:tc>
          <w:tcPr>
            <w:tcW w:w="1300" w:type="dxa"/>
            <w:tcMar/>
          </w:tcPr>
          <w:p w:rsidR="00887C6C" w:rsidP="547F915B" w:rsidRDefault="00AE7CDE" w14:paraId="3E1FE5D4" w14:textId="77777777">
            <w:pPr>
              <w:keepNext w:val="1"/>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10</w:t>
            </w:r>
          </w:p>
        </w:tc>
        <w:tc>
          <w:tcPr>
            <w:tcW w:w="1700" w:type="dxa"/>
            <w:tcMar/>
          </w:tcPr>
          <w:p w:rsidR="00887C6C" w:rsidP="547F915B" w:rsidRDefault="00AE7CDE" w14:paraId="5CB98096" w14:textId="77777777">
            <w:pPr>
              <w:keepNext w:val="1"/>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17,0</w:t>
            </w:r>
          </w:p>
        </w:tc>
        <w:tc>
          <w:tcPr>
            <w:tcW w:w="3460" w:type="dxa"/>
            <w:tcMar/>
          </w:tcPr>
          <w:p w:rsidR="00887C6C" w:rsidP="547F915B" w:rsidRDefault="00AE7CDE" w14:paraId="31423288"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Cristóbal Osorio</w:t>
            </w:r>
          </w:p>
        </w:tc>
      </w:tr>
      <w:tr w:rsidR="00887C6C" w:rsidTr="547F915B" w14:paraId="7393263A" w14:textId="77777777">
        <w:trPr>
          <w:cantSplit/>
          <w:jc w:val="center"/>
        </w:trPr>
        <w:tc>
          <w:tcPr>
            <w:tcW w:w="2900" w:type="dxa"/>
            <w:tcMar/>
          </w:tcPr>
          <w:p w:rsidR="00887C6C" w:rsidP="547F915B" w:rsidRDefault="00AE7CDE" w14:paraId="02E85A83"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Documentación</w:t>
            </w:r>
          </w:p>
        </w:tc>
        <w:tc>
          <w:tcPr>
            <w:tcW w:w="1300" w:type="dxa"/>
            <w:tcMar/>
          </w:tcPr>
          <w:p w:rsidR="00887C6C" w:rsidP="547F915B" w:rsidRDefault="00AE7CDE" w14:paraId="5090736E" w14:textId="77777777">
            <w:pPr>
              <w:keepNext w:val="1"/>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5</w:t>
            </w:r>
          </w:p>
        </w:tc>
        <w:tc>
          <w:tcPr>
            <w:tcW w:w="1700" w:type="dxa"/>
            <w:tcMar/>
          </w:tcPr>
          <w:p w:rsidR="00887C6C" w:rsidP="547F915B" w:rsidRDefault="00AE7CDE" w14:paraId="16673FEB" w14:textId="77777777">
            <w:pPr>
              <w:keepNext w:val="1"/>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6,5</w:t>
            </w:r>
          </w:p>
        </w:tc>
        <w:tc>
          <w:tcPr>
            <w:tcW w:w="3460" w:type="dxa"/>
            <w:tcMar/>
          </w:tcPr>
          <w:p w:rsidR="00887C6C" w:rsidP="547F915B" w:rsidRDefault="00AE7CDE" w14:paraId="64305C50"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Erick Hernández</w:t>
            </w:r>
          </w:p>
        </w:tc>
      </w:tr>
      <w:tr w:rsidR="00887C6C" w:rsidTr="547F915B" w14:paraId="095B0456" w14:textId="77777777">
        <w:trPr>
          <w:cantSplit/>
          <w:jc w:val="center"/>
        </w:trPr>
        <w:tc>
          <w:tcPr>
            <w:tcW w:w="2900" w:type="dxa"/>
            <w:tcMar/>
          </w:tcPr>
          <w:p w:rsidR="00887C6C" w:rsidP="547F915B" w:rsidRDefault="00AE7CDE" w14:paraId="794F654B" w14:textId="77777777">
            <w:pPr>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TOTAL</w:t>
            </w:r>
          </w:p>
        </w:tc>
        <w:tc>
          <w:tcPr>
            <w:tcW w:w="1300" w:type="dxa"/>
            <w:tcMar/>
          </w:tcPr>
          <w:p w:rsidR="00887C6C" w:rsidP="547F915B" w:rsidRDefault="00AE7CDE" w14:paraId="6089FD39" w14:textId="77777777">
            <w:pPr>
              <w:spacing w:before="20" w:after="20" w:line="240" w:lineRule="auto"/>
              <w:jc w:val="center"/>
              <w:rPr>
                <w:rFonts w:ascii="Arial" w:hAnsi="Arial" w:eastAsia="Arial" w:cs="Arial"/>
                <w:b w:val="1"/>
                <w:bCs w:val="1"/>
                <w:sz w:val="20"/>
                <w:szCs w:val="20"/>
              </w:rPr>
            </w:pPr>
            <w:r w:rsidRPr="547F915B" w:rsidR="61AF1559">
              <w:rPr>
                <w:rFonts w:ascii="Arial" w:hAnsi="Arial" w:eastAsia="Arial" w:cs="Arial"/>
                <w:b w:val="1"/>
                <w:bCs w:val="1"/>
                <w:sz w:val="20"/>
                <w:szCs w:val="20"/>
              </w:rPr>
              <w:t>48</w:t>
            </w:r>
          </w:p>
        </w:tc>
        <w:tc>
          <w:tcPr>
            <w:tcW w:w="1700" w:type="dxa"/>
            <w:tcMar/>
          </w:tcPr>
          <w:p w:rsidR="00887C6C" w:rsidP="547F915B" w:rsidRDefault="00AE7CDE" w14:paraId="4FA32F60" w14:textId="77777777">
            <w:pPr>
              <w:spacing w:before="20" w:after="20" w:line="240" w:lineRule="auto"/>
              <w:jc w:val="center"/>
              <w:rPr>
                <w:rFonts w:ascii="Arial" w:hAnsi="Arial" w:eastAsia="Arial" w:cs="Arial"/>
                <w:b w:val="1"/>
                <w:bCs w:val="1"/>
                <w:sz w:val="20"/>
                <w:szCs w:val="20"/>
              </w:rPr>
            </w:pPr>
            <w:r w:rsidRPr="547F915B" w:rsidR="61AF1559">
              <w:rPr>
                <w:rFonts w:ascii="Arial" w:hAnsi="Arial" w:eastAsia="Arial" w:cs="Arial"/>
                <w:b w:val="1"/>
                <w:bCs w:val="1"/>
                <w:sz w:val="20"/>
                <w:szCs w:val="20"/>
              </w:rPr>
              <w:t>117,5 HH</w:t>
            </w:r>
          </w:p>
        </w:tc>
        <w:tc>
          <w:tcPr>
            <w:tcW w:w="3460" w:type="dxa"/>
            <w:tcMar/>
          </w:tcPr>
          <w:p w:rsidR="00887C6C" w:rsidP="547F915B" w:rsidRDefault="00AE7CDE" w14:paraId="6DF75791" w14:textId="77777777">
            <w:pPr>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7 integrantes</w:t>
            </w:r>
          </w:p>
        </w:tc>
      </w:tr>
    </w:tbl>
    <w:p w:rsidR="00887C6C" w:rsidRDefault="00AE7CDE" w14:paraId="1C67EB7B" w14:textId="77777777">
      <w:pPr>
        <w:spacing w:before="60" w:after="240" w:line="240" w:lineRule="auto"/>
        <w:jc w:val="center"/>
      </w:pPr>
      <w:r>
        <w:rPr>
          <w:rFonts w:ascii="Arial" w:hAnsi="Arial" w:eastAsia="Arial" w:cs="Arial"/>
          <w:i/>
          <w:iCs/>
          <w:sz w:val="18"/>
          <w:szCs w:val="18"/>
        </w:rPr>
        <w:t>Fuente: Elaborado por el equipo de proyecto a partir de la planilla de organización del trabajo acumulada.</w:t>
      </w:r>
    </w:p>
    <w:p w:rsidR="00887C6C" w:rsidRDefault="00AE7CDE" w14:paraId="1B17E9AA" w14:textId="77777777">
      <w:pPr>
        <w:keepNext/>
        <w:spacing w:before="200" w:after="120" w:line="276" w:lineRule="auto"/>
      </w:pPr>
      <w:r>
        <w:rPr>
          <w:rFonts w:ascii="Arial" w:hAnsi="Arial" w:eastAsia="Arial" w:cs="Arial"/>
          <w:b/>
          <w:bCs/>
        </w:rPr>
        <w:t>Consolidado de los tres incrementos</w:t>
      </w:r>
    </w:p>
    <w:p w:rsidR="00887C6C" w:rsidRDefault="00AE7CDE" w14:paraId="01A11D5F" w14:textId="77777777">
      <w:pPr>
        <w:pStyle w:val="LeyendaTabla"/>
        <w:keepNext/>
        <w:spacing w:before="240"/>
      </w:pPr>
      <w:r>
        <w:t>Tabla 3.6: “Consolidado del Sprint Backlog de los Incrementos 1, 2 y 3”.</w:t>
      </w:r>
    </w:p>
    <w:tbl>
      <w:tblPr>
        <w:tblW w:w="936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80" w:type="dxa"/>
          <w:right w:w="80" w:type="dxa"/>
        </w:tblCellMar>
        <w:tblLook w:val="04A0" w:firstRow="1" w:lastRow="0" w:firstColumn="1" w:lastColumn="0" w:noHBand="0" w:noVBand="1"/>
      </w:tblPr>
      <w:tblGrid>
        <w:gridCol w:w="1900"/>
        <w:gridCol w:w="2260"/>
        <w:gridCol w:w="1500"/>
        <w:gridCol w:w="1850"/>
        <w:gridCol w:w="1850"/>
      </w:tblGrid>
      <w:tr w:rsidR="00887C6C" w:rsidTr="547F915B" w14:paraId="74DEB69F" w14:textId="77777777">
        <w:trPr>
          <w:cantSplit/>
          <w:tblHeader/>
          <w:jc w:val="center"/>
        </w:trPr>
        <w:tc>
          <w:tcPr>
            <w:tcW w:w="1900" w:type="dxa"/>
            <w:tcMar/>
            <w:vAlign w:val="center"/>
          </w:tcPr>
          <w:p w:rsidR="00887C6C" w:rsidP="547F915B" w:rsidRDefault="00AE7CDE" w14:paraId="4F39FDB0" w14:textId="77777777">
            <w:pPr>
              <w:keepNext w:val="1"/>
              <w:spacing w:before="20" w:after="20" w:line="240" w:lineRule="auto"/>
              <w:jc w:val="center"/>
              <w:rPr>
                <w:rFonts w:ascii="Arial" w:hAnsi="Arial" w:eastAsia="Arial" w:cs="Arial"/>
                <w:b w:val="1"/>
                <w:bCs w:val="1"/>
                <w:sz w:val="20"/>
                <w:szCs w:val="20"/>
              </w:rPr>
            </w:pPr>
            <w:r w:rsidRPr="547F915B" w:rsidR="61AF1559">
              <w:rPr>
                <w:rFonts w:ascii="Arial" w:hAnsi="Arial" w:eastAsia="Arial" w:cs="Arial"/>
                <w:b w:val="1"/>
                <w:bCs w:val="1"/>
                <w:sz w:val="20"/>
                <w:szCs w:val="20"/>
              </w:rPr>
              <w:t>Incremento</w:t>
            </w:r>
          </w:p>
        </w:tc>
        <w:tc>
          <w:tcPr>
            <w:tcW w:w="2260" w:type="dxa"/>
            <w:tcMar/>
            <w:vAlign w:val="center"/>
          </w:tcPr>
          <w:p w:rsidR="00887C6C" w:rsidP="547F915B" w:rsidRDefault="00AE7CDE" w14:paraId="2D20BAA9" w14:textId="77777777">
            <w:pPr>
              <w:keepNext w:val="1"/>
              <w:spacing w:before="20" w:after="20" w:line="240" w:lineRule="auto"/>
              <w:jc w:val="center"/>
              <w:rPr>
                <w:rFonts w:ascii="Arial" w:hAnsi="Arial" w:eastAsia="Arial" w:cs="Arial"/>
                <w:b w:val="1"/>
                <w:bCs w:val="1"/>
                <w:sz w:val="20"/>
                <w:szCs w:val="20"/>
              </w:rPr>
            </w:pPr>
            <w:r w:rsidRPr="547F915B" w:rsidR="61AF1559">
              <w:rPr>
                <w:rFonts w:ascii="Arial" w:hAnsi="Arial" w:eastAsia="Arial" w:cs="Arial"/>
                <w:b w:val="1"/>
                <w:bCs w:val="1"/>
                <w:sz w:val="20"/>
                <w:szCs w:val="20"/>
              </w:rPr>
              <w:t>Período</w:t>
            </w:r>
          </w:p>
        </w:tc>
        <w:tc>
          <w:tcPr>
            <w:tcW w:w="1500" w:type="dxa"/>
            <w:tcMar/>
            <w:vAlign w:val="center"/>
          </w:tcPr>
          <w:p w:rsidR="00887C6C" w:rsidP="547F915B" w:rsidRDefault="00AE7CDE" w14:paraId="7C92243D" w14:textId="77777777">
            <w:pPr>
              <w:keepNext w:val="1"/>
              <w:spacing w:before="20" w:after="20" w:line="240" w:lineRule="auto"/>
              <w:jc w:val="center"/>
              <w:rPr>
                <w:rFonts w:ascii="Arial" w:hAnsi="Arial" w:eastAsia="Arial" w:cs="Arial"/>
                <w:b w:val="1"/>
                <w:bCs w:val="1"/>
                <w:sz w:val="20"/>
                <w:szCs w:val="20"/>
              </w:rPr>
            </w:pPr>
            <w:r w:rsidRPr="547F915B" w:rsidR="61AF1559">
              <w:rPr>
                <w:rFonts w:ascii="Arial" w:hAnsi="Arial" w:eastAsia="Arial" w:cs="Arial"/>
                <w:b w:val="1"/>
                <w:bCs w:val="1"/>
                <w:sz w:val="20"/>
                <w:szCs w:val="20"/>
              </w:rPr>
              <w:t>N° Tareas</w:t>
            </w:r>
          </w:p>
        </w:tc>
        <w:tc>
          <w:tcPr>
            <w:tcW w:w="1850" w:type="dxa"/>
            <w:tcMar/>
            <w:vAlign w:val="center"/>
          </w:tcPr>
          <w:p w:rsidR="00887C6C" w:rsidP="547F915B" w:rsidRDefault="00AE7CDE" w14:paraId="4D8BD7E8" w14:textId="77777777">
            <w:pPr>
              <w:keepNext w:val="1"/>
              <w:spacing w:before="20" w:after="20" w:line="240" w:lineRule="auto"/>
              <w:jc w:val="center"/>
              <w:rPr>
                <w:rFonts w:ascii="Arial" w:hAnsi="Arial" w:eastAsia="Arial" w:cs="Arial"/>
                <w:b w:val="1"/>
                <w:bCs w:val="1"/>
                <w:sz w:val="20"/>
                <w:szCs w:val="20"/>
              </w:rPr>
            </w:pPr>
            <w:r w:rsidRPr="547F915B" w:rsidR="61AF1559">
              <w:rPr>
                <w:rFonts w:ascii="Arial" w:hAnsi="Arial" w:eastAsia="Arial" w:cs="Arial"/>
                <w:b w:val="1"/>
                <w:bCs w:val="1"/>
                <w:sz w:val="20"/>
                <w:szCs w:val="20"/>
              </w:rPr>
              <w:t>HH Estimadas</w:t>
            </w:r>
          </w:p>
        </w:tc>
        <w:tc>
          <w:tcPr>
            <w:tcW w:w="1850" w:type="dxa"/>
            <w:tcMar/>
            <w:vAlign w:val="center"/>
          </w:tcPr>
          <w:p w:rsidR="00887C6C" w:rsidP="547F915B" w:rsidRDefault="00AE7CDE" w14:paraId="638D9DE1" w14:textId="77777777">
            <w:pPr>
              <w:keepNext w:val="1"/>
              <w:spacing w:before="20" w:after="20" w:line="240" w:lineRule="auto"/>
              <w:jc w:val="center"/>
              <w:rPr>
                <w:rFonts w:ascii="Arial" w:hAnsi="Arial" w:eastAsia="Arial" w:cs="Arial"/>
                <w:b w:val="1"/>
                <w:bCs w:val="1"/>
                <w:sz w:val="20"/>
                <w:szCs w:val="20"/>
              </w:rPr>
            </w:pPr>
            <w:r w:rsidRPr="547F915B" w:rsidR="61AF1559">
              <w:rPr>
                <w:rFonts w:ascii="Arial" w:hAnsi="Arial" w:eastAsia="Arial" w:cs="Arial"/>
                <w:b w:val="1"/>
                <w:bCs w:val="1"/>
                <w:sz w:val="20"/>
                <w:szCs w:val="20"/>
              </w:rPr>
              <w:t>HH Efectivas</w:t>
            </w:r>
          </w:p>
        </w:tc>
      </w:tr>
      <w:tr w:rsidR="00887C6C" w:rsidTr="547F915B" w14:paraId="5E6C5E06" w14:textId="77777777">
        <w:trPr>
          <w:cantSplit/>
          <w:jc w:val="center"/>
        </w:trPr>
        <w:tc>
          <w:tcPr>
            <w:tcW w:w="1900" w:type="dxa"/>
            <w:tcMar/>
          </w:tcPr>
          <w:p w:rsidR="00887C6C" w:rsidP="547F915B" w:rsidRDefault="00AE7CDE" w14:paraId="36344B78"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Incremento 1</w:t>
            </w:r>
          </w:p>
        </w:tc>
        <w:tc>
          <w:tcPr>
            <w:tcW w:w="2260" w:type="dxa"/>
            <w:tcMar/>
          </w:tcPr>
          <w:p w:rsidR="00887C6C" w:rsidP="547F915B" w:rsidRDefault="00AE7CDE" w14:paraId="07378A47" w14:textId="77777777">
            <w:pPr>
              <w:keepNext w:val="1"/>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30/04 – 14/06/2026</w:t>
            </w:r>
          </w:p>
        </w:tc>
        <w:tc>
          <w:tcPr>
            <w:tcW w:w="1500" w:type="dxa"/>
            <w:tcMar/>
          </w:tcPr>
          <w:p w:rsidR="00887C6C" w:rsidP="547F915B" w:rsidRDefault="00AE7CDE" w14:paraId="03C795E6" w14:textId="77777777">
            <w:pPr>
              <w:keepNext w:val="1"/>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77</w:t>
            </w:r>
          </w:p>
        </w:tc>
        <w:tc>
          <w:tcPr>
            <w:tcW w:w="1850" w:type="dxa"/>
            <w:tcMar/>
          </w:tcPr>
          <w:p w:rsidR="00887C6C" w:rsidP="547F915B" w:rsidRDefault="00AE7CDE" w14:paraId="01C908F8" w14:textId="77777777">
            <w:pPr>
              <w:keepNext w:val="1"/>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176,5</w:t>
            </w:r>
          </w:p>
        </w:tc>
        <w:tc>
          <w:tcPr>
            <w:tcW w:w="1850" w:type="dxa"/>
            <w:tcMar/>
          </w:tcPr>
          <w:p w:rsidR="00887C6C" w:rsidP="547F915B" w:rsidRDefault="00AE7CDE" w14:paraId="6F911C23" w14:textId="77777777">
            <w:pPr>
              <w:keepNext w:val="1"/>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226,5</w:t>
            </w:r>
          </w:p>
        </w:tc>
      </w:tr>
      <w:tr w:rsidR="00887C6C" w:rsidTr="547F915B" w14:paraId="08DC84CC" w14:textId="77777777">
        <w:trPr>
          <w:cantSplit/>
          <w:jc w:val="center"/>
        </w:trPr>
        <w:tc>
          <w:tcPr>
            <w:tcW w:w="1900" w:type="dxa"/>
            <w:tcMar/>
          </w:tcPr>
          <w:p w:rsidR="00887C6C" w:rsidP="547F915B" w:rsidRDefault="00AE7CDE" w14:paraId="1CF5B655"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Incremento 2</w:t>
            </w:r>
          </w:p>
        </w:tc>
        <w:tc>
          <w:tcPr>
            <w:tcW w:w="2260" w:type="dxa"/>
            <w:tcMar/>
          </w:tcPr>
          <w:p w:rsidR="00887C6C" w:rsidP="547F915B" w:rsidRDefault="00AE7CDE" w14:paraId="190C9FF1" w14:textId="77777777">
            <w:pPr>
              <w:keepNext w:val="1"/>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25/08 – 13/09/2026</w:t>
            </w:r>
          </w:p>
        </w:tc>
        <w:tc>
          <w:tcPr>
            <w:tcW w:w="1500" w:type="dxa"/>
            <w:tcMar/>
          </w:tcPr>
          <w:p w:rsidR="00887C6C" w:rsidP="547F915B" w:rsidRDefault="00AE7CDE" w14:paraId="779F5E77" w14:textId="77777777">
            <w:pPr>
              <w:keepNext w:val="1"/>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48</w:t>
            </w:r>
          </w:p>
        </w:tc>
        <w:tc>
          <w:tcPr>
            <w:tcW w:w="1850" w:type="dxa"/>
            <w:tcMar/>
          </w:tcPr>
          <w:p w:rsidR="00887C6C" w:rsidP="547F915B" w:rsidRDefault="00AE7CDE" w14:paraId="7253F53E" w14:textId="77777777">
            <w:pPr>
              <w:keepNext w:val="1"/>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117,5</w:t>
            </w:r>
          </w:p>
        </w:tc>
        <w:tc>
          <w:tcPr>
            <w:tcW w:w="1850" w:type="dxa"/>
            <w:tcMar/>
          </w:tcPr>
          <w:p w:rsidR="00887C6C" w:rsidP="547F915B" w:rsidRDefault="00AE7CDE" w14:paraId="38A9C56F" w14:textId="77777777">
            <w:pPr>
              <w:keepNext w:val="1"/>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163,5</w:t>
            </w:r>
          </w:p>
        </w:tc>
      </w:tr>
      <w:tr w:rsidR="00887C6C" w:rsidTr="547F915B" w14:paraId="1CF59B73" w14:textId="77777777">
        <w:trPr>
          <w:cantSplit/>
          <w:jc w:val="center"/>
        </w:trPr>
        <w:tc>
          <w:tcPr>
            <w:tcW w:w="1900" w:type="dxa"/>
            <w:tcMar/>
          </w:tcPr>
          <w:p w:rsidR="00887C6C" w:rsidP="547F915B" w:rsidRDefault="00AE7CDE" w14:paraId="66D357E2"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Incremento 3</w:t>
            </w:r>
          </w:p>
        </w:tc>
        <w:tc>
          <w:tcPr>
            <w:tcW w:w="2260" w:type="dxa"/>
            <w:tcMar/>
          </w:tcPr>
          <w:p w:rsidR="00887C6C" w:rsidP="547F915B" w:rsidRDefault="00AE7CDE" w14:paraId="2B89908F" w14:textId="77777777">
            <w:pPr>
              <w:keepNext w:val="1"/>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14/09 – 04/10/2026</w:t>
            </w:r>
          </w:p>
        </w:tc>
        <w:tc>
          <w:tcPr>
            <w:tcW w:w="1500" w:type="dxa"/>
            <w:tcMar/>
          </w:tcPr>
          <w:p w:rsidR="00887C6C" w:rsidP="547F915B" w:rsidRDefault="00AE7CDE" w14:paraId="763AF537" w14:textId="77777777">
            <w:pPr>
              <w:keepNext w:val="1"/>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47</w:t>
            </w:r>
          </w:p>
        </w:tc>
        <w:tc>
          <w:tcPr>
            <w:tcW w:w="1850" w:type="dxa"/>
            <w:tcMar/>
          </w:tcPr>
          <w:p w:rsidR="00887C6C" w:rsidP="547F915B" w:rsidRDefault="00AE7CDE" w14:paraId="5A8E3094" w14:textId="77777777">
            <w:pPr>
              <w:keepNext w:val="1"/>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110,5</w:t>
            </w:r>
          </w:p>
        </w:tc>
        <w:tc>
          <w:tcPr>
            <w:tcW w:w="1850" w:type="dxa"/>
            <w:tcMar/>
          </w:tcPr>
          <w:p w:rsidR="00887C6C" w:rsidP="547F915B" w:rsidRDefault="00AE7CDE" w14:paraId="49281D74" w14:textId="77777777">
            <w:pPr>
              <w:keepNext w:val="1"/>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127,0</w:t>
            </w:r>
          </w:p>
        </w:tc>
      </w:tr>
      <w:tr w:rsidR="00887C6C" w:rsidTr="547F915B" w14:paraId="5A36DE6C" w14:textId="77777777">
        <w:trPr>
          <w:cantSplit/>
          <w:jc w:val="center"/>
        </w:trPr>
        <w:tc>
          <w:tcPr>
            <w:tcW w:w="1900" w:type="dxa"/>
            <w:tcMar/>
          </w:tcPr>
          <w:p w:rsidR="00887C6C" w:rsidP="547F915B" w:rsidRDefault="00AE7CDE" w14:paraId="4DE094DA" w14:textId="77777777">
            <w:pPr>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TOTAL</w:t>
            </w:r>
          </w:p>
        </w:tc>
        <w:tc>
          <w:tcPr>
            <w:tcW w:w="2260" w:type="dxa"/>
            <w:tcMar/>
          </w:tcPr>
          <w:p w:rsidR="00887C6C" w:rsidP="547F915B" w:rsidRDefault="00887C6C" w14:paraId="70DF9E56" w14:textId="77777777">
            <w:pPr>
              <w:spacing w:before="20" w:after="20" w:line="240" w:lineRule="auto"/>
              <w:jc w:val="center"/>
              <w:rPr>
                <w:rFonts w:ascii="Arial" w:hAnsi="Arial" w:eastAsia="Arial" w:cs="Arial"/>
                <w:sz w:val="20"/>
                <w:szCs w:val="20"/>
              </w:rPr>
            </w:pPr>
          </w:p>
        </w:tc>
        <w:tc>
          <w:tcPr>
            <w:tcW w:w="1500" w:type="dxa"/>
            <w:tcMar/>
          </w:tcPr>
          <w:p w:rsidR="00887C6C" w:rsidP="547F915B" w:rsidRDefault="00AE7CDE" w14:paraId="35B351E1" w14:textId="77777777">
            <w:pPr>
              <w:spacing w:before="20" w:after="20" w:line="240" w:lineRule="auto"/>
              <w:jc w:val="center"/>
              <w:rPr>
                <w:rFonts w:ascii="Arial" w:hAnsi="Arial" w:eastAsia="Arial" w:cs="Arial"/>
                <w:b w:val="1"/>
                <w:bCs w:val="1"/>
                <w:sz w:val="20"/>
                <w:szCs w:val="20"/>
              </w:rPr>
            </w:pPr>
            <w:r w:rsidRPr="547F915B" w:rsidR="61AF1559">
              <w:rPr>
                <w:rFonts w:ascii="Arial" w:hAnsi="Arial" w:eastAsia="Arial" w:cs="Arial"/>
                <w:b w:val="1"/>
                <w:bCs w:val="1"/>
                <w:sz w:val="20"/>
                <w:szCs w:val="20"/>
              </w:rPr>
              <w:t>172</w:t>
            </w:r>
          </w:p>
        </w:tc>
        <w:tc>
          <w:tcPr>
            <w:tcW w:w="1850" w:type="dxa"/>
            <w:tcMar/>
          </w:tcPr>
          <w:p w:rsidR="00887C6C" w:rsidP="547F915B" w:rsidRDefault="00AE7CDE" w14:paraId="3111F0CF" w14:textId="77777777">
            <w:pPr>
              <w:spacing w:before="20" w:after="20" w:line="240" w:lineRule="auto"/>
              <w:jc w:val="center"/>
              <w:rPr>
                <w:rFonts w:ascii="Arial" w:hAnsi="Arial" w:eastAsia="Arial" w:cs="Arial"/>
                <w:b w:val="1"/>
                <w:bCs w:val="1"/>
                <w:sz w:val="20"/>
                <w:szCs w:val="20"/>
              </w:rPr>
            </w:pPr>
            <w:r w:rsidRPr="547F915B" w:rsidR="61AF1559">
              <w:rPr>
                <w:rFonts w:ascii="Arial" w:hAnsi="Arial" w:eastAsia="Arial" w:cs="Arial"/>
                <w:b w:val="1"/>
                <w:bCs w:val="1"/>
                <w:sz w:val="20"/>
                <w:szCs w:val="20"/>
              </w:rPr>
              <w:t>404,5</w:t>
            </w:r>
          </w:p>
        </w:tc>
        <w:tc>
          <w:tcPr>
            <w:tcW w:w="1850" w:type="dxa"/>
            <w:tcMar/>
          </w:tcPr>
          <w:p w:rsidR="00887C6C" w:rsidP="547F915B" w:rsidRDefault="00AE7CDE" w14:paraId="76AA5D19" w14:textId="77777777">
            <w:pPr>
              <w:spacing w:before="20" w:after="20" w:line="240" w:lineRule="auto"/>
              <w:jc w:val="center"/>
              <w:rPr>
                <w:rFonts w:ascii="Arial" w:hAnsi="Arial" w:eastAsia="Arial" w:cs="Arial"/>
                <w:b w:val="1"/>
                <w:bCs w:val="1"/>
                <w:sz w:val="20"/>
                <w:szCs w:val="20"/>
              </w:rPr>
            </w:pPr>
            <w:r w:rsidRPr="547F915B" w:rsidR="61AF1559">
              <w:rPr>
                <w:rFonts w:ascii="Arial" w:hAnsi="Arial" w:eastAsia="Arial" w:cs="Arial"/>
                <w:b w:val="1"/>
                <w:bCs w:val="1"/>
                <w:sz w:val="20"/>
                <w:szCs w:val="20"/>
              </w:rPr>
              <w:t>517,0</w:t>
            </w:r>
          </w:p>
        </w:tc>
      </w:tr>
    </w:tbl>
    <w:p w:rsidR="00887C6C" w:rsidRDefault="00AE7CDE" w14:paraId="16808060" w14:textId="77777777">
      <w:pPr>
        <w:spacing w:before="60" w:after="240" w:line="240" w:lineRule="auto"/>
        <w:jc w:val="center"/>
      </w:pPr>
      <w:r>
        <w:rPr>
          <w:rFonts w:ascii="Arial" w:hAnsi="Arial" w:eastAsia="Arial" w:cs="Arial"/>
          <w:i/>
          <w:iCs/>
          <w:sz w:val="18"/>
          <w:szCs w:val="18"/>
        </w:rPr>
        <w:t>Fuente: Elaborado por el equipo de proyecto a partir de la planilla de organización del trabajo acumulada.</w:t>
      </w:r>
    </w:p>
    <w:p w:rsidR="00887C6C" w:rsidRDefault="00AE7CDE" w14:paraId="62BC7F5D" w14:textId="77777777">
      <w:pPr>
        <w:spacing w:line="360" w:lineRule="auto"/>
        <w:jc w:val="both"/>
      </w:pPr>
      <w:r>
        <w:rPr>
          <w:rFonts w:ascii="Arial" w:hAnsi="Arial" w:eastAsia="Arial" w:cs="Arial"/>
        </w:rPr>
        <w:t>En total, los tres incrementos suman 172 tareas y 404,5 HH estimadas, frente a 517 HH efectivas registradas.</w:t>
      </w:r>
    </w:p>
    <w:p w:rsidR="00887C6C" w:rsidRDefault="00AE7CDE" w14:paraId="576D7543" w14:textId="77777777">
      <w:pPr>
        <w:spacing w:line="360" w:lineRule="auto"/>
        <w:jc w:val="both"/>
      </w:pPr>
      <w:r>
        <w:rPr>
          <w:rFonts w:ascii="Arial" w:hAnsi="Arial" w:eastAsia="Arial" w:cs="Arial"/>
        </w:rPr>
        <w:t>La desviación entre las HH estimadas y las efectivas varió entre incrementos: fue de +50,0 HH (28,3%) en el Incremento 1, de +46,0 HH (39,1%) en el Incremento 2 y de +16,5 HH (14,9%) en el Incremento 3, con una desviación acumulada de +112,5 HH (27,8%). El Incremento 3 es, por tanto, el sprint con la estimación más ajustada del proyecto; aun así, la retrospectiva mantiene como acción de mejora el ajuste de las estimaciones de las tareas de modelo y pruebas (sección 3.6).</w:t>
      </w:r>
    </w:p>
    <w:p w:rsidR="00887C6C" w:rsidRDefault="00AE7CDE" w14:paraId="4B50C1C9" w14:textId="77777777">
      <w:pPr>
        <w:keepNext/>
        <w:spacing w:before="240" w:after="200" w:line="276" w:lineRule="auto"/>
        <w:outlineLvl w:val="1"/>
      </w:pPr>
      <w:r>
        <w:rPr>
          <w:rFonts w:ascii="Arial" w:hAnsi="Arial" w:eastAsia="Arial" w:cs="Arial"/>
          <w:b/>
          <w:bCs/>
          <w:sz w:val="28"/>
          <w:szCs w:val="28"/>
        </w:rPr>
        <w:t>3.5 Sprint Review</w:t>
      </w:r>
    </w:p>
    <w:p w:rsidR="00887C6C" w:rsidRDefault="00AE7CDE" w14:paraId="6084229D" w14:textId="77777777">
      <w:pPr>
        <w:spacing w:line="360" w:lineRule="auto"/>
        <w:jc w:val="both"/>
      </w:pPr>
      <w:r>
        <w:rPr>
          <w:rFonts w:ascii="Arial" w:hAnsi="Arial" w:eastAsia="Arial" w:cs="Arial"/>
        </w:rPr>
        <w:t>El Sprint Review contrasta el objetivo del sprint con los resultados registrados al cierre del incremento. El objetivo definido en el Sprint Backlog fue implementar los módulos de exportación y auditoría de archivos, reversión de ajustes, consulta de stock e historial de movimientos, y reportes exportables a Excel.</w:t>
      </w:r>
    </w:p>
    <w:p w:rsidR="00887C6C" w:rsidRDefault="00AE7CDE" w14:paraId="069260B4" w14:textId="77777777">
      <w:pPr>
        <w:spacing w:line="360" w:lineRule="auto"/>
        <w:jc w:val="both"/>
      </w:pPr>
      <w:r>
        <w:rPr>
          <w:rFonts w:ascii="Arial" w:hAnsi="Arial" w:eastAsia="Arial" w:cs="Arial"/>
        </w:rPr>
        <w:t>De acuerdo con el Sprint Backlog, las 47 tareas planificadas quedaron en estado Listo, con 127 HH efectivas frente a las 110,5 HH estimadas. Los resultados por bloque funcional son los siguientes:</w:t>
      </w:r>
    </w:p>
    <w:p w:rsidR="00887C6C" w:rsidRDefault="00AE7CDE" w14:paraId="3823CEE6" w14:textId="77777777">
      <w:pPr>
        <w:pStyle w:val="ListParagraph"/>
        <w:numPr>
          <w:ilvl w:val="0"/>
          <w:numId w:val="5"/>
        </w:numPr>
        <w:spacing w:after="100" w:line="360" w:lineRule="auto"/>
        <w:jc w:val="both"/>
      </w:pPr>
      <w:r>
        <w:rPr>
          <w:rFonts w:ascii="Arial" w:hAnsi="Arial" w:eastAsia="Arial" w:cs="Arial"/>
          <w:b/>
          <w:bCs/>
        </w:rPr>
        <w:t xml:space="preserve">Exportación y auditoría de archivos: </w:t>
      </w:r>
      <w:r>
        <w:rPr>
          <w:rFonts w:ascii="Arial" w:hAnsi="Arial" w:eastAsia="Arial" w:cs="Arial"/>
        </w:rPr>
        <w:t>exportación de la lista de ítems válidos a Excel y CSV desde la vista de ajuste de inventario, con selección de formato y carpeta de destino, y registro en la bitácora de cada importación y exportación.</w:t>
      </w:r>
    </w:p>
    <w:p w:rsidR="00887C6C" w:rsidRDefault="00AE7CDE" w14:paraId="65F46C41" w14:textId="77777777">
      <w:pPr>
        <w:pStyle w:val="ListParagraph"/>
        <w:numPr>
          <w:ilvl w:val="0"/>
          <w:numId w:val="5"/>
        </w:numPr>
        <w:spacing w:after="100" w:line="360" w:lineRule="auto"/>
        <w:jc w:val="both"/>
      </w:pPr>
      <w:r>
        <w:rPr>
          <w:rFonts w:ascii="Arial" w:hAnsi="Arial" w:eastAsia="Arial" w:cs="Arial"/>
          <w:b/>
          <w:bCs/>
        </w:rPr>
        <w:t xml:space="preserve">Reversión de ajustes: </w:t>
      </w:r>
      <w:r>
        <w:rPr>
          <w:rFonts w:ascii="Arial" w:hAnsi="Arial" w:eastAsia="Arial" w:cs="Arial"/>
        </w:rPr>
        <w:t>opción de revertir un ajuste confirmado, visible solo para el perfil Administrador, con confirmación previa y registro de un nuevo movimiento de tipo Reversión.</w:t>
      </w:r>
    </w:p>
    <w:p w:rsidR="00887C6C" w:rsidRDefault="00AE7CDE" w14:paraId="49FFE57D" w14:textId="77777777">
      <w:pPr>
        <w:pStyle w:val="ListParagraph"/>
        <w:numPr>
          <w:ilvl w:val="0"/>
          <w:numId w:val="5"/>
        </w:numPr>
        <w:spacing w:after="100" w:line="360" w:lineRule="auto"/>
        <w:jc w:val="both"/>
      </w:pPr>
      <w:r>
        <w:rPr>
          <w:rFonts w:ascii="Arial" w:hAnsi="Arial" w:eastAsia="Arial" w:cs="Arial"/>
          <w:b/>
          <w:bCs/>
        </w:rPr>
        <w:t xml:space="preserve">Consulta de stock e historial: </w:t>
      </w:r>
      <w:r>
        <w:rPr>
          <w:rFonts w:ascii="Arial" w:hAnsi="Arial" w:eastAsia="Arial" w:cs="Arial"/>
        </w:rPr>
        <w:t>búsqueda de productos por SKU o nombre, con su stock actual y sus últimos 10 movimientos ordenados por fecha.</w:t>
      </w:r>
    </w:p>
    <w:p w:rsidR="00887C6C" w:rsidRDefault="00AE7CDE" w14:paraId="5E7B5234" w14:textId="77777777">
      <w:pPr>
        <w:pStyle w:val="ListParagraph"/>
        <w:numPr>
          <w:ilvl w:val="0"/>
          <w:numId w:val="5"/>
        </w:numPr>
        <w:spacing w:after="100" w:line="360" w:lineRule="auto"/>
        <w:jc w:val="both"/>
      </w:pPr>
      <w:r>
        <w:rPr>
          <w:rFonts w:ascii="Arial" w:hAnsi="Arial" w:eastAsia="Arial" w:cs="Arial"/>
          <w:b/>
          <w:bCs/>
        </w:rPr>
        <w:t xml:space="preserve">Reportes: </w:t>
      </w:r>
      <w:r>
        <w:rPr>
          <w:rFonts w:ascii="Arial" w:hAnsi="Arial" w:eastAsia="Arial" w:cs="Arial"/>
        </w:rPr>
        <w:t>generación de los reportes de stock, equivalencias faltantes, facturas y movimientos, con sus filtros y exportación a Excel.</w:t>
      </w:r>
    </w:p>
    <w:p w:rsidR="00887C6C" w:rsidRDefault="00AE7CDE" w14:paraId="4313929D" w14:textId="77777777">
      <w:pPr>
        <w:spacing w:line="360" w:lineRule="auto"/>
        <w:jc w:val="both"/>
      </w:pPr>
      <w:r>
        <w:rPr>
          <w:rFonts w:ascii="Arial" w:hAnsi="Arial" w:eastAsia="Arial" w:cs="Arial"/>
        </w:rPr>
        <w:t>El módulo de gestión de venta (UR-64 a UR-72) quedó especificado en las secciones 2.4, 2.5 y 2.7, incorporado en el diseño a través de las vistas lógica, de procesos y de desarrollo (tablas venta, item_venta y pago_venta, Figuras 4.16 a 4.24 y componentes de venta), e implementado en el punto de venta del Cajero, cuya ejecución se evidencia en el capítulo 5 (Figuras 5.16 a 5.30). El Sprint Backlog, sin embargo, no registra tareas específicas para estos requerimientos, por lo que la matriz de trazabilidad (Tabla 2.49) no les asocia tareas ni verificación planificada. Con el cierre del incremento, el Product Backlog se actualiza según se detalla en la sección 3.7.</w:t>
      </w:r>
    </w:p>
    <w:p w:rsidR="00887C6C" w:rsidRDefault="00AE7CDE" w14:paraId="6E645BE2" w14:textId="77777777">
      <w:pPr>
        <w:keepNext/>
        <w:spacing w:before="240" w:after="200" w:line="276" w:lineRule="auto"/>
        <w:outlineLvl w:val="1"/>
      </w:pPr>
      <w:r>
        <w:rPr>
          <w:rFonts w:ascii="Arial" w:hAnsi="Arial" w:eastAsia="Arial" w:cs="Arial"/>
          <w:b/>
          <w:bCs/>
          <w:sz w:val="28"/>
          <w:szCs w:val="28"/>
        </w:rPr>
        <w:t>3.6 Sprint Retrospective</w:t>
      </w:r>
    </w:p>
    <w:p w:rsidR="00887C6C" w:rsidRDefault="00AE7CDE" w14:paraId="37A3BEE6" w14:textId="77777777">
      <w:pPr>
        <w:spacing w:line="360" w:lineRule="auto"/>
        <w:jc w:val="both"/>
      </w:pPr>
      <w:r>
        <w:rPr>
          <w:rFonts w:ascii="Arial" w:hAnsi="Arial" w:eastAsia="Arial" w:cs="Arial"/>
        </w:rPr>
        <w:t>La retrospectiva revisa el funcionamiento del equipo durante el sprint a partir de los registros disponibles: el Sprint Backlog, la planilla de Daily Scrum y las observaciones internas sobre los diagramas.</w:t>
      </w:r>
    </w:p>
    <w:p w:rsidR="00887C6C" w:rsidRDefault="00AE7CDE" w14:paraId="7A816AA1" w14:textId="77777777">
      <w:pPr>
        <w:keepNext/>
        <w:spacing w:line="360" w:lineRule="auto"/>
        <w:jc w:val="both"/>
      </w:pPr>
      <w:r>
        <w:rPr>
          <w:rFonts w:ascii="Arial" w:hAnsi="Arial" w:eastAsia="Arial" w:cs="Arial"/>
          <w:b/>
          <w:bCs/>
        </w:rPr>
        <w:t>Aspectos positivos</w:t>
      </w:r>
    </w:p>
    <w:p w:rsidR="00887C6C" w:rsidRDefault="00AE7CDE" w14:paraId="3EB95769" w14:textId="77777777">
      <w:pPr>
        <w:pStyle w:val="ListParagraph"/>
        <w:numPr>
          <w:ilvl w:val="0"/>
          <w:numId w:val="5"/>
        </w:numPr>
        <w:spacing w:after="100" w:line="360" w:lineRule="auto"/>
        <w:jc w:val="both"/>
      </w:pPr>
      <w:r>
        <w:rPr>
          <w:rFonts w:ascii="Arial" w:hAnsi="Arial" w:eastAsia="Arial" w:cs="Arial"/>
        </w:rPr>
        <w:t>Se completaron las 47 tareas planificadas en el Sprint Backlog.</w:t>
      </w:r>
    </w:p>
    <w:p w:rsidR="00887C6C" w:rsidRDefault="00AE7CDE" w14:paraId="28724767" w14:textId="77777777">
      <w:pPr>
        <w:pStyle w:val="ListParagraph"/>
        <w:numPr>
          <w:ilvl w:val="0"/>
          <w:numId w:val="5"/>
        </w:numPr>
        <w:spacing w:after="100" w:line="360" w:lineRule="auto"/>
        <w:jc w:val="both"/>
      </w:pPr>
      <w:r>
        <w:rPr>
          <w:rFonts w:ascii="Arial" w:hAnsi="Arial" w:eastAsia="Arial" w:cs="Arial"/>
        </w:rPr>
        <w:t>La carga semanal se mantuvo dentro del máximo de referencia de 14 HH por integrante (Tabla 3.3).</w:t>
      </w:r>
    </w:p>
    <w:p w:rsidR="00887C6C" w:rsidRDefault="00AE7CDE" w14:paraId="3576612D" w14:textId="77777777">
      <w:pPr>
        <w:pStyle w:val="ListParagraph"/>
        <w:numPr>
          <w:ilvl w:val="0"/>
          <w:numId w:val="5"/>
        </w:numPr>
        <w:spacing w:after="100" w:line="360" w:lineRule="auto"/>
        <w:jc w:val="both"/>
      </w:pPr>
      <w:r>
        <w:rPr>
          <w:rFonts w:ascii="Arial" w:hAnsi="Arial" w:eastAsia="Arial" w:cs="Arial"/>
        </w:rPr>
        <w:t>La retroalimentación del Incremento 2 se abordó al inicio del sprint como una categoría de trabajo propia.</w:t>
      </w:r>
    </w:p>
    <w:p w:rsidR="00887C6C" w:rsidRDefault="00AE7CDE" w14:paraId="73110B09" w14:textId="77777777">
      <w:pPr>
        <w:pStyle w:val="ListParagraph"/>
        <w:numPr>
          <w:ilvl w:val="0"/>
          <w:numId w:val="5"/>
        </w:numPr>
        <w:spacing w:after="100" w:line="360" w:lineRule="auto"/>
        <w:jc w:val="both"/>
      </w:pPr>
      <w:r>
        <w:rPr>
          <w:rFonts w:ascii="Arial" w:hAnsi="Arial" w:eastAsia="Arial" w:cs="Arial"/>
        </w:rPr>
        <w:t>Las inconsistencias detectadas en el diagrama de componentes se corrigieron durante el sprint (actualización del 17/09/2026).</w:t>
      </w:r>
    </w:p>
    <w:p w:rsidR="00887C6C" w:rsidRDefault="00AE7CDE" w14:paraId="64B64180" w14:textId="77777777">
      <w:pPr>
        <w:keepNext/>
        <w:spacing w:line="360" w:lineRule="auto"/>
        <w:jc w:val="both"/>
      </w:pPr>
      <w:r>
        <w:rPr>
          <w:rFonts w:ascii="Arial" w:hAnsi="Arial" w:eastAsia="Arial" w:cs="Arial"/>
          <w:b/>
          <w:bCs/>
        </w:rPr>
        <w:t>Aspectos por mejorar</w:t>
      </w:r>
    </w:p>
    <w:p w:rsidR="00887C6C" w:rsidRDefault="00AE7CDE" w14:paraId="67831180" w14:textId="77777777">
      <w:pPr>
        <w:pStyle w:val="ListParagraph"/>
        <w:numPr>
          <w:ilvl w:val="0"/>
          <w:numId w:val="5"/>
        </w:numPr>
        <w:spacing w:after="100" w:line="360" w:lineRule="auto"/>
        <w:jc w:val="both"/>
      </w:pPr>
      <w:r>
        <w:rPr>
          <w:rFonts w:ascii="Arial" w:hAnsi="Arial" w:eastAsia="Arial" w:cs="Arial"/>
        </w:rPr>
        <w:t>La primera Daily Scrum (15/09) contó con la asistencia de tres de los siete integrantes.</w:t>
      </w:r>
    </w:p>
    <w:p w:rsidR="00887C6C" w:rsidRDefault="00AE7CDE" w14:paraId="01303675" w14:textId="77777777">
      <w:pPr>
        <w:pStyle w:val="ListParagraph"/>
        <w:numPr>
          <w:ilvl w:val="0"/>
          <w:numId w:val="5"/>
        </w:numPr>
        <w:spacing w:after="100" w:line="360" w:lineRule="auto"/>
        <w:jc w:val="both"/>
      </w:pPr>
      <w:r>
        <w:rPr>
          <w:rFonts w:ascii="Arial" w:hAnsi="Arial" w:eastAsia="Arial" w:cs="Arial"/>
        </w:rPr>
        <w:t>Las HH efectivas superaron en un 14,9% a las estimadas, con las mayores diferencias en Modelo (+4,5 HH) y Pruebas (+3,0 HH).</w:t>
      </w:r>
    </w:p>
    <w:p w:rsidR="00887C6C" w:rsidRDefault="00AE7CDE" w14:paraId="3E962F65" w14:textId="77777777">
      <w:pPr>
        <w:pStyle w:val="ListParagraph"/>
        <w:numPr>
          <w:ilvl w:val="0"/>
          <w:numId w:val="5"/>
        </w:numPr>
        <w:spacing w:after="100" w:line="360" w:lineRule="auto"/>
        <w:jc w:val="both"/>
      </w:pPr>
      <w:r>
        <w:rPr>
          <w:rFonts w:ascii="Arial" w:hAnsi="Arial" w:eastAsia="Arial" w:cs="Arial"/>
        </w:rPr>
        <w:t>Las revisiones internas detectaron diagramas que no eran coherentes con el estado del sistema (componentes y despliegue) y la necesidad de actualizar el MERE con las nuevas tablas.</w:t>
      </w:r>
    </w:p>
    <w:p w:rsidR="00887C6C" w:rsidRDefault="00AE7CDE" w14:paraId="453BEAAB" w14:textId="77777777">
      <w:pPr>
        <w:keepNext/>
        <w:spacing w:line="360" w:lineRule="auto"/>
        <w:jc w:val="both"/>
      </w:pPr>
      <w:r>
        <w:rPr>
          <w:rFonts w:ascii="Arial" w:hAnsi="Arial" w:eastAsia="Arial" w:cs="Arial"/>
          <w:b/>
          <w:bCs/>
        </w:rPr>
        <w:t>Plan de acción para el Incremento 4</w:t>
      </w:r>
    </w:p>
    <w:p w:rsidR="00887C6C" w:rsidRDefault="00AE7CDE" w14:paraId="662E7977" w14:textId="77777777">
      <w:pPr>
        <w:pStyle w:val="ListParagraph"/>
        <w:numPr>
          <w:ilvl w:val="0"/>
          <w:numId w:val="5"/>
        </w:numPr>
        <w:spacing w:after="100" w:line="360" w:lineRule="auto"/>
        <w:jc w:val="both"/>
      </w:pPr>
      <w:r>
        <w:rPr>
          <w:rFonts w:ascii="Arial" w:hAnsi="Arial" w:eastAsia="Arial" w:cs="Arial"/>
        </w:rPr>
        <w:t>Registrar la asistencia y los temas de cada Daily Scrum el mismo día de la reunión.</w:t>
      </w:r>
    </w:p>
    <w:p w:rsidR="00887C6C" w:rsidRDefault="00AE7CDE" w14:paraId="0539059C" w14:textId="77777777">
      <w:pPr>
        <w:pStyle w:val="ListParagraph"/>
        <w:numPr>
          <w:ilvl w:val="0"/>
          <w:numId w:val="5"/>
        </w:numPr>
        <w:spacing w:after="100" w:line="360" w:lineRule="auto"/>
        <w:jc w:val="both"/>
      </w:pPr>
      <w:r>
        <w:rPr>
          <w:rFonts w:ascii="Arial" w:hAnsi="Arial" w:eastAsia="Arial" w:cs="Arial"/>
        </w:rPr>
        <w:t>Revisar la coherencia de cada diagrama 4+1 con el código y con el resto del informe antes de integrarlo.</w:t>
      </w:r>
    </w:p>
    <w:p w:rsidR="00887C6C" w:rsidRDefault="00AE7CDE" w14:paraId="13089C3C" w14:textId="77777777">
      <w:pPr>
        <w:pStyle w:val="ListParagraph"/>
        <w:numPr>
          <w:ilvl w:val="0"/>
          <w:numId w:val="5"/>
        </w:numPr>
        <w:spacing w:after="100" w:line="360" w:lineRule="auto"/>
        <w:jc w:val="both"/>
      </w:pPr>
      <w:r>
        <w:rPr>
          <w:rFonts w:ascii="Arial" w:hAnsi="Arial" w:eastAsia="Arial" w:cs="Arial"/>
        </w:rPr>
        <w:t>Ajustar las estimaciones de las tareas de modelo y pruebas considerando las desviaciones de este sprint.</w:t>
      </w:r>
    </w:p>
    <w:p w:rsidR="00887C6C" w:rsidRDefault="00AE7CDE" w14:paraId="690BA5DB" w14:textId="77777777">
      <w:pPr>
        <w:pStyle w:val="ListParagraph"/>
        <w:numPr>
          <w:ilvl w:val="0"/>
          <w:numId w:val="5"/>
        </w:numPr>
        <w:spacing w:after="100" w:line="360" w:lineRule="auto"/>
        <w:jc w:val="both"/>
      </w:pPr>
      <w:r>
        <w:rPr>
          <w:rFonts w:ascii="Arial" w:hAnsi="Arial" w:eastAsia="Arial" w:cs="Arial"/>
        </w:rPr>
        <w:t>Mantener actualizado el registro de HH efectivas en la planilla de organización del trabajo.</w:t>
      </w:r>
    </w:p>
    <w:p w:rsidR="00887C6C" w:rsidRDefault="00AE7CDE" w14:paraId="45DB83AF" w14:textId="77777777">
      <w:pPr>
        <w:keepNext/>
        <w:spacing w:before="240" w:after="200" w:line="276" w:lineRule="auto"/>
        <w:outlineLvl w:val="1"/>
      </w:pPr>
      <w:r>
        <w:rPr>
          <w:rFonts w:ascii="Arial" w:hAnsi="Arial" w:eastAsia="Arial" w:cs="Arial"/>
          <w:b/>
          <w:bCs/>
          <w:sz w:val="28"/>
          <w:szCs w:val="28"/>
        </w:rPr>
        <w:t>3.7 Product Backlog revisado</w:t>
      </w:r>
    </w:p>
    <w:p w:rsidR="00887C6C" w:rsidRDefault="00AE7CDE" w14:paraId="14888DC3" w14:textId="77777777">
      <w:pPr>
        <w:spacing w:line="360" w:lineRule="auto"/>
        <w:jc w:val="both"/>
      </w:pPr>
      <w:r>
        <w:rPr>
          <w:rFonts w:ascii="Arial" w:hAnsi="Arial" w:eastAsia="Arial" w:cs="Arial"/>
        </w:rPr>
        <w:t>Al cierre del Incremento 3, el Product Backlog queda con sus 72 requerimientos funcionales incorporados: 24 en el Incremento 1, 26 en el Incremento 2 y 22 en el presente incremento. En consecuencia, no quedan requerimientos funcionales pendientes para el cuarto incremento. La Tabla 3.7 muestra la distribución por módulo de los requerimientos incorporados en este incremento.</w:t>
      </w:r>
    </w:p>
    <w:p w:rsidR="00887C6C" w:rsidRDefault="00AE7CDE" w14:paraId="33ED0C79" w14:textId="77777777">
      <w:pPr>
        <w:pStyle w:val="LeyendaTabla"/>
        <w:keepNext/>
        <w:spacing w:before="240"/>
      </w:pPr>
      <w:r>
        <w:t>Tabla 3.7: “Requerimientos incorporados en el Incremento 3 por módulo”.</w:t>
      </w:r>
    </w:p>
    <w:tbl>
      <w:tblPr>
        <w:tblW w:w="936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80" w:type="dxa"/>
          <w:right w:w="80" w:type="dxa"/>
        </w:tblCellMar>
        <w:tblLook w:val="04A0" w:firstRow="1" w:lastRow="0" w:firstColumn="1" w:lastColumn="0" w:noHBand="0" w:noVBand="1"/>
      </w:tblPr>
      <w:tblGrid>
        <w:gridCol w:w="3300"/>
        <w:gridCol w:w="4760"/>
        <w:gridCol w:w="1300"/>
      </w:tblGrid>
      <w:tr w:rsidR="00887C6C" w:rsidTr="547F915B" w14:paraId="2F8580F5" w14:textId="77777777">
        <w:trPr>
          <w:cantSplit/>
          <w:tblHeader/>
          <w:jc w:val="center"/>
        </w:trPr>
        <w:tc>
          <w:tcPr>
            <w:tcW w:w="3300" w:type="dxa"/>
            <w:tcMar/>
            <w:vAlign w:val="center"/>
          </w:tcPr>
          <w:p w:rsidR="00887C6C" w:rsidP="547F915B" w:rsidRDefault="00AE7CDE" w14:paraId="52E25277" w14:textId="77777777">
            <w:pPr>
              <w:keepNext w:val="1"/>
              <w:spacing w:before="20" w:after="20" w:line="240" w:lineRule="auto"/>
              <w:jc w:val="center"/>
              <w:rPr>
                <w:rFonts w:ascii="Arial" w:hAnsi="Arial" w:eastAsia="Arial" w:cs="Arial"/>
                <w:b w:val="1"/>
                <w:bCs w:val="1"/>
                <w:sz w:val="20"/>
                <w:szCs w:val="20"/>
              </w:rPr>
            </w:pPr>
            <w:r w:rsidRPr="547F915B" w:rsidR="61AF1559">
              <w:rPr>
                <w:rFonts w:ascii="Arial" w:hAnsi="Arial" w:eastAsia="Arial" w:cs="Arial"/>
                <w:b w:val="1"/>
                <w:bCs w:val="1"/>
                <w:sz w:val="20"/>
                <w:szCs w:val="20"/>
              </w:rPr>
              <w:t>Módulo</w:t>
            </w:r>
          </w:p>
        </w:tc>
        <w:tc>
          <w:tcPr>
            <w:tcW w:w="4760" w:type="dxa"/>
            <w:tcMar/>
            <w:vAlign w:val="center"/>
          </w:tcPr>
          <w:p w:rsidR="00887C6C" w:rsidP="547F915B" w:rsidRDefault="00AE7CDE" w14:paraId="3B12A3B1" w14:textId="77777777">
            <w:pPr>
              <w:keepNext w:val="1"/>
              <w:spacing w:before="20" w:after="20" w:line="240" w:lineRule="auto"/>
              <w:jc w:val="center"/>
              <w:rPr>
                <w:rFonts w:ascii="Arial" w:hAnsi="Arial" w:eastAsia="Arial" w:cs="Arial"/>
                <w:b w:val="1"/>
                <w:bCs w:val="1"/>
                <w:sz w:val="20"/>
                <w:szCs w:val="20"/>
              </w:rPr>
            </w:pPr>
            <w:r w:rsidRPr="547F915B" w:rsidR="61AF1559">
              <w:rPr>
                <w:rFonts w:ascii="Arial" w:hAnsi="Arial" w:eastAsia="Arial" w:cs="Arial"/>
                <w:b w:val="1"/>
                <w:bCs w:val="1"/>
                <w:sz w:val="20"/>
                <w:szCs w:val="20"/>
              </w:rPr>
              <w:t>Requerimientos funcionales</w:t>
            </w:r>
          </w:p>
        </w:tc>
        <w:tc>
          <w:tcPr>
            <w:tcW w:w="1300" w:type="dxa"/>
            <w:tcMar/>
            <w:vAlign w:val="center"/>
          </w:tcPr>
          <w:p w:rsidR="00887C6C" w:rsidP="547F915B" w:rsidRDefault="00AE7CDE" w14:paraId="13853DB2" w14:textId="77777777">
            <w:pPr>
              <w:keepNext w:val="1"/>
              <w:spacing w:before="20" w:after="20" w:line="240" w:lineRule="auto"/>
              <w:jc w:val="center"/>
              <w:rPr>
                <w:rFonts w:ascii="Arial" w:hAnsi="Arial" w:eastAsia="Arial" w:cs="Arial"/>
                <w:b w:val="1"/>
                <w:bCs w:val="1"/>
                <w:sz w:val="20"/>
                <w:szCs w:val="20"/>
              </w:rPr>
            </w:pPr>
            <w:r w:rsidRPr="547F915B" w:rsidR="61AF1559">
              <w:rPr>
                <w:rFonts w:ascii="Arial" w:hAnsi="Arial" w:eastAsia="Arial" w:cs="Arial"/>
                <w:b w:val="1"/>
                <w:bCs w:val="1"/>
                <w:sz w:val="20"/>
                <w:szCs w:val="20"/>
              </w:rPr>
              <w:t>N° UR</w:t>
            </w:r>
          </w:p>
        </w:tc>
      </w:tr>
      <w:tr w:rsidR="00887C6C" w:rsidTr="547F915B" w14:paraId="7860A489" w14:textId="77777777">
        <w:trPr>
          <w:cantSplit/>
          <w:jc w:val="center"/>
        </w:trPr>
        <w:tc>
          <w:tcPr>
            <w:tcW w:w="3300" w:type="dxa"/>
            <w:tcMar/>
          </w:tcPr>
          <w:p w:rsidR="00887C6C" w:rsidP="547F915B" w:rsidRDefault="00AE7CDE" w14:paraId="3C22F9A6"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Lectura y procesamiento de factura</w:t>
            </w:r>
          </w:p>
        </w:tc>
        <w:tc>
          <w:tcPr>
            <w:tcW w:w="4760" w:type="dxa"/>
            <w:tcMar/>
          </w:tcPr>
          <w:p w:rsidR="00887C6C" w:rsidP="547F915B" w:rsidRDefault="00AE7CDE" w14:paraId="5BB00251"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UR-25</w:t>
            </w:r>
          </w:p>
        </w:tc>
        <w:tc>
          <w:tcPr>
            <w:tcW w:w="1300" w:type="dxa"/>
            <w:tcMar/>
          </w:tcPr>
          <w:p w:rsidR="00887C6C" w:rsidP="547F915B" w:rsidRDefault="00AE7CDE" w14:paraId="71CBABF6" w14:textId="77777777">
            <w:pPr>
              <w:keepNext w:val="1"/>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1</w:t>
            </w:r>
          </w:p>
        </w:tc>
      </w:tr>
      <w:tr w:rsidR="00887C6C" w:rsidTr="547F915B" w14:paraId="3F9D5524" w14:textId="77777777">
        <w:trPr>
          <w:cantSplit/>
          <w:jc w:val="center"/>
        </w:trPr>
        <w:tc>
          <w:tcPr>
            <w:tcW w:w="3300" w:type="dxa"/>
            <w:tcMar/>
          </w:tcPr>
          <w:p w:rsidR="00887C6C" w:rsidP="547F915B" w:rsidRDefault="00AE7CDE" w14:paraId="4660176C"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Importación y exportación de archivos</w:t>
            </w:r>
          </w:p>
        </w:tc>
        <w:tc>
          <w:tcPr>
            <w:tcW w:w="4760" w:type="dxa"/>
            <w:tcMar/>
          </w:tcPr>
          <w:p w:rsidR="00887C6C" w:rsidP="547F915B" w:rsidRDefault="00AE7CDE" w14:paraId="663F1924"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UR-29, UR-30, UR-36, UR-37</w:t>
            </w:r>
          </w:p>
        </w:tc>
        <w:tc>
          <w:tcPr>
            <w:tcW w:w="1300" w:type="dxa"/>
            <w:tcMar/>
          </w:tcPr>
          <w:p w:rsidR="00887C6C" w:rsidP="547F915B" w:rsidRDefault="00AE7CDE" w14:paraId="1ABCEBE9" w14:textId="77777777">
            <w:pPr>
              <w:keepNext w:val="1"/>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4</w:t>
            </w:r>
          </w:p>
        </w:tc>
      </w:tr>
      <w:tr w:rsidR="00887C6C" w:rsidTr="547F915B" w14:paraId="5E66AEC7" w14:textId="77777777">
        <w:trPr>
          <w:cantSplit/>
          <w:jc w:val="center"/>
        </w:trPr>
        <w:tc>
          <w:tcPr>
            <w:tcW w:w="3300" w:type="dxa"/>
            <w:tcMar/>
          </w:tcPr>
          <w:p w:rsidR="00887C6C" w:rsidP="547F915B" w:rsidRDefault="00AE7CDE" w14:paraId="18DF79F2"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Ajuste de inventario</w:t>
            </w:r>
          </w:p>
        </w:tc>
        <w:tc>
          <w:tcPr>
            <w:tcW w:w="4760" w:type="dxa"/>
            <w:tcMar/>
          </w:tcPr>
          <w:p w:rsidR="00887C6C" w:rsidP="547F915B" w:rsidRDefault="00AE7CDE" w14:paraId="68027BF9"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UR-46, UR-47</w:t>
            </w:r>
          </w:p>
        </w:tc>
        <w:tc>
          <w:tcPr>
            <w:tcW w:w="1300" w:type="dxa"/>
            <w:tcMar/>
          </w:tcPr>
          <w:p w:rsidR="00887C6C" w:rsidP="547F915B" w:rsidRDefault="00AE7CDE" w14:paraId="7FC42638" w14:textId="77777777">
            <w:pPr>
              <w:keepNext w:val="1"/>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2</w:t>
            </w:r>
          </w:p>
        </w:tc>
      </w:tr>
      <w:tr w:rsidR="00887C6C" w:rsidTr="547F915B" w14:paraId="72A64BEA" w14:textId="77777777">
        <w:trPr>
          <w:cantSplit/>
          <w:jc w:val="center"/>
        </w:trPr>
        <w:tc>
          <w:tcPr>
            <w:tcW w:w="3300" w:type="dxa"/>
            <w:tcMar/>
          </w:tcPr>
          <w:p w:rsidR="00887C6C" w:rsidP="547F915B" w:rsidRDefault="00AE7CDE" w14:paraId="63202B05"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Consultas, Reportes, Usuarios y Permisos</w:t>
            </w:r>
          </w:p>
        </w:tc>
        <w:tc>
          <w:tcPr>
            <w:tcW w:w="4760" w:type="dxa"/>
            <w:tcMar/>
          </w:tcPr>
          <w:p w:rsidR="00887C6C" w:rsidP="547F915B" w:rsidRDefault="00AE7CDE" w14:paraId="14642444"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UR-56, UR-57, UR-58, UR-59, UR-60, UR-61</w:t>
            </w:r>
          </w:p>
        </w:tc>
        <w:tc>
          <w:tcPr>
            <w:tcW w:w="1300" w:type="dxa"/>
            <w:tcMar/>
          </w:tcPr>
          <w:p w:rsidR="00887C6C" w:rsidP="547F915B" w:rsidRDefault="00AE7CDE" w14:paraId="3CBA1243" w14:textId="77777777">
            <w:pPr>
              <w:keepNext w:val="1"/>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6</w:t>
            </w:r>
          </w:p>
        </w:tc>
      </w:tr>
      <w:tr w:rsidR="00887C6C" w:rsidTr="547F915B" w14:paraId="05F75736" w14:textId="77777777">
        <w:trPr>
          <w:cantSplit/>
          <w:jc w:val="center"/>
        </w:trPr>
        <w:tc>
          <w:tcPr>
            <w:tcW w:w="3300" w:type="dxa"/>
            <w:tcMar/>
          </w:tcPr>
          <w:p w:rsidR="00887C6C" w:rsidP="547F915B" w:rsidRDefault="00AE7CDE" w14:paraId="12B1D01A"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Gestión de venta</w:t>
            </w:r>
          </w:p>
        </w:tc>
        <w:tc>
          <w:tcPr>
            <w:tcW w:w="4760" w:type="dxa"/>
            <w:tcMar/>
          </w:tcPr>
          <w:p w:rsidR="00887C6C" w:rsidP="547F915B" w:rsidRDefault="00AE7CDE" w14:paraId="27CECAF1"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UR-64, UR-65, UR-66, UR-67, UR-68, UR-69, UR-70, UR-71, UR-72</w:t>
            </w:r>
          </w:p>
        </w:tc>
        <w:tc>
          <w:tcPr>
            <w:tcW w:w="1300" w:type="dxa"/>
            <w:tcMar/>
          </w:tcPr>
          <w:p w:rsidR="00887C6C" w:rsidP="547F915B" w:rsidRDefault="00AE7CDE" w14:paraId="42124560" w14:textId="77777777">
            <w:pPr>
              <w:keepNext w:val="1"/>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9</w:t>
            </w:r>
          </w:p>
        </w:tc>
      </w:tr>
      <w:tr w:rsidR="00887C6C" w:rsidTr="547F915B" w14:paraId="78B6A17C" w14:textId="77777777">
        <w:trPr>
          <w:cantSplit/>
          <w:jc w:val="center"/>
        </w:trPr>
        <w:tc>
          <w:tcPr>
            <w:tcW w:w="3300" w:type="dxa"/>
            <w:tcMar/>
          </w:tcPr>
          <w:p w:rsidR="00887C6C" w:rsidP="547F915B" w:rsidRDefault="00AE7CDE" w14:paraId="6F9B38F2" w14:textId="77777777">
            <w:pPr>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TOTAL</w:t>
            </w:r>
          </w:p>
        </w:tc>
        <w:tc>
          <w:tcPr>
            <w:tcW w:w="4760" w:type="dxa"/>
            <w:tcMar/>
          </w:tcPr>
          <w:p w:rsidR="00887C6C" w:rsidP="547F915B" w:rsidRDefault="00887C6C" w14:paraId="44E871BC" w14:textId="77777777">
            <w:pPr>
              <w:spacing w:before="20" w:after="20" w:line="240" w:lineRule="auto"/>
              <w:rPr>
                <w:rFonts w:ascii="Arial" w:hAnsi="Arial" w:eastAsia="Arial" w:cs="Arial"/>
                <w:sz w:val="20"/>
                <w:szCs w:val="20"/>
              </w:rPr>
            </w:pPr>
          </w:p>
        </w:tc>
        <w:tc>
          <w:tcPr>
            <w:tcW w:w="1300" w:type="dxa"/>
            <w:tcMar/>
          </w:tcPr>
          <w:p w:rsidR="00887C6C" w:rsidP="547F915B" w:rsidRDefault="00AE7CDE" w14:paraId="27287505" w14:textId="77777777">
            <w:pPr>
              <w:spacing w:before="20" w:after="20" w:line="240" w:lineRule="auto"/>
              <w:jc w:val="center"/>
              <w:rPr>
                <w:rFonts w:ascii="Arial" w:hAnsi="Arial" w:eastAsia="Arial" w:cs="Arial"/>
                <w:b w:val="1"/>
                <w:bCs w:val="1"/>
                <w:sz w:val="20"/>
                <w:szCs w:val="20"/>
              </w:rPr>
            </w:pPr>
            <w:r w:rsidRPr="547F915B" w:rsidR="61AF1559">
              <w:rPr>
                <w:rFonts w:ascii="Arial" w:hAnsi="Arial" w:eastAsia="Arial" w:cs="Arial"/>
                <w:b w:val="1"/>
                <w:bCs w:val="1"/>
                <w:sz w:val="20"/>
                <w:szCs w:val="20"/>
              </w:rPr>
              <w:t>22</w:t>
            </w:r>
          </w:p>
        </w:tc>
      </w:tr>
    </w:tbl>
    <w:p w:rsidR="00887C6C" w:rsidRDefault="00AE7CDE" w14:paraId="073B901F" w14:textId="77777777">
      <w:pPr>
        <w:spacing w:before="60" w:after="240" w:line="240" w:lineRule="auto"/>
        <w:jc w:val="center"/>
      </w:pPr>
      <w:r>
        <w:rPr>
          <w:rFonts w:ascii="Arial" w:hAnsi="Arial" w:eastAsia="Arial" w:cs="Arial"/>
          <w:i/>
          <w:iCs/>
          <w:sz w:val="18"/>
          <w:szCs w:val="18"/>
        </w:rPr>
        <w:t>Fuente: Elaborado por el equipo de proyecto a partir del Product Backlog del proyecto.</w:t>
      </w:r>
    </w:p>
    <w:p w:rsidR="00887C6C" w:rsidRDefault="00AE7CDE" w14:paraId="7CE6F7E3" w14:textId="77777777">
      <w:pPr>
        <w:keepNext/>
        <w:spacing w:before="240" w:after="200" w:line="276" w:lineRule="auto"/>
        <w:outlineLvl w:val="1"/>
      </w:pPr>
      <w:r>
        <w:rPr>
          <w:rFonts w:ascii="Arial" w:hAnsi="Arial" w:eastAsia="Arial" w:cs="Arial"/>
          <w:b/>
          <w:bCs/>
          <w:sz w:val="28"/>
          <w:szCs w:val="28"/>
        </w:rPr>
        <w:t>3.8 Análisis del sprint: HH, asignación, fechas y avance</w:t>
      </w:r>
    </w:p>
    <w:p w:rsidR="00887C6C" w:rsidRDefault="00AE7CDE" w14:paraId="38C25A13" w14:textId="77777777">
      <w:pPr>
        <w:spacing w:line="360" w:lineRule="auto"/>
        <w:jc w:val="both"/>
      </w:pPr>
      <w:r>
        <w:rPr>
          <w:rFonts w:ascii="Arial" w:hAnsi="Arial" w:eastAsia="Arial" w:cs="Arial"/>
        </w:rPr>
        <w:t>Esta sección analiza el sprint a partir de las horas hombre, la asignación de tareas, las fechas y el avance registrados en el Sprint Backlog del Incremento 3.</w:t>
      </w:r>
    </w:p>
    <w:p w:rsidR="00887C6C" w:rsidRDefault="00AE7CDE" w14:paraId="6C89E608" w14:textId="77777777">
      <w:pPr>
        <w:keepNext/>
        <w:spacing w:before="240" w:after="200" w:line="276" w:lineRule="auto"/>
        <w:outlineLvl w:val="2"/>
      </w:pPr>
      <w:r>
        <w:rPr>
          <w:rFonts w:ascii="Arial" w:hAnsi="Arial" w:eastAsia="Arial" w:cs="Arial"/>
          <w:b/>
          <w:bCs/>
        </w:rPr>
        <w:t>3.8.1 Horas hombre (HH)</w:t>
      </w:r>
    </w:p>
    <w:p w:rsidR="00887C6C" w:rsidRDefault="00AE7CDE" w14:paraId="703EF909" w14:textId="77777777">
      <w:pPr>
        <w:spacing w:line="360" w:lineRule="auto"/>
        <w:jc w:val="both"/>
      </w:pPr>
      <w:r>
        <w:rPr>
          <w:rFonts w:ascii="Arial" w:hAnsi="Arial" w:eastAsia="Arial" w:cs="Arial"/>
        </w:rPr>
        <w:t>El incremento se planificó con 110,5 HH y registró 127 HH efectivas, lo que representa una desviación de 16,5 HH (14,9%) sobre lo estimado. La Tabla 3.8 compara ambas cifras por categoría.</w:t>
      </w:r>
    </w:p>
    <w:p w:rsidR="00887C6C" w:rsidRDefault="00AE7CDE" w14:paraId="7868BF12" w14:textId="77777777">
      <w:pPr>
        <w:pStyle w:val="LeyendaTabla"/>
        <w:keepNext/>
        <w:spacing w:before="240"/>
      </w:pPr>
      <w:r>
        <w:t>Tabla 3.8: “HH estimadas y efectivas por categoría”.</w:t>
      </w:r>
    </w:p>
    <w:tbl>
      <w:tblPr>
        <w:tblW w:w="936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80" w:type="dxa"/>
          <w:right w:w="80" w:type="dxa"/>
        </w:tblCellMar>
        <w:tblLook w:val="04A0" w:firstRow="1" w:lastRow="0" w:firstColumn="1" w:lastColumn="0" w:noHBand="0" w:noVBand="1"/>
      </w:tblPr>
      <w:tblGrid>
        <w:gridCol w:w="3160"/>
        <w:gridCol w:w="2000"/>
        <w:gridCol w:w="2000"/>
        <w:gridCol w:w="2200"/>
      </w:tblGrid>
      <w:tr w:rsidR="00887C6C" w:rsidTr="547F915B" w14:paraId="53EC9DB8" w14:textId="77777777">
        <w:trPr>
          <w:cantSplit/>
          <w:tblHeader/>
          <w:jc w:val="center"/>
        </w:trPr>
        <w:tc>
          <w:tcPr>
            <w:tcW w:w="3160" w:type="dxa"/>
            <w:tcMar/>
            <w:vAlign w:val="center"/>
          </w:tcPr>
          <w:p w:rsidR="00887C6C" w:rsidP="547F915B" w:rsidRDefault="00AE7CDE" w14:paraId="185B3427" w14:textId="77777777">
            <w:pPr>
              <w:keepNext w:val="1"/>
              <w:spacing w:before="20" w:after="20" w:line="240" w:lineRule="auto"/>
              <w:jc w:val="center"/>
              <w:rPr>
                <w:rFonts w:ascii="Arial" w:hAnsi="Arial" w:eastAsia="Arial" w:cs="Arial"/>
                <w:b w:val="1"/>
                <w:bCs w:val="1"/>
                <w:sz w:val="20"/>
                <w:szCs w:val="20"/>
              </w:rPr>
            </w:pPr>
            <w:r w:rsidRPr="547F915B" w:rsidR="61AF1559">
              <w:rPr>
                <w:rFonts w:ascii="Arial" w:hAnsi="Arial" w:eastAsia="Arial" w:cs="Arial"/>
                <w:b w:val="1"/>
                <w:bCs w:val="1"/>
                <w:sz w:val="20"/>
                <w:szCs w:val="20"/>
              </w:rPr>
              <w:t>Categoría</w:t>
            </w:r>
          </w:p>
        </w:tc>
        <w:tc>
          <w:tcPr>
            <w:tcW w:w="2000" w:type="dxa"/>
            <w:tcMar/>
            <w:vAlign w:val="center"/>
          </w:tcPr>
          <w:p w:rsidR="00887C6C" w:rsidP="547F915B" w:rsidRDefault="00AE7CDE" w14:paraId="41552D8F" w14:textId="77777777">
            <w:pPr>
              <w:keepNext w:val="1"/>
              <w:spacing w:before="20" w:after="20" w:line="240" w:lineRule="auto"/>
              <w:jc w:val="center"/>
              <w:rPr>
                <w:rFonts w:ascii="Arial" w:hAnsi="Arial" w:eastAsia="Arial" w:cs="Arial"/>
                <w:b w:val="1"/>
                <w:bCs w:val="1"/>
                <w:sz w:val="20"/>
                <w:szCs w:val="20"/>
              </w:rPr>
            </w:pPr>
            <w:r w:rsidRPr="547F915B" w:rsidR="61AF1559">
              <w:rPr>
                <w:rFonts w:ascii="Arial" w:hAnsi="Arial" w:eastAsia="Arial" w:cs="Arial"/>
                <w:b w:val="1"/>
                <w:bCs w:val="1"/>
                <w:sz w:val="20"/>
                <w:szCs w:val="20"/>
              </w:rPr>
              <w:t>HH Estimadas</w:t>
            </w:r>
          </w:p>
        </w:tc>
        <w:tc>
          <w:tcPr>
            <w:tcW w:w="2000" w:type="dxa"/>
            <w:tcMar/>
            <w:vAlign w:val="center"/>
          </w:tcPr>
          <w:p w:rsidR="00887C6C" w:rsidP="547F915B" w:rsidRDefault="00AE7CDE" w14:paraId="45810B3F" w14:textId="77777777">
            <w:pPr>
              <w:keepNext w:val="1"/>
              <w:spacing w:before="20" w:after="20" w:line="240" w:lineRule="auto"/>
              <w:jc w:val="center"/>
              <w:rPr>
                <w:rFonts w:ascii="Arial" w:hAnsi="Arial" w:eastAsia="Arial" w:cs="Arial"/>
                <w:b w:val="1"/>
                <w:bCs w:val="1"/>
                <w:sz w:val="20"/>
                <w:szCs w:val="20"/>
              </w:rPr>
            </w:pPr>
            <w:r w:rsidRPr="547F915B" w:rsidR="61AF1559">
              <w:rPr>
                <w:rFonts w:ascii="Arial" w:hAnsi="Arial" w:eastAsia="Arial" w:cs="Arial"/>
                <w:b w:val="1"/>
                <w:bCs w:val="1"/>
                <w:sz w:val="20"/>
                <w:szCs w:val="20"/>
              </w:rPr>
              <w:t>HH Efectivas</w:t>
            </w:r>
          </w:p>
        </w:tc>
        <w:tc>
          <w:tcPr>
            <w:tcW w:w="2200" w:type="dxa"/>
            <w:tcMar/>
            <w:vAlign w:val="center"/>
          </w:tcPr>
          <w:p w:rsidR="00887C6C" w:rsidP="547F915B" w:rsidRDefault="00AE7CDE" w14:paraId="29F52FCA" w14:textId="77777777">
            <w:pPr>
              <w:keepNext w:val="1"/>
              <w:spacing w:before="20" w:after="20" w:line="240" w:lineRule="auto"/>
              <w:jc w:val="center"/>
              <w:rPr>
                <w:rFonts w:ascii="Arial" w:hAnsi="Arial" w:eastAsia="Arial" w:cs="Arial"/>
                <w:b w:val="1"/>
                <w:bCs w:val="1"/>
                <w:sz w:val="20"/>
                <w:szCs w:val="20"/>
              </w:rPr>
            </w:pPr>
            <w:r w:rsidRPr="547F915B" w:rsidR="61AF1559">
              <w:rPr>
                <w:rFonts w:ascii="Arial" w:hAnsi="Arial" w:eastAsia="Arial" w:cs="Arial"/>
                <w:b w:val="1"/>
                <w:bCs w:val="1"/>
                <w:sz w:val="20"/>
                <w:szCs w:val="20"/>
              </w:rPr>
              <w:t>Diferencia</w:t>
            </w:r>
          </w:p>
        </w:tc>
      </w:tr>
      <w:tr w:rsidR="00887C6C" w:rsidTr="547F915B" w14:paraId="0796F598" w14:textId="77777777">
        <w:trPr>
          <w:cantSplit/>
          <w:jc w:val="center"/>
        </w:trPr>
        <w:tc>
          <w:tcPr>
            <w:tcW w:w="3160" w:type="dxa"/>
            <w:tcMar/>
          </w:tcPr>
          <w:p w:rsidR="00887C6C" w:rsidP="547F915B" w:rsidRDefault="00AE7CDE" w14:paraId="58738067"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Retroalimentación Inc. 2</w:t>
            </w:r>
          </w:p>
        </w:tc>
        <w:tc>
          <w:tcPr>
            <w:tcW w:w="2000" w:type="dxa"/>
            <w:tcMar/>
          </w:tcPr>
          <w:p w:rsidR="00887C6C" w:rsidP="547F915B" w:rsidRDefault="00AE7CDE" w14:paraId="0D8A4377" w14:textId="77777777">
            <w:pPr>
              <w:keepNext w:val="1"/>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3,0</w:t>
            </w:r>
          </w:p>
        </w:tc>
        <w:tc>
          <w:tcPr>
            <w:tcW w:w="2000" w:type="dxa"/>
            <w:tcMar/>
          </w:tcPr>
          <w:p w:rsidR="00887C6C" w:rsidP="547F915B" w:rsidRDefault="00AE7CDE" w14:paraId="14D92B74" w14:textId="77777777">
            <w:pPr>
              <w:keepNext w:val="1"/>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3,5</w:t>
            </w:r>
          </w:p>
        </w:tc>
        <w:tc>
          <w:tcPr>
            <w:tcW w:w="2200" w:type="dxa"/>
            <w:tcMar/>
          </w:tcPr>
          <w:p w:rsidR="00887C6C" w:rsidP="547F915B" w:rsidRDefault="00AE7CDE" w14:paraId="21E16E02" w14:textId="77777777">
            <w:pPr>
              <w:keepNext w:val="1"/>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+0,5</w:t>
            </w:r>
          </w:p>
        </w:tc>
      </w:tr>
      <w:tr w:rsidR="00887C6C" w:rsidTr="547F915B" w14:paraId="10683A61" w14:textId="77777777">
        <w:trPr>
          <w:cantSplit/>
          <w:jc w:val="center"/>
        </w:trPr>
        <w:tc>
          <w:tcPr>
            <w:tcW w:w="3160" w:type="dxa"/>
            <w:tcMar/>
          </w:tcPr>
          <w:p w:rsidR="00887C6C" w:rsidP="547F915B" w:rsidRDefault="00AE7CDE" w14:paraId="46934CDB"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Modelo</w:t>
            </w:r>
          </w:p>
        </w:tc>
        <w:tc>
          <w:tcPr>
            <w:tcW w:w="2000" w:type="dxa"/>
            <w:tcMar/>
          </w:tcPr>
          <w:p w:rsidR="00887C6C" w:rsidP="547F915B" w:rsidRDefault="00AE7CDE" w14:paraId="13C4D198" w14:textId="77777777">
            <w:pPr>
              <w:keepNext w:val="1"/>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24,0</w:t>
            </w:r>
          </w:p>
        </w:tc>
        <w:tc>
          <w:tcPr>
            <w:tcW w:w="2000" w:type="dxa"/>
            <w:tcMar/>
          </w:tcPr>
          <w:p w:rsidR="00887C6C" w:rsidP="547F915B" w:rsidRDefault="00AE7CDE" w14:paraId="305CEF14" w14:textId="77777777">
            <w:pPr>
              <w:keepNext w:val="1"/>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28,5</w:t>
            </w:r>
          </w:p>
        </w:tc>
        <w:tc>
          <w:tcPr>
            <w:tcW w:w="2200" w:type="dxa"/>
            <w:tcMar/>
          </w:tcPr>
          <w:p w:rsidR="00887C6C" w:rsidP="547F915B" w:rsidRDefault="00AE7CDE" w14:paraId="2B883176" w14:textId="77777777">
            <w:pPr>
              <w:keepNext w:val="1"/>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+4,5</w:t>
            </w:r>
          </w:p>
        </w:tc>
      </w:tr>
      <w:tr w:rsidR="00887C6C" w:rsidTr="547F915B" w14:paraId="02650EB2" w14:textId="77777777">
        <w:trPr>
          <w:cantSplit/>
          <w:jc w:val="center"/>
        </w:trPr>
        <w:tc>
          <w:tcPr>
            <w:tcW w:w="3160" w:type="dxa"/>
            <w:tcMar/>
          </w:tcPr>
          <w:p w:rsidR="00887C6C" w:rsidP="547F915B" w:rsidRDefault="00AE7CDE" w14:paraId="7C8706F8"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Vista</w:t>
            </w:r>
          </w:p>
        </w:tc>
        <w:tc>
          <w:tcPr>
            <w:tcW w:w="2000" w:type="dxa"/>
            <w:tcMar/>
          </w:tcPr>
          <w:p w:rsidR="00887C6C" w:rsidP="547F915B" w:rsidRDefault="00AE7CDE" w14:paraId="5EEA7DFF" w14:textId="77777777">
            <w:pPr>
              <w:keepNext w:val="1"/>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12,0</w:t>
            </w:r>
          </w:p>
        </w:tc>
        <w:tc>
          <w:tcPr>
            <w:tcW w:w="2000" w:type="dxa"/>
            <w:tcMar/>
          </w:tcPr>
          <w:p w:rsidR="00887C6C" w:rsidP="547F915B" w:rsidRDefault="00AE7CDE" w14:paraId="7BD63893" w14:textId="77777777">
            <w:pPr>
              <w:keepNext w:val="1"/>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13,0</w:t>
            </w:r>
          </w:p>
        </w:tc>
        <w:tc>
          <w:tcPr>
            <w:tcW w:w="2200" w:type="dxa"/>
            <w:tcMar/>
          </w:tcPr>
          <w:p w:rsidR="00887C6C" w:rsidP="547F915B" w:rsidRDefault="00AE7CDE" w14:paraId="64402FF5" w14:textId="77777777">
            <w:pPr>
              <w:keepNext w:val="1"/>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+1,0</w:t>
            </w:r>
          </w:p>
        </w:tc>
      </w:tr>
      <w:tr w:rsidR="00887C6C" w:rsidTr="547F915B" w14:paraId="5AB14FF8" w14:textId="77777777">
        <w:trPr>
          <w:cantSplit/>
          <w:jc w:val="center"/>
        </w:trPr>
        <w:tc>
          <w:tcPr>
            <w:tcW w:w="3160" w:type="dxa"/>
            <w:tcMar/>
          </w:tcPr>
          <w:p w:rsidR="00887C6C" w:rsidP="547F915B" w:rsidRDefault="00AE7CDE" w14:paraId="0726AB1B"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Controlador</w:t>
            </w:r>
          </w:p>
        </w:tc>
        <w:tc>
          <w:tcPr>
            <w:tcW w:w="2000" w:type="dxa"/>
            <w:tcMar/>
          </w:tcPr>
          <w:p w:rsidR="00887C6C" w:rsidP="547F915B" w:rsidRDefault="00AE7CDE" w14:paraId="1D3A0D15" w14:textId="77777777">
            <w:pPr>
              <w:keepNext w:val="1"/>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9,0</w:t>
            </w:r>
          </w:p>
        </w:tc>
        <w:tc>
          <w:tcPr>
            <w:tcW w:w="2000" w:type="dxa"/>
            <w:tcMar/>
          </w:tcPr>
          <w:p w:rsidR="00887C6C" w:rsidP="547F915B" w:rsidRDefault="00AE7CDE" w14:paraId="1F844E03" w14:textId="77777777">
            <w:pPr>
              <w:keepNext w:val="1"/>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8,5</w:t>
            </w:r>
          </w:p>
        </w:tc>
        <w:tc>
          <w:tcPr>
            <w:tcW w:w="2200" w:type="dxa"/>
            <w:tcMar/>
          </w:tcPr>
          <w:p w:rsidR="00887C6C" w:rsidP="547F915B" w:rsidRDefault="00AE7CDE" w14:paraId="0FDF04D1" w14:textId="77777777">
            <w:pPr>
              <w:keepNext w:val="1"/>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-0,5</w:t>
            </w:r>
          </w:p>
        </w:tc>
      </w:tr>
      <w:tr w:rsidR="00887C6C" w:rsidTr="547F915B" w14:paraId="4ED9CCD8" w14:textId="77777777">
        <w:trPr>
          <w:cantSplit/>
          <w:jc w:val="center"/>
        </w:trPr>
        <w:tc>
          <w:tcPr>
            <w:tcW w:w="3160" w:type="dxa"/>
            <w:tcMar/>
          </w:tcPr>
          <w:p w:rsidR="00887C6C" w:rsidP="547F915B" w:rsidRDefault="00AE7CDE" w14:paraId="16CFA4D1"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Diagramas 4+1</w:t>
            </w:r>
          </w:p>
        </w:tc>
        <w:tc>
          <w:tcPr>
            <w:tcW w:w="2000" w:type="dxa"/>
            <w:tcMar/>
          </w:tcPr>
          <w:p w:rsidR="00887C6C" w:rsidP="547F915B" w:rsidRDefault="00AE7CDE" w14:paraId="49E2FC3C" w14:textId="77777777">
            <w:pPr>
              <w:keepNext w:val="1"/>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13,0</w:t>
            </w:r>
          </w:p>
        </w:tc>
        <w:tc>
          <w:tcPr>
            <w:tcW w:w="2000" w:type="dxa"/>
            <w:tcMar/>
          </w:tcPr>
          <w:p w:rsidR="00887C6C" w:rsidP="547F915B" w:rsidRDefault="00AE7CDE" w14:paraId="4BDE39E5" w14:textId="77777777">
            <w:pPr>
              <w:keepNext w:val="1"/>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15,0</w:t>
            </w:r>
          </w:p>
        </w:tc>
        <w:tc>
          <w:tcPr>
            <w:tcW w:w="2200" w:type="dxa"/>
            <w:tcMar/>
          </w:tcPr>
          <w:p w:rsidR="00887C6C" w:rsidP="547F915B" w:rsidRDefault="00AE7CDE" w14:paraId="12192B3F" w14:textId="77777777">
            <w:pPr>
              <w:keepNext w:val="1"/>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+2,0</w:t>
            </w:r>
          </w:p>
        </w:tc>
      </w:tr>
      <w:tr w:rsidR="00887C6C" w:rsidTr="547F915B" w14:paraId="6216E520" w14:textId="77777777">
        <w:trPr>
          <w:cantSplit/>
          <w:jc w:val="center"/>
        </w:trPr>
        <w:tc>
          <w:tcPr>
            <w:tcW w:w="3160" w:type="dxa"/>
            <w:tcMar/>
          </w:tcPr>
          <w:p w:rsidR="00887C6C" w:rsidP="547F915B" w:rsidRDefault="00AE7CDE" w14:paraId="30616FCC"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Scrum++</w:t>
            </w:r>
          </w:p>
        </w:tc>
        <w:tc>
          <w:tcPr>
            <w:tcW w:w="2000" w:type="dxa"/>
            <w:tcMar/>
          </w:tcPr>
          <w:p w:rsidR="00887C6C" w:rsidP="547F915B" w:rsidRDefault="00AE7CDE" w14:paraId="081E7C40" w14:textId="77777777">
            <w:pPr>
              <w:keepNext w:val="1"/>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10,0</w:t>
            </w:r>
          </w:p>
        </w:tc>
        <w:tc>
          <w:tcPr>
            <w:tcW w:w="2000" w:type="dxa"/>
            <w:tcMar/>
          </w:tcPr>
          <w:p w:rsidR="00887C6C" w:rsidP="547F915B" w:rsidRDefault="00AE7CDE" w14:paraId="4315C290" w14:textId="77777777">
            <w:pPr>
              <w:keepNext w:val="1"/>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12,0</w:t>
            </w:r>
          </w:p>
        </w:tc>
        <w:tc>
          <w:tcPr>
            <w:tcW w:w="2200" w:type="dxa"/>
            <w:tcMar/>
          </w:tcPr>
          <w:p w:rsidR="00887C6C" w:rsidP="547F915B" w:rsidRDefault="00AE7CDE" w14:paraId="216FD05A" w14:textId="77777777">
            <w:pPr>
              <w:keepNext w:val="1"/>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+2,0</w:t>
            </w:r>
          </w:p>
        </w:tc>
      </w:tr>
      <w:tr w:rsidR="00887C6C" w:rsidTr="547F915B" w14:paraId="1EA11476" w14:textId="77777777">
        <w:trPr>
          <w:cantSplit/>
          <w:jc w:val="center"/>
        </w:trPr>
        <w:tc>
          <w:tcPr>
            <w:tcW w:w="3160" w:type="dxa"/>
            <w:tcMar/>
          </w:tcPr>
          <w:p w:rsidR="00887C6C" w:rsidP="547F915B" w:rsidRDefault="00AE7CDE" w14:paraId="6A4E6C33"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Pruebas</w:t>
            </w:r>
          </w:p>
        </w:tc>
        <w:tc>
          <w:tcPr>
            <w:tcW w:w="2000" w:type="dxa"/>
            <w:tcMar/>
          </w:tcPr>
          <w:p w:rsidR="00887C6C" w:rsidP="547F915B" w:rsidRDefault="00AE7CDE" w14:paraId="6788696C" w14:textId="77777777">
            <w:pPr>
              <w:keepNext w:val="1"/>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15,0</w:t>
            </w:r>
          </w:p>
        </w:tc>
        <w:tc>
          <w:tcPr>
            <w:tcW w:w="2000" w:type="dxa"/>
            <w:tcMar/>
          </w:tcPr>
          <w:p w:rsidR="00887C6C" w:rsidP="547F915B" w:rsidRDefault="00AE7CDE" w14:paraId="36C1F76F" w14:textId="77777777">
            <w:pPr>
              <w:keepNext w:val="1"/>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18,0</w:t>
            </w:r>
          </w:p>
        </w:tc>
        <w:tc>
          <w:tcPr>
            <w:tcW w:w="2200" w:type="dxa"/>
            <w:tcMar/>
          </w:tcPr>
          <w:p w:rsidR="00887C6C" w:rsidP="547F915B" w:rsidRDefault="00AE7CDE" w14:paraId="3A2F9FA4" w14:textId="77777777">
            <w:pPr>
              <w:keepNext w:val="1"/>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+3,0</w:t>
            </w:r>
          </w:p>
        </w:tc>
      </w:tr>
      <w:tr w:rsidR="00887C6C" w:rsidTr="547F915B" w14:paraId="5E30D7C2" w14:textId="77777777">
        <w:trPr>
          <w:cantSplit/>
          <w:jc w:val="center"/>
        </w:trPr>
        <w:tc>
          <w:tcPr>
            <w:tcW w:w="3160" w:type="dxa"/>
            <w:tcMar/>
          </w:tcPr>
          <w:p w:rsidR="00887C6C" w:rsidP="547F915B" w:rsidRDefault="00AE7CDE" w14:paraId="44E3BC82"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Entregables</w:t>
            </w:r>
          </w:p>
        </w:tc>
        <w:tc>
          <w:tcPr>
            <w:tcW w:w="2000" w:type="dxa"/>
            <w:tcMar/>
          </w:tcPr>
          <w:p w:rsidR="00887C6C" w:rsidP="547F915B" w:rsidRDefault="00AE7CDE" w14:paraId="686BCE3C" w14:textId="77777777">
            <w:pPr>
              <w:keepNext w:val="1"/>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16,0</w:t>
            </w:r>
          </w:p>
        </w:tc>
        <w:tc>
          <w:tcPr>
            <w:tcW w:w="2000" w:type="dxa"/>
            <w:tcMar/>
          </w:tcPr>
          <w:p w:rsidR="00887C6C" w:rsidP="547F915B" w:rsidRDefault="00AE7CDE" w14:paraId="4C72D685" w14:textId="77777777">
            <w:pPr>
              <w:keepNext w:val="1"/>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18,0</w:t>
            </w:r>
          </w:p>
        </w:tc>
        <w:tc>
          <w:tcPr>
            <w:tcW w:w="2200" w:type="dxa"/>
            <w:tcMar/>
          </w:tcPr>
          <w:p w:rsidR="00887C6C" w:rsidP="547F915B" w:rsidRDefault="00AE7CDE" w14:paraId="3198C347" w14:textId="77777777">
            <w:pPr>
              <w:keepNext w:val="1"/>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+2,0</w:t>
            </w:r>
          </w:p>
        </w:tc>
      </w:tr>
      <w:tr w:rsidR="00887C6C" w:rsidTr="547F915B" w14:paraId="09C2B23B" w14:textId="77777777">
        <w:trPr>
          <w:cantSplit/>
          <w:jc w:val="center"/>
        </w:trPr>
        <w:tc>
          <w:tcPr>
            <w:tcW w:w="3160" w:type="dxa"/>
            <w:tcMar/>
          </w:tcPr>
          <w:p w:rsidR="00887C6C" w:rsidP="547F915B" w:rsidRDefault="00AE7CDE" w14:paraId="53E44487"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Documentación</w:t>
            </w:r>
          </w:p>
        </w:tc>
        <w:tc>
          <w:tcPr>
            <w:tcW w:w="2000" w:type="dxa"/>
            <w:tcMar/>
          </w:tcPr>
          <w:p w:rsidR="00887C6C" w:rsidP="547F915B" w:rsidRDefault="00AE7CDE" w14:paraId="22412BA3" w14:textId="77777777">
            <w:pPr>
              <w:keepNext w:val="1"/>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8,5</w:t>
            </w:r>
          </w:p>
        </w:tc>
        <w:tc>
          <w:tcPr>
            <w:tcW w:w="2000" w:type="dxa"/>
            <w:tcMar/>
          </w:tcPr>
          <w:p w:rsidR="00887C6C" w:rsidP="547F915B" w:rsidRDefault="00AE7CDE" w14:paraId="724E74EF" w14:textId="77777777">
            <w:pPr>
              <w:keepNext w:val="1"/>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10,5</w:t>
            </w:r>
          </w:p>
        </w:tc>
        <w:tc>
          <w:tcPr>
            <w:tcW w:w="2200" w:type="dxa"/>
            <w:tcMar/>
          </w:tcPr>
          <w:p w:rsidR="00887C6C" w:rsidP="547F915B" w:rsidRDefault="00AE7CDE" w14:paraId="2388B522" w14:textId="77777777">
            <w:pPr>
              <w:keepNext w:val="1"/>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+2,0</w:t>
            </w:r>
          </w:p>
        </w:tc>
      </w:tr>
      <w:tr w:rsidR="00887C6C" w:rsidTr="547F915B" w14:paraId="18D2E373" w14:textId="77777777">
        <w:trPr>
          <w:cantSplit/>
          <w:jc w:val="center"/>
        </w:trPr>
        <w:tc>
          <w:tcPr>
            <w:tcW w:w="3160" w:type="dxa"/>
            <w:tcMar/>
          </w:tcPr>
          <w:p w:rsidR="00887C6C" w:rsidP="547F915B" w:rsidRDefault="00AE7CDE" w14:paraId="7742DD28" w14:textId="77777777">
            <w:pPr>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TOTAL</w:t>
            </w:r>
          </w:p>
        </w:tc>
        <w:tc>
          <w:tcPr>
            <w:tcW w:w="2000" w:type="dxa"/>
            <w:tcMar/>
          </w:tcPr>
          <w:p w:rsidR="00887C6C" w:rsidP="547F915B" w:rsidRDefault="00AE7CDE" w14:paraId="3A95C8F7" w14:textId="77777777">
            <w:pPr>
              <w:spacing w:before="20" w:after="20" w:line="240" w:lineRule="auto"/>
              <w:jc w:val="center"/>
              <w:rPr>
                <w:rFonts w:ascii="Arial" w:hAnsi="Arial" w:eastAsia="Arial" w:cs="Arial"/>
                <w:b w:val="1"/>
                <w:bCs w:val="1"/>
                <w:sz w:val="20"/>
                <w:szCs w:val="20"/>
              </w:rPr>
            </w:pPr>
            <w:r w:rsidRPr="547F915B" w:rsidR="61AF1559">
              <w:rPr>
                <w:rFonts w:ascii="Arial" w:hAnsi="Arial" w:eastAsia="Arial" w:cs="Arial"/>
                <w:b w:val="1"/>
                <w:bCs w:val="1"/>
                <w:sz w:val="20"/>
                <w:szCs w:val="20"/>
              </w:rPr>
              <w:t>110,5</w:t>
            </w:r>
          </w:p>
        </w:tc>
        <w:tc>
          <w:tcPr>
            <w:tcW w:w="2000" w:type="dxa"/>
            <w:tcMar/>
          </w:tcPr>
          <w:p w:rsidR="00887C6C" w:rsidP="547F915B" w:rsidRDefault="00AE7CDE" w14:paraId="11ED52BA" w14:textId="77777777">
            <w:pPr>
              <w:spacing w:before="20" w:after="20" w:line="240" w:lineRule="auto"/>
              <w:jc w:val="center"/>
              <w:rPr>
                <w:rFonts w:ascii="Arial" w:hAnsi="Arial" w:eastAsia="Arial" w:cs="Arial"/>
                <w:b w:val="1"/>
                <w:bCs w:val="1"/>
                <w:sz w:val="20"/>
                <w:szCs w:val="20"/>
              </w:rPr>
            </w:pPr>
            <w:r w:rsidRPr="547F915B" w:rsidR="61AF1559">
              <w:rPr>
                <w:rFonts w:ascii="Arial" w:hAnsi="Arial" w:eastAsia="Arial" w:cs="Arial"/>
                <w:b w:val="1"/>
                <w:bCs w:val="1"/>
                <w:sz w:val="20"/>
                <w:szCs w:val="20"/>
              </w:rPr>
              <w:t>127,0</w:t>
            </w:r>
          </w:p>
        </w:tc>
        <w:tc>
          <w:tcPr>
            <w:tcW w:w="2200" w:type="dxa"/>
            <w:tcMar/>
          </w:tcPr>
          <w:p w:rsidR="00887C6C" w:rsidP="547F915B" w:rsidRDefault="00AE7CDE" w14:paraId="681B13E7" w14:textId="77777777">
            <w:pPr>
              <w:spacing w:before="20" w:after="20" w:line="240" w:lineRule="auto"/>
              <w:jc w:val="center"/>
              <w:rPr>
                <w:rFonts w:ascii="Arial" w:hAnsi="Arial" w:eastAsia="Arial" w:cs="Arial"/>
                <w:b w:val="1"/>
                <w:bCs w:val="1"/>
                <w:sz w:val="20"/>
                <w:szCs w:val="20"/>
              </w:rPr>
            </w:pPr>
            <w:r w:rsidRPr="547F915B" w:rsidR="61AF1559">
              <w:rPr>
                <w:rFonts w:ascii="Arial" w:hAnsi="Arial" w:eastAsia="Arial" w:cs="Arial"/>
                <w:b w:val="1"/>
                <w:bCs w:val="1"/>
                <w:sz w:val="20"/>
                <w:szCs w:val="20"/>
              </w:rPr>
              <w:t>+16,5</w:t>
            </w:r>
          </w:p>
        </w:tc>
      </w:tr>
    </w:tbl>
    <w:p w:rsidR="00887C6C" w:rsidRDefault="00AE7CDE" w14:paraId="60C7CE52" w14:textId="77777777">
      <w:pPr>
        <w:spacing w:before="60" w:after="240" w:line="240" w:lineRule="auto"/>
        <w:jc w:val="center"/>
      </w:pPr>
      <w:r>
        <w:rPr>
          <w:rFonts w:ascii="Arial" w:hAnsi="Arial" w:eastAsia="Arial" w:cs="Arial"/>
          <w:i/>
          <w:iCs/>
          <w:sz w:val="18"/>
          <w:szCs w:val="18"/>
        </w:rPr>
        <w:t>Fuente: Elaborado por el equipo de proyecto a partir de la planilla de organización del trabajo del Incremento 3.</w:t>
      </w:r>
    </w:p>
    <w:p w:rsidR="00887C6C" w:rsidRDefault="00AE7CDE" w14:paraId="3BD3B8D7" w14:textId="77777777">
      <w:pPr>
        <w:spacing w:line="360" w:lineRule="auto"/>
        <w:jc w:val="both"/>
      </w:pPr>
      <w:r>
        <w:rPr>
          <w:rFonts w:ascii="Arial" w:hAnsi="Arial" w:eastAsia="Arial" w:cs="Arial"/>
        </w:rPr>
        <w:t>Las mayores diferencias se concentran en Modelo (+4,5 HH), donde la implementación de los reportes requirió 8 HH frente a las 6 estimadas, y en Pruebas (+3,0 HH). Controlador es la única categoría que terminó bajo lo estimado (-0,5 HH).</w:t>
      </w:r>
    </w:p>
    <w:p w:rsidR="00887C6C" w:rsidRDefault="00AE7CDE" w14:paraId="6D16F475" w14:textId="77777777">
      <w:pPr>
        <w:keepNext/>
        <w:spacing w:before="240" w:after="200" w:line="276" w:lineRule="auto"/>
        <w:outlineLvl w:val="2"/>
      </w:pPr>
      <w:r>
        <w:rPr>
          <w:rFonts w:ascii="Arial" w:hAnsi="Arial" w:eastAsia="Arial" w:cs="Arial"/>
          <w:b/>
          <w:bCs/>
        </w:rPr>
        <w:t>3.8.2 Asignados</w:t>
      </w:r>
    </w:p>
    <w:p w:rsidR="00887C6C" w:rsidRDefault="00AE7CDE" w14:paraId="5F6E377D" w14:textId="77777777">
      <w:pPr>
        <w:spacing w:line="360" w:lineRule="auto"/>
        <w:jc w:val="both"/>
      </w:pPr>
      <w:r>
        <w:rPr>
          <w:rFonts w:ascii="Arial" w:hAnsi="Arial" w:eastAsia="Arial" w:cs="Arial"/>
        </w:rPr>
        <w:t>Las 47 tareas se distribuyeron entre los siete integrantes, con cargas estimadas entre 14 y 18 HH por persona. La Tabla 3.9 resume la asignación y las horas efectivas de cada integrante.</w:t>
      </w:r>
    </w:p>
    <w:p w:rsidR="00887C6C" w:rsidRDefault="00AE7CDE" w14:paraId="65B48E63" w14:textId="77777777">
      <w:pPr>
        <w:pStyle w:val="LeyendaTabla"/>
        <w:keepNext/>
        <w:spacing w:before="240"/>
      </w:pPr>
      <w:r>
        <w:t>Tabla 3.9: “Asignación de tareas y HH por integrante”.</w:t>
      </w:r>
    </w:p>
    <w:tbl>
      <w:tblPr>
        <w:tblW w:w="936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80" w:type="dxa"/>
          <w:right w:w="80" w:type="dxa"/>
        </w:tblCellMar>
        <w:tblLook w:val="04A0" w:firstRow="1" w:lastRow="0" w:firstColumn="1" w:lastColumn="0" w:noHBand="0" w:noVBand="1"/>
      </w:tblPr>
      <w:tblGrid>
        <w:gridCol w:w="2560"/>
        <w:gridCol w:w="1500"/>
        <w:gridCol w:w="1700"/>
        <w:gridCol w:w="1700"/>
        <w:gridCol w:w="1900"/>
      </w:tblGrid>
      <w:tr w:rsidR="00887C6C" w:rsidTr="547F915B" w14:paraId="0F49466A" w14:textId="77777777">
        <w:trPr>
          <w:cantSplit/>
          <w:tblHeader/>
          <w:jc w:val="center"/>
        </w:trPr>
        <w:tc>
          <w:tcPr>
            <w:tcW w:w="2560" w:type="dxa"/>
            <w:tcMar/>
            <w:vAlign w:val="center"/>
          </w:tcPr>
          <w:p w:rsidR="00887C6C" w:rsidP="547F915B" w:rsidRDefault="00AE7CDE" w14:paraId="7F3D3D6F" w14:textId="77777777">
            <w:pPr>
              <w:keepNext w:val="1"/>
              <w:spacing w:before="20" w:after="20" w:line="240" w:lineRule="auto"/>
              <w:jc w:val="center"/>
              <w:rPr>
                <w:rFonts w:ascii="Arial" w:hAnsi="Arial" w:eastAsia="Arial" w:cs="Arial"/>
                <w:b w:val="1"/>
                <w:bCs w:val="1"/>
                <w:sz w:val="20"/>
                <w:szCs w:val="20"/>
              </w:rPr>
            </w:pPr>
            <w:r w:rsidRPr="547F915B" w:rsidR="61AF1559">
              <w:rPr>
                <w:rFonts w:ascii="Arial" w:hAnsi="Arial" w:eastAsia="Arial" w:cs="Arial"/>
                <w:b w:val="1"/>
                <w:bCs w:val="1"/>
                <w:sz w:val="20"/>
                <w:szCs w:val="20"/>
              </w:rPr>
              <w:t>Integrante</w:t>
            </w:r>
          </w:p>
        </w:tc>
        <w:tc>
          <w:tcPr>
            <w:tcW w:w="1500" w:type="dxa"/>
            <w:tcMar/>
            <w:vAlign w:val="center"/>
          </w:tcPr>
          <w:p w:rsidR="00887C6C" w:rsidP="547F915B" w:rsidRDefault="00AE7CDE" w14:paraId="38B8CAF5" w14:textId="77777777">
            <w:pPr>
              <w:keepNext w:val="1"/>
              <w:spacing w:before="20" w:after="20" w:line="240" w:lineRule="auto"/>
              <w:jc w:val="center"/>
              <w:rPr>
                <w:rFonts w:ascii="Arial" w:hAnsi="Arial" w:eastAsia="Arial" w:cs="Arial"/>
                <w:b w:val="1"/>
                <w:bCs w:val="1"/>
                <w:sz w:val="20"/>
                <w:szCs w:val="20"/>
              </w:rPr>
            </w:pPr>
            <w:r w:rsidRPr="547F915B" w:rsidR="61AF1559">
              <w:rPr>
                <w:rFonts w:ascii="Arial" w:hAnsi="Arial" w:eastAsia="Arial" w:cs="Arial"/>
                <w:b w:val="1"/>
                <w:bCs w:val="1"/>
                <w:sz w:val="20"/>
                <w:szCs w:val="20"/>
              </w:rPr>
              <w:t>N° Tareas</w:t>
            </w:r>
          </w:p>
        </w:tc>
        <w:tc>
          <w:tcPr>
            <w:tcW w:w="1700" w:type="dxa"/>
            <w:tcMar/>
            <w:vAlign w:val="center"/>
          </w:tcPr>
          <w:p w:rsidR="00887C6C" w:rsidP="547F915B" w:rsidRDefault="00AE7CDE" w14:paraId="7388E6D6" w14:textId="77777777">
            <w:pPr>
              <w:keepNext w:val="1"/>
              <w:spacing w:before="20" w:after="20" w:line="240" w:lineRule="auto"/>
              <w:jc w:val="center"/>
              <w:rPr>
                <w:rFonts w:ascii="Arial" w:hAnsi="Arial" w:eastAsia="Arial" w:cs="Arial"/>
                <w:b w:val="1"/>
                <w:bCs w:val="1"/>
                <w:sz w:val="20"/>
                <w:szCs w:val="20"/>
              </w:rPr>
            </w:pPr>
            <w:r w:rsidRPr="547F915B" w:rsidR="61AF1559">
              <w:rPr>
                <w:rFonts w:ascii="Arial" w:hAnsi="Arial" w:eastAsia="Arial" w:cs="Arial"/>
                <w:b w:val="1"/>
                <w:bCs w:val="1"/>
                <w:sz w:val="20"/>
                <w:szCs w:val="20"/>
              </w:rPr>
              <w:t>HH Estimadas</w:t>
            </w:r>
          </w:p>
        </w:tc>
        <w:tc>
          <w:tcPr>
            <w:tcW w:w="1700" w:type="dxa"/>
            <w:tcMar/>
            <w:vAlign w:val="center"/>
          </w:tcPr>
          <w:p w:rsidR="00887C6C" w:rsidP="547F915B" w:rsidRDefault="00AE7CDE" w14:paraId="44D9A0FF" w14:textId="77777777">
            <w:pPr>
              <w:keepNext w:val="1"/>
              <w:spacing w:before="20" w:after="20" w:line="240" w:lineRule="auto"/>
              <w:jc w:val="center"/>
              <w:rPr>
                <w:rFonts w:ascii="Arial" w:hAnsi="Arial" w:eastAsia="Arial" w:cs="Arial"/>
                <w:b w:val="1"/>
                <w:bCs w:val="1"/>
                <w:sz w:val="20"/>
                <w:szCs w:val="20"/>
              </w:rPr>
            </w:pPr>
            <w:r w:rsidRPr="547F915B" w:rsidR="61AF1559">
              <w:rPr>
                <w:rFonts w:ascii="Arial" w:hAnsi="Arial" w:eastAsia="Arial" w:cs="Arial"/>
                <w:b w:val="1"/>
                <w:bCs w:val="1"/>
                <w:sz w:val="20"/>
                <w:szCs w:val="20"/>
              </w:rPr>
              <w:t>HH Efectivas</w:t>
            </w:r>
          </w:p>
        </w:tc>
        <w:tc>
          <w:tcPr>
            <w:tcW w:w="1900" w:type="dxa"/>
            <w:tcMar/>
            <w:vAlign w:val="center"/>
          </w:tcPr>
          <w:p w:rsidR="00887C6C" w:rsidP="547F915B" w:rsidRDefault="00AE7CDE" w14:paraId="38F99669" w14:textId="77777777">
            <w:pPr>
              <w:keepNext w:val="1"/>
              <w:spacing w:before="20" w:after="20" w:line="240" w:lineRule="auto"/>
              <w:jc w:val="center"/>
              <w:rPr>
                <w:rFonts w:ascii="Arial" w:hAnsi="Arial" w:eastAsia="Arial" w:cs="Arial"/>
                <w:b w:val="1"/>
                <w:bCs w:val="1"/>
                <w:sz w:val="20"/>
                <w:szCs w:val="20"/>
              </w:rPr>
            </w:pPr>
            <w:r w:rsidRPr="547F915B" w:rsidR="61AF1559">
              <w:rPr>
                <w:rFonts w:ascii="Arial" w:hAnsi="Arial" w:eastAsia="Arial" w:cs="Arial"/>
                <w:b w:val="1"/>
                <w:bCs w:val="1"/>
                <w:sz w:val="20"/>
                <w:szCs w:val="20"/>
              </w:rPr>
              <w:t>Diferencia</w:t>
            </w:r>
          </w:p>
        </w:tc>
      </w:tr>
      <w:tr w:rsidR="00887C6C" w:rsidTr="547F915B" w14:paraId="129E317F" w14:textId="77777777">
        <w:trPr>
          <w:cantSplit/>
          <w:jc w:val="center"/>
        </w:trPr>
        <w:tc>
          <w:tcPr>
            <w:tcW w:w="2560" w:type="dxa"/>
            <w:tcMar/>
          </w:tcPr>
          <w:p w:rsidR="00887C6C" w:rsidP="547F915B" w:rsidRDefault="00AE7CDE" w14:paraId="660D440B"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Cristóbal Osorio</w:t>
            </w:r>
          </w:p>
        </w:tc>
        <w:tc>
          <w:tcPr>
            <w:tcW w:w="1500" w:type="dxa"/>
            <w:tcMar/>
          </w:tcPr>
          <w:p w:rsidR="00887C6C" w:rsidP="547F915B" w:rsidRDefault="00AE7CDE" w14:paraId="46D1341F" w14:textId="77777777">
            <w:pPr>
              <w:keepNext w:val="1"/>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8</w:t>
            </w:r>
          </w:p>
        </w:tc>
        <w:tc>
          <w:tcPr>
            <w:tcW w:w="1700" w:type="dxa"/>
            <w:tcMar/>
          </w:tcPr>
          <w:p w:rsidR="00887C6C" w:rsidP="547F915B" w:rsidRDefault="00AE7CDE" w14:paraId="07879EA7" w14:textId="77777777">
            <w:pPr>
              <w:keepNext w:val="1"/>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14,5</w:t>
            </w:r>
          </w:p>
        </w:tc>
        <w:tc>
          <w:tcPr>
            <w:tcW w:w="1700" w:type="dxa"/>
            <w:tcMar/>
          </w:tcPr>
          <w:p w:rsidR="00887C6C" w:rsidP="547F915B" w:rsidRDefault="00AE7CDE" w14:paraId="1F6DB59A" w14:textId="77777777">
            <w:pPr>
              <w:keepNext w:val="1"/>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16,0</w:t>
            </w:r>
          </w:p>
        </w:tc>
        <w:tc>
          <w:tcPr>
            <w:tcW w:w="1900" w:type="dxa"/>
            <w:tcMar/>
          </w:tcPr>
          <w:p w:rsidR="00887C6C" w:rsidP="547F915B" w:rsidRDefault="00AE7CDE" w14:paraId="60E5C8B5" w14:textId="77777777">
            <w:pPr>
              <w:keepNext w:val="1"/>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+1,5</w:t>
            </w:r>
          </w:p>
        </w:tc>
      </w:tr>
      <w:tr w:rsidR="00887C6C" w:rsidTr="547F915B" w14:paraId="317A0D60" w14:textId="77777777">
        <w:trPr>
          <w:cantSplit/>
          <w:jc w:val="center"/>
        </w:trPr>
        <w:tc>
          <w:tcPr>
            <w:tcW w:w="2560" w:type="dxa"/>
            <w:tcMar/>
          </w:tcPr>
          <w:p w:rsidR="00887C6C" w:rsidP="547F915B" w:rsidRDefault="00AE7CDE" w14:paraId="2B216234"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Diego Lobos</w:t>
            </w:r>
          </w:p>
        </w:tc>
        <w:tc>
          <w:tcPr>
            <w:tcW w:w="1500" w:type="dxa"/>
            <w:tcMar/>
          </w:tcPr>
          <w:p w:rsidR="00887C6C" w:rsidP="547F915B" w:rsidRDefault="00AE7CDE" w14:paraId="1F87031A" w14:textId="77777777">
            <w:pPr>
              <w:keepNext w:val="1"/>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7</w:t>
            </w:r>
          </w:p>
        </w:tc>
        <w:tc>
          <w:tcPr>
            <w:tcW w:w="1700" w:type="dxa"/>
            <w:tcMar/>
          </w:tcPr>
          <w:p w:rsidR="00887C6C" w:rsidP="547F915B" w:rsidRDefault="00AE7CDE" w14:paraId="67A919B7" w14:textId="77777777">
            <w:pPr>
              <w:keepNext w:val="1"/>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17,0</w:t>
            </w:r>
          </w:p>
        </w:tc>
        <w:tc>
          <w:tcPr>
            <w:tcW w:w="1700" w:type="dxa"/>
            <w:tcMar/>
          </w:tcPr>
          <w:p w:rsidR="00887C6C" w:rsidP="547F915B" w:rsidRDefault="00AE7CDE" w14:paraId="0288BDC5" w14:textId="77777777">
            <w:pPr>
              <w:keepNext w:val="1"/>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20,5</w:t>
            </w:r>
          </w:p>
        </w:tc>
        <w:tc>
          <w:tcPr>
            <w:tcW w:w="1900" w:type="dxa"/>
            <w:tcMar/>
          </w:tcPr>
          <w:p w:rsidR="00887C6C" w:rsidP="547F915B" w:rsidRDefault="00AE7CDE" w14:paraId="74DA05AD" w14:textId="77777777">
            <w:pPr>
              <w:keepNext w:val="1"/>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+3,5</w:t>
            </w:r>
          </w:p>
        </w:tc>
      </w:tr>
      <w:tr w:rsidR="00887C6C" w:rsidTr="547F915B" w14:paraId="639F2102" w14:textId="77777777">
        <w:trPr>
          <w:cantSplit/>
          <w:jc w:val="center"/>
        </w:trPr>
        <w:tc>
          <w:tcPr>
            <w:tcW w:w="2560" w:type="dxa"/>
            <w:tcMar/>
          </w:tcPr>
          <w:p w:rsidR="00887C6C" w:rsidP="547F915B" w:rsidRDefault="00AE7CDE" w14:paraId="45B1E097"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Erick Hernández</w:t>
            </w:r>
          </w:p>
        </w:tc>
        <w:tc>
          <w:tcPr>
            <w:tcW w:w="1500" w:type="dxa"/>
            <w:tcMar/>
          </w:tcPr>
          <w:p w:rsidR="00887C6C" w:rsidP="547F915B" w:rsidRDefault="00AE7CDE" w14:paraId="5FCB5F43" w14:textId="77777777">
            <w:pPr>
              <w:keepNext w:val="1"/>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8</w:t>
            </w:r>
          </w:p>
        </w:tc>
        <w:tc>
          <w:tcPr>
            <w:tcW w:w="1700" w:type="dxa"/>
            <w:tcMar/>
          </w:tcPr>
          <w:p w:rsidR="00887C6C" w:rsidP="547F915B" w:rsidRDefault="00AE7CDE" w14:paraId="259875C4" w14:textId="77777777">
            <w:pPr>
              <w:keepNext w:val="1"/>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15,0</w:t>
            </w:r>
          </w:p>
        </w:tc>
        <w:tc>
          <w:tcPr>
            <w:tcW w:w="1700" w:type="dxa"/>
            <w:tcMar/>
          </w:tcPr>
          <w:p w:rsidR="00887C6C" w:rsidP="547F915B" w:rsidRDefault="00AE7CDE" w14:paraId="44639492" w14:textId="77777777">
            <w:pPr>
              <w:keepNext w:val="1"/>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18,5</w:t>
            </w:r>
          </w:p>
        </w:tc>
        <w:tc>
          <w:tcPr>
            <w:tcW w:w="1900" w:type="dxa"/>
            <w:tcMar/>
          </w:tcPr>
          <w:p w:rsidR="00887C6C" w:rsidP="547F915B" w:rsidRDefault="00AE7CDE" w14:paraId="24C7313A" w14:textId="77777777">
            <w:pPr>
              <w:keepNext w:val="1"/>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+3,5</w:t>
            </w:r>
          </w:p>
        </w:tc>
      </w:tr>
      <w:tr w:rsidR="00887C6C" w:rsidTr="547F915B" w14:paraId="35F37D90" w14:textId="77777777">
        <w:trPr>
          <w:cantSplit/>
          <w:jc w:val="center"/>
        </w:trPr>
        <w:tc>
          <w:tcPr>
            <w:tcW w:w="2560" w:type="dxa"/>
            <w:tcMar/>
          </w:tcPr>
          <w:p w:rsidR="00887C6C" w:rsidP="547F915B" w:rsidRDefault="00AE7CDE" w14:paraId="3151FEA2"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Fabián Gómez</w:t>
            </w:r>
          </w:p>
        </w:tc>
        <w:tc>
          <w:tcPr>
            <w:tcW w:w="1500" w:type="dxa"/>
            <w:tcMar/>
          </w:tcPr>
          <w:p w:rsidR="00887C6C" w:rsidP="547F915B" w:rsidRDefault="00AE7CDE" w14:paraId="68AED84D" w14:textId="77777777">
            <w:pPr>
              <w:keepNext w:val="1"/>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6</w:t>
            </w:r>
          </w:p>
        </w:tc>
        <w:tc>
          <w:tcPr>
            <w:tcW w:w="1700" w:type="dxa"/>
            <w:tcMar/>
          </w:tcPr>
          <w:p w:rsidR="00887C6C" w:rsidP="547F915B" w:rsidRDefault="00AE7CDE" w14:paraId="10732013" w14:textId="77777777">
            <w:pPr>
              <w:keepNext w:val="1"/>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16,0</w:t>
            </w:r>
          </w:p>
        </w:tc>
        <w:tc>
          <w:tcPr>
            <w:tcW w:w="1700" w:type="dxa"/>
            <w:tcMar/>
          </w:tcPr>
          <w:p w:rsidR="00887C6C" w:rsidP="547F915B" w:rsidRDefault="00AE7CDE" w14:paraId="68BF4F0D" w14:textId="77777777">
            <w:pPr>
              <w:keepNext w:val="1"/>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19,0</w:t>
            </w:r>
          </w:p>
        </w:tc>
        <w:tc>
          <w:tcPr>
            <w:tcW w:w="1900" w:type="dxa"/>
            <w:tcMar/>
          </w:tcPr>
          <w:p w:rsidR="00887C6C" w:rsidP="547F915B" w:rsidRDefault="00AE7CDE" w14:paraId="4E5E1287" w14:textId="77777777">
            <w:pPr>
              <w:keepNext w:val="1"/>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+3,0</w:t>
            </w:r>
          </w:p>
        </w:tc>
      </w:tr>
      <w:tr w:rsidR="00887C6C" w:rsidTr="547F915B" w14:paraId="23DB9007" w14:textId="77777777">
        <w:trPr>
          <w:cantSplit/>
          <w:jc w:val="center"/>
        </w:trPr>
        <w:tc>
          <w:tcPr>
            <w:tcW w:w="2560" w:type="dxa"/>
            <w:tcMar/>
          </w:tcPr>
          <w:p w:rsidR="00887C6C" w:rsidP="547F915B" w:rsidRDefault="00AE7CDE" w14:paraId="09391752"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Felipe Salas</w:t>
            </w:r>
          </w:p>
        </w:tc>
        <w:tc>
          <w:tcPr>
            <w:tcW w:w="1500" w:type="dxa"/>
            <w:tcMar/>
          </w:tcPr>
          <w:p w:rsidR="00887C6C" w:rsidP="547F915B" w:rsidRDefault="00AE7CDE" w14:paraId="69FF5382" w14:textId="77777777">
            <w:pPr>
              <w:keepNext w:val="1"/>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6</w:t>
            </w:r>
          </w:p>
        </w:tc>
        <w:tc>
          <w:tcPr>
            <w:tcW w:w="1700" w:type="dxa"/>
            <w:tcMar/>
          </w:tcPr>
          <w:p w:rsidR="00887C6C" w:rsidP="547F915B" w:rsidRDefault="00AE7CDE" w14:paraId="451643BB" w14:textId="77777777">
            <w:pPr>
              <w:keepNext w:val="1"/>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18,0</w:t>
            </w:r>
          </w:p>
        </w:tc>
        <w:tc>
          <w:tcPr>
            <w:tcW w:w="1700" w:type="dxa"/>
            <w:tcMar/>
          </w:tcPr>
          <w:p w:rsidR="00887C6C" w:rsidP="547F915B" w:rsidRDefault="00AE7CDE" w14:paraId="39BFD9E5" w14:textId="77777777">
            <w:pPr>
              <w:keepNext w:val="1"/>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19,5</w:t>
            </w:r>
          </w:p>
        </w:tc>
        <w:tc>
          <w:tcPr>
            <w:tcW w:w="1900" w:type="dxa"/>
            <w:tcMar/>
          </w:tcPr>
          <w:p w:rsidR="00887C6C" w:rsidP="547F915B" w:rsidRDefault="00AE7CDE" w14:paraId="1FFD4450" w14:textId="77777777">
            <w:pPr>
              <w:keepNext w:val="1"/>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+1,5</w:t>
            </w:r>
          </w:p>
        </w:tc>
      </w:tr>
      <w:tr w:rsidR="00887C6C" w:rsidTr="547F915B" w14:paraId="7E651DDB" w14:textId="77777777">
        <w:trPr>
          <w:cantSplit/>
          <w:jc w:val="center"/>
        </w:trPr>
        <w:tc>
          <w:tcPr>
            <w:tcW w:w="2560" w:type="dxa"/>
            <w:tcMar/>
          </w:tcPr>
          <w:p w:rsidR="00887C6C" w:rsidP="547F915B" w:rsidRDefault="00AE7CDE" w14:paraId="119D6B09"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Matías Ale</w:t>
            </w:r>
          </w:p>
        </w:tc>
        <w:tc>
          <w:tcPr>
            <w:tcW w:w="1500" w:type="dxa"/>
            <w:tcMar/>
          </w:tcPr>
          <w:p w:rsidR="00887C6C" w:rsidP="547F915B" w:rsidRDefault="00AE7CDE" w14:paraId="795C1E81" w14:textId="77777777">
            <w:pPr>
              <w:keepNext w:val="1"/>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5</w:t>
            </w:r>
          </w:p>
        </w:tc>
        <w:tc>
          <w:tcPr>
            <w:tcW w:w="1700" w:type="dxa"/>
            <w:tcMar/>
          </w:tcPr>
          <w:p w:rsidR="00887C6C" w:rsidP="547F915B" w:rsidRDefault="00AE7CDE" w14:paraId="49CFD559" w14:textId="77777777">
            <w:pPr>
              <w:keepNext w:val="1"/>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14,0</w:t>
            </w:r>
          </w:p>
        </w:tc>
        <w:tc>
          <w:tcPr>
            <w:tcW w:w="1700" w:type="dxa"/>
            <w:tcMar/>
          </w:tcPr>
          <w:p w:rsidR="00887C6C" w:rsidP="547F915B" w:rsidRDefault="00AE7CDE" w14:paraId="4A4187D2" w14:textId="77777777">
            <w:pPr>
              <w:keepNext w:val="1"/>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16,0</w:t>
            </w:r>
          </w:p>
        </w:tc>
        <w:tc>
          <w:tcPr>
            <w:tcW w:w="1900" w:type="dxa"/>
            <w:tcMar/>
          </w:tcPr>
          <w:p w:rsidR="00887C6C" w:rsidP="547F915B" w:rsidRDefault="00AE7CDE" w14:paraId="1DBF556F" w14:textId="77777777">
            <w:pPr>
              <w:keepNext w:val="1"/>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+2,0</w:t>
            </w:r>
          </w:p>
        </w:tc>
      </w:tr>
      <w:tr w:rsidR="00887C6C" w:rsidTr="547F915B" w14:paraId="5C47412F" w14:textId="77777777">
        <w:trPr>
          <w:cantSplit/>
          <w:jc w:val="center"/>
        </w:trPr>
        <w:tc>
          <w:tcPr>
            <w:tcW w:w="2560" w:type="dxa"/>
            <w:tcMar/>
          </w:tcPr>
          <w:p w:rsidR="00887C6C" w:rsidP="547F915B" w:rsidRDefault="00AE7CDE" w14:paraId="53A97CF2"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Nicolas López</w:t>
            </w:r>
          </w:p>
        </w:tc>
        <w:tc>
          <w:tcPr>
            <w:tcW w:w="1500" w:type="dxa"/>
            <w:tcMar/>
          </w:tcPr>
          <w:p w:rsidR="00887C6C" w:rsidP="547F915B" w:rsidRDefault="00AE7CDE" w14:paraId="67E6CB27" w14:textId="77777777">
            <w:pPr>
              <w:keepNext w:val="1"/>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7</w:t>
            </w:r>
          </w:p>
        </w:tc>
        <w:tc>
          <w:tcPr>
            <w:tcW w:w="1700" w:type="dxa"/>
            <w:tcMar/>
          </w:tcPr>
          <w:p w:rsidR="00887C6C" w:rsidP="547F915B" w:rsidRDefault="00AE7CDE" w14:paraId="6F3BA647" w14:textId="77777777">
            <w:pPr>
              <w:keepNext w:val="1"/>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16,0</w:t>
            </w:r>
          </w:p>
        </w:tc>
        <w:tc>
          <w:tcPr>
            <w:tcW w:w="1700" w:type="dxa"/>
            <w:tcMar/>
          </w:tcPr>
          <w:p w:rsidR="00887C6C" w:rsidP="547F915B" w:rsidRDefault="00AE7CDE" w14:paraId="04EA039D" w14:textId="77777777">
            <w:pPr>
              <w:keepNext w:val="1"/>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17,5</w:t>
            </w:r>
          </w:p>
        </w:tc>
        <w:tc>
          <w:tcPr>
            <w:tcW w:w="1900" w:type="dxa"/>
            <w:tcMar/>
          </w:tcPr>
          <w:p w:rsidR="00887C6C" w:rsidP="547F915B" w:rsidRDefault="00AE7CDE" w14:paraId="1D895934" w14:textId="77777777">
            <w:pPr>
              <w:keepNext w:val="1"/>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+1,5</w:t>
            </w:r>
          </w:p>
        </w:tc>
      </w:tr>
      <w:tr w:rsidR="00887C6C" w:rsidTr="547F915B" w14:paraId="5AFC99A7" w14:textId="77777777">
        <w:trPr>
          <w:cantSplit/>
          <w:jc w:val="center"/>
        </w:trPr>
        <w:tc>
          <w:tcPr>
            <w:tcW w:w="2560" w:type="dxa"/>
            <w:tcMar/>
          </w:tcPr>
          <w:p w:rsidR="00887C6C" w:rsidP="547F915B" w:rsidRDefault="00AE7CDE" w14:paraId="3D2868CD" w14:textId="77777777">
            <w:pPr>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TOTAL</w:t>
            </w:r>
          </w:p>
        </w:tc>
        <w:tc>
          <w:tcPr>
            <w:tcW w:w="1500" w:type="dxa"/>
            <w:tcMar/>
          </w:tcPr>
          <w:p w:rsidR="00887C6C" w:rsidP="547F915B" w:rsidRDefault="00AE7CDE" w14:paraId="550DF569" w14:textId="77777777">
            <w:pPr>
              <w:spacing w:before="20" w:after="20" w:line="240" w:lineRule="auto"/>
              <w:jc w:val="center"/>
              <w:rPr>
                <w:rFonts w:ascii="Arial" w:hAnsi="Arial" w:eastAsia="Arial" w:cs="Arial"/>
                <w:b w:val="1"/>
                <w:bCs w:val="1"/>
                <w:sz w:val="20"/>
                <w:szCs w:val="20"/>
              </w:rPr>
            </w:pPr>
            <w:r w:rsidRPr="547F915B" w:rsidR="61AF1559">
              <w:rPr>
                <w:rFonts w:ascii="Arial" w:hAnsi="Arial" w:eastAsia="Arial" w:cs="Arial"/>
                <w:b w:val="1"/>
                <w:bCs w:val="1"/>
                <w:sz w:val="20"/>
                <w:szCs w:val="20"/>
              </w:rPr>
              <w:t>47</w:t>
            </w:r>
          </w:p>
        </w:tc>
        <w:tc>
          <w:tcPr>
            <w:tcW w:w="1700" w:type="dxa"/>
            <w:tcMar/>
          </w:tcPr>
          <w:p w:rsidR="00887C6C" w:rsidP="547F915B" w:rsidRDefault="00AE7CDE" w14:paraId="7309D7D0" w14:textId="77777777">
            <w:pPr>
              <w:spacing w:before="20" w:after="20" w:line="240" w:lineRule="auto"/>
              <w:jc w:val="center"/>
              <w:rPr>
                <w:rFonts w:ascii="Arial" w:hAnsi="Arial" w:eastAsia="Arial" w:cs="Arial"/>
                <w:b w:val="1"/>
                <w:bCs w:val="1"/>
                <w:sz w:val="20"/>
                <w:szCs w:val="20"/>
              </w:rPr>
            </w:pPr>
            <w:r w:rsidRPr="547F915B" w:rsidR="61AF1559">
              <w:rPr>
                <w:rFonts w:ascii="Arial" w:hAnsi="Arial" w:eastAsia="Arial" w:cs="Arial"/>
                <w:b w:val="1"/>
                <w:bCs w:val="1"/>
                <w:sz w:val="20"/>
                <w:szCs w:val="20"/>
              </w:rPr>
              <w:t>110,5</w:t>
            </w:r>
          </w:p>
        </w:tc>
        <w:tc>
          <w:tcPr>
            <w:tcW w:w="1700" w:type="dxa"/>
            <w:tcMar/>
          </w:tcPr>
          <w:p w:rsidR="00887C6C" w:rsidP="547F915B" w:rsidRDefault="00AE7CDE" w14:paraId="4E6425F4" w14:textId="77777777">
            <w:pPr>
              <w:spacing w:before="20" w:after="20" w:line="240" w:lineRule="auto"/>
              <w:jc w:val="center"/>
              <w:rPr>
                <w:rFonts w:ascii="Arial" w:hAnsi="Arial" w:eastAsia="Arial" w:cs="Arial"/>
                <w:b w:val="1"/>
                <w:bCs w:val="1"/>
                <w:sz w:val="20"/>
                <w:szCs w:val="20"/>
              </w:rPr>
            </w:pPr>
            <w:r w:rsidRPr="547F915B" w:rsidR="61AF1559">
              <w:rPr>
                <w:rFonts w:ascii="Arial" w:hAnsi="Arial" w:eastAsia="Arial" w:cs="Arial"/>
                <w:b w:val="1"/>
                <w:bCs w:val="1"/>
                <w:sz w:val="20"/>
                <w:szCs w:val="20"/>
              </w:rPr>
              <w:t>127,0</w:t>
            </w:r>
          </w:p>
        </w:tc>
        <w:tc>
          <w:tcPr>
            <w:tcW w:w="1900" w:type="dxa"/>
            <w:tcMar/>
          </w:tcPr>
          <w:p w:rsidR="00887C6C" w:rsidP="547F915B" w:rsidRDefault="00AE7CDE" w14:paraId="61F4C22D" w14:textId="77777777">
            <w:pPr>
              <w:spacing w:before="20" w:after="20" w:line="240" w:lineRule="auto"/>
              <w:jc w:val="center"/>
              <w:rPr>
                <w:rFonts w:ascii="Arial" w:hAnsi="Arial" w:eastAsia="Arial" w:cs="Arial"/>
                <w:b w:val="1"/>
                <w:bCs w:val="1"/>
                <w:sz w:val="20"/>
                <w:szCs w:val="20"/>
              </w:rPr>
            </w:pPr>
            <w:r w:rsidRPr="547F915B" w:rsidR="61AF1559">
              <w:rPr>
                <w:rFonts w:ascii="Arial" w:hAnsi="Arial" w:eastAsia="Arial" w:cs="Arial"/>
                <w:b w:val="1"/>
                <w:bCs w:val="1"/>
                <w:sz w:val="20"/>
                <w:szCs w:val="20"/>
              </w:rPr>
              <w:t>+16,5</w:t>
            </w:r>
          </w:p>
        </w:tc>
      </w:tr>
    </w:tbl>
    <w:p w:rsidR="00887C6C" w:rsidRDefault="00AE7CDE" w14:paraId="354DA418" w14:textId="77777777">
      <w:pPr>
        <w:spacing w:before="60" w:after="240" w:line="240" w:lineRule="auto"/>
        <w:jc w:val="center"/>
      </w:pPr>
      <w:r>
        <w:rPr>
          <w:rFonts w:ascii="Arial" w:hAnsi="Arial" w:eastAsia="Arial" w:cs="Arial"/>
          <w:i/>
          <w:iCs/>
          <w:sz w:val="18"/>
          <w:szCs w:val="18"/>
        </w:rPr>
        <w:t>Fuente: Elaborado por el equipo de proyecto a partir de la planilla de organización del trabajo del Incremento 3.</w:t>
      </w:r>
    </w:p>
    <w:p w:rsidR="00887C6C" w:rsidRDefault="00AE7CDE" w14:paraId="4A0313E7" w14:textId="77777777">
      <w:pPr>
        <w:spacing w:line="360" w:lineRule="auto"/>
        <w:jc w:val="both"/>
      </w:pPr>
      <w:r>
        <w:rPr>
          <w:rFonts w:ascii="Arial" w:hAnsi="Arial" w:eastAsia="Arial" w:cs="Arial"/>
        </w:rPr>
        <w:t>Felipe Salas concentró la mayor carga estimada (18 HH), asociada principalmente a la exportación y los reportes, mientras que Diego Lobos registró la mayor cantidad de horas efectivas (20,5 HH). Todos los integrantes superaron levemente su estimación, con diferencias entre 1,5 y 3,5 HH.</w:t>
      </w:r>
    </w:p>
    <w:p w:rsidR="00887C6C" w:rsidRDefault="00AE7CDE" w14:paraId="0B09234F" w14:textId="77777777">
      <w:pPr>
        <w:keepNext/>
        <w:spacing w:before="240" w:after="200" w:line="276" w:lineRule="auto"/>
        <w:outlineLvl w:val="2"/>
      </w:pPr>
      <w:r>
        <w:rPr>
          <w:rFonts w:ascii="Arial" w:hAnsi="Arial" w:eastAsia="Arial" w:cs="Arial"/>
          <w:b/>
          <w:bCs/>
        </w:rPr>
        <w:t>3.8.3 Fechas</w:t>
      </w:r>
    </w:p>
    <w:p w:rsidR="00887C6C" w:rsidRDefault="00AE7CDE" w14:paraId="53E4EB4E" w14:textId="77777777">
      <w:pPr>
        <w:spacing w:line="360" w:lineRule="auto"/>
        <w:jc w:val="both"/>
      </w:pPr>
      <w:r>
        <w:rPr>
          <w:rFonts w:ascii="Arial" w:hAnsi="Arial" w:eastAsia="Arial" w:cs="Arial"/>
        </w:rPr>
        <w:t>El sprint se desarrolló entre el 14 de septiembre y el 4 de octubre de 2026, con entrega el domingo 4 de octubre a las 23:59 hrs. Según el Sprint Backlog, la primera semana concentra 7 tareas (16 HH), la segunda 9 tareas (29 HH) y la tercera 31 tareas (65,5 HH), ya que en esta última se ubican los controladores, los diagramas, las pruebas y los entregables. Todas las tareas registran su término dentro de la fecha límite definida para cada una.</w:t>
      </w:r>
    </w:p>
    <w:p w:rsidR="00887C6C" w:rsidRDefault="00AE7CDE" w14:paraId="350116CF" w14:textId="77777777">
      <w:pPr>
        <w:keepNext/>
        <w:spacing w:before="240" w:after="200" w:line="276" w:lineRule="auto"/>
        <w:outlineLvl w:val="2"/>
      </w:pPr>
      <w:r>
        <w:rPr>
          <w:rFonts w:ascii="Arial" w:hAnsi="Arial" w:eastAsia="Arial" w:cs="Arial"/>
          <w:b/>
          <w:bCs/>
        </w:rPr>
        <w:t>3.8.4 Avance</w:t>
      </w:r>
    </w:p>
    <w:p w:rsidR="00887C6C" w:rsidRDefault="00AE7CDE" w14:paraId="51674969" w14:textId="6E28F777">
      <w:pPr>
        <w:spacing w:line="360" w:lineRule="auto"/>
        <w:jc w:val="both"/>
      </w:pPr>
      <w:r w:rsidRPr="547F915B" w:rsidR="61AF1559">
        <w:rPr>
          <w:rFonts w:ascii="Arial" w:hAnsi="Arial" w:eastAsia="Arial" w:cs="Arial"/>
        </w:rPr>
        <w:t>Al cierre del sprint, las 47 tareas del Sprint Backlog se encuentran en estado Listo, lo que equivale al 100% de avance del plan del incremento. En términos del producto, los 22 requerimientos funcionales del incremento representan un avance parcial del 30,6%, con el que el proyecto alcanza el 100% acumulado de los 72 requerimientos funcionales Tabla 2.2. La evolución del trabajo durante el sprint se presenta en los gráficos de Burn Up y Burn Down de las secciones 3.8.6 y 3.8.7.</w:t>
      </w:r>
    </w:p>
    <w:p w:rsidR="00887C6C" w:rsidRDefault="00AE7CDE" w14:paraId="13F4B160" w14:textId="77777777">
      <w:pPr>
        <w:keepNext/>
        <w:spacing w:before="240" w:after="200" w:line="276" w:lineRule="auto"/>
        <w:outlineLvl w:val="2"/>
      </w:pPr>
      <w:r>
        <w:rPr>
          <w:rFonts w:ascii="Arial" w:hAnsi="Arial" w:eastAsia="Arial" w:cs="Arial"/>
          <w:b/>
          <w:bCs/>
        </w:rPr>
        <w:t>3.8.5 Evidencia prueba unitaria</w:t>
      </w:r>
    </w:p>
    <w:p w:rsidR="00887C6C" w:rsidP="547F915B" w:rsidRDefault="00AE7CDE" w14:paraId="24A2C89E" w14:textId="056463AF">
      <w:pPr>
        <w:pStyle w:val="Normal"/>
        <w:suppressLineNumbers w:val="0"/>
        <w:bidi w:val="0"/>
        <w:spacing w:before="0" w:beforeAutospacing="off" w:after="240" w:afterAutospacing="off" w:line="240" w:lineRule="auto"/>
        <w:ind w:left="0" w:right="0"/>
        <w:jc w:val="both"/>
      </w:pPr>
      <w:r w:rsidR="61AF1559">
        <w:rPr/>
        <w:t xml:space="preserve">La evidencia de las pruebas unitarias y funcionales ejecutadas durante este incremento se detalla en el </w:t>
      </w:r>
      <w:r w:rsidR="390011BE">
        <w:rPr/>
        <w:t>capitulo</w:t>
      </w:r>
      <w:r w:rsidR="390011BE">
        <w:rPr/>
        <w:t xml:space="preserve"> 5</w:t>
      </w:r>
      <w:r w:rsidR="61AF1559">
        <w:rPr/>
        <w:t xml:space="preserve"> planificación de casos de prueba por módulo y en el </w:t>
      </w:r>
      <w:r w:rsidR="73B54D9E">
        <w:rPr/>
        <w:t>anexo A.3</w:t>
      </w:r>
      <w:r w:rsidR="61AF1559">
        <w:rPr/>
        <w:t xml:space="preserve"> evidencia demo, con capturas de pantalla ordenadas por requerimiento, conforme a las tareas 7.1 a 7.4 del Sprint Backlog</w:t>
      </w:r>
      <w:r w:rsidR="7D92C856">
        <w:rPr/>
        <w:t>,</w:t>
      </w:r>
      <w:r w:rsidR="61AF1559">
        <w:rPr/>
        <w:t xml:space="preserve"> Tabla 3.1.</w:t>
      </w:r>
    </w:p>
    <w:p w:rsidR="00887C6C" w:rsidRDefault="00AE7CDE" w14:paraId="230DCB7C" w14:textId="77777777">
      <w:pPr>
        <w:spacing w:line="360" w:lineRule="auto"/>
        <w:jc w:val="both"/>
      </w:pPr>
      <w:r>
        <w:rPr>
          <w:rFonts w:ascii="Arial" w:hAnsi="Arial" w:eastAsia="Arial" w:cs="Arial"/>
        </w:rPr>
        <w:t>De forma complementaria, el repositorio del proyecto incluye 21 pruebas unitarias automatizadas con JUnit 5, organizadas en seis clases, que se ejecutan con el comando mvn clean test y no requieren conexión a la base de datos. Su detalle se presenta en el anexo A.6.5.</w:t>
      </w:r>
    </w:p>
    <w:p w:rsidR="00887C6C" w:rsidRDefault="00AE7CDE" w14:paraId="426B5606" w14:textId="77777777">
      <w:pPr>
        <w:keepNext/>
        <w:spacing w:before="240" w:after="200" w:line="276" w:lineRule="auto"/>
        <w:outlineLvl w:val="2"/>
      </w:pPr>
      <w:r>
        <w:rPr>
          <w:rFonts w:ascii="Arial" w:hAnsi="Arial" w:eastAsia="Arial" w:cs="Arial"/>
          <w:b/>
          <w:bCs/>
        </w:rPr>
        <w:t>3.8.6 Burn Up</w:t>
      </w:r>
    </w:p>
    <w:p w:rsidR="00887C6C" w:rsidRDefault="00AE7CDE" w14:paraId="7A1898A2" w14:textId="7B1A66F9">
      <w:pPr>
        <w:spacing w:line="360" w:lineRule="auto"/>
        <w:jc w:val="both"/>
      </w:pPr>
      <w:r w:rsidRPr="547F915B" w:rsidR="61AF1559">
        <w:rPr>
          <w:rFonts w:ascii="Arial" w:hAnsi="Arial" w:eastAsia="Arial" w:cs="Arial"/>
        </w:rPr>
        <w:t>El gráfico de Burn Up compara el alcance total del sprint 110,5 HH estimadas con el trabajo completado ideal y real, junto con las HH efectivas acumuladas, que llegan a 127 HH al cierre. La Figura 3.1 corresponde al Incremento 3 y la Figura 3.2 al acumulado de los tres incrementos, con un alcance total de 404,5 HH. La Figura 3.3 compara ambos casos en una misma escala.</w:t>
      </w:r>
    </w:p>
    <w:p w:rsidR="79A464EC" w:rsidP="1C3DF82D" w:rsidRDefault="79A464EC" w14:paraId="65F2549A" w14:textId="2DDA110C">
      <w:pPr>
        <w:keepNext w:val="1"/>
        <w:spacing w:after="0"/>
        <w:jc w:val="center"/>
      </w:pPr>
    </w:p>
    <w:p w:rsidR="79A464EC" w:rsidP="1C3DF82D" w:rsidRDefault="79A464EC" w14:paraId="2C5ADFD6" w14:textId="60326677">
      <w:pPr>
        <w:keepNext/>
        <w:spacing w:after="0"/>
        <w:jc w:val="center"/>
      </w:pPr>
    </w:p>
    <w:p w:rsidR="00887C6C" w:rsidRDefault="00AE7CDE" w14:paraId="1382EEAD" w14:textId="77777777">
      <w:pPr>
        <w:pStyle w:val="LeyendaFigura"/>
        <w:spacing w:before="60"/>
      </w:pPr>
      <w:r w:rsidR="61AF1559">
        <w:rPr/>
        <w:t>Figura 3.1: “Burn Up del Incremento 3”.</w:t>
      </w:r>
    </w:p>
    <w:p w:rsidR="65FA2CC0" w:rsidP="547F915B" w:rsidRDefault="65FA2CC0" w14:paraId="198AAB2E" w14:textId="1D977A2D">
      <w:pPr>
        <w:pStyle w:val="Normal"/>
      </w:pPr>
      <w:r w:rsidR="65FA2CC0">
        <w:drawing>
          <wp:inline wp14:editId="36FFC4A8" wp14:anchorId="6FB0A1F8">
            <wp:extent cx="5943600" cy="2809875"/>
            <wp:effectExtent l="0" t="0" r="0" b="0"/>
            <wp:docPr id="21045275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33509904" name="Picture 1233509904"/>
                    <pic:cNvPicPr/>
                  </pic:nvPicPr>
                  <pic:blipFill>
                    <a:blip xmlns:r="http://schemas.openxmlformats.org/officeDocument/2006/relationships" r:embed="rId51">
                      <a:extLst>
                        <a:ext uri="{28A0092B-C50C-407E-A947-70E740481C1C}">
                          <a14:useLocalDpi xmlns:a14="http://schemas.microsoft.com/office/drawing/2010/main"/>
                        </a:ext>
                      </a:extLst>
                    </a:blip>
                    <a:stretch>
                      <a:fillRect/>
                    </a:stretch>
                  </pic:blipFill>
                  <pic:spPr>
                    <a:xfrm>
                      <a:off x="0" y="0"/>
                      <a:ext cx="5943600" cy="2809875"/>
                    </a:xfrm>
                    <a:prstGeom prst="rect">
                      <a:avLst/>
                    </a:prstGeom>
                  </pic:spPr>
                </pic:pic>
              </a:graphicData>
            </a:graphic>
          </wp:inline>
        </w:drawing>
      </w:r>
    </w:p>
    <w:p w:rsidR="00887C6C" w:rsidRDefault="00AE7CDE" w14:paraId="128EF5D1" w14:textId="77777777">
      <w:pPr>
        <w:spacing w:before="60" w:after="240" w:line="240" w:lineRule="auto"/>
        <w:jc w:val="center"/>
      </w:pPr>
      <w:r>
        <w:rPr>
          <w:rFonts w:ascii="Arial" w:hAnsi="Arial" w:eastAsia="Arial" w:cs="Arial"/>
          <w:i/>
          <w:iCs/>
          <w:sz w:val="18"/>
          <w:szCs w:val="18"/>
        </w:rPr>
        <w:t>Fuente: Elaborado por el equipo de proyecto a partir de la planilla de organización del trabajo.</w:t>
      </w:r>
    </w:p>
    <w:p w:rsidR="79A464EC" w:rsidP="1C3DF82D" w:rsidRDefault="79A464EC" w14:paraId="26DFD51E" w14:textId="711A840E">
      <w:pPr>
        <w:keepNext w:val="1"/>
        <w:spacing w:after="0"/>
        <w:jc w:val="center"/>
      </w:pPr>
    </w:p>
    <w:p w:rsidR="79A464EC" w:rsidP="1C3DF82D" w:rsidRDefault="79A464EC" w14:paraId="1A7831E1" w14:textId="03E2E126">
      <w:pPr>
        <w:keepNext/>
        <w:spacing w:after="0"/>
        <w:jc w:val="center"/>
      </w:pPr>
    </w:p>
    <w:p w:rsidR="00887C6C" w:rsidRDefault="00AE7CDE" w14:paraId="1791C888" w14:textId="77777777">
      <w:pPr>
        <w:pStyle w:val="LeyendaFigura"/>
        <w:spacing w:before="60"/>
      </w:pPr>
      <w:r w:rsidR="61AF1559">
        <w:rPr/>
        <w:t>Figura 3.2: “Burn Up acumulado de los Incrementos 1, 2 y 3”.</w:t>
      </w:r>
    </w:p>
    <w:p w:rsidR="0410D882" w:rsidP="547F915B" w:rsidRDefault="0410D882" w14:paraId="1A485CC7" w14:textId="4B348AB3">
      <w:pPr>
        <w:pStyle w:val="Normal"/>
      </w:pPr>
      <w:r w:rsidR="0410D882">
        <w:drawing>
          <wp:inline wp14:editId="13022778" wp14:anchorId="26CD38AC">
            <wp:extent cx="5943600" cy="2609850"/>
            <wp:effectExtent l="0" t="0" r="0" b="0"/>
            <wp:docPr id="34810928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66125908" name="Picture 1666125908"/>
                    <pic:cNvPicPr/>
                  </pic:nvPicPr>
                  <pic:blipFill>
                    <a:blip xmlns:r="http://schemas.openxmlformats.org/officeDocument/2006/relationships" r:embed="rId52">
                      <a:extLst>
                        <a:ext uri="{28A0092B-C50C-407E-A947-70E740481C1C}">
                          <a14:useLocalDpi xmlns:a14="http://schemas.microsoft.com/office/drawing/2010/main"/>
                        </a:ext>
                      </a:extLst>
                    </a:blip>
                    <a:stretch>
                      <a:fillRect/>
                    </a:stretch>
                  </pic:blipFill>
                  <pic:spPr>
                    <a:xfrm>
                      <a:off x="0" y="0"/>
                      <a:ext cx="5943600" cy="2609850"/>
                    </a:xfrm>
                    <a:prstGeom prst="rect">
                      <a:avLst/>
                    </a:prstGeom>
                  </pic:spPr>
                </pic:pic>
              </a:graphicData>
            </a:graphic>
          </wp:inline>
        </w:drawing>
      </w:r>
    </w:p>
    <w:p w:rsidR="00887C6C" w:rsidRDefault="00AE7CDE" w14:paraId="197512A4" w14:textId="77777777">
      <w:pPr>
        <w:spacing w:before="60" w:after="240" w:line="240" w:lineRule="auto"/>
        <w:jc w:val="center"/>
      </w:pPr>
      <w:r>
        <w:rPr>
          <w:rFonts w:ascii="Arial" w:hAnsi="Arial" w:eastAsia="Arial" w:cs="Arial"/>
          <w:i/>
          <w:iCs/>
          <w:sz w:val="18"/>
          <w:szCs w:val="18"/>
        </w:rPr>
        <w:t>Fuente: Elaborado por el equipo de proyecto a partir de la planilla de organización del trabajo.</w:t>
      </w:r>
    </w:p>
    <w:p w:rsidR="00887C6C" w:rsidRDefault="00AE7CDE" w14:paraId="713C3D3E" w14:textId="77777777">
      <w:pPr>
        <w:spacing w:line="360" w:lineRule="auto"/>
        <w:jc w:val="both"/>
      </w:pPr>
      <w:r>
        <w:rPr>
          <w:rFonts w:ascii="Arial" w:hAnsi="Arial" w:eastAsia="Arial" w:cs="Arial"/>
        </w:rPr>
        <w:t>En la Figura 3.1, la línea de trabajo completado real se mantiene por debajo de la línea ideal durante todo el sprint y alcanza el alcance total de 110,5 HH el 4 de octubre, día de la entrega, mientras que las HH efectivas acumuladas terminan por sobre el alcance (127 HH), lo que refleja la desviación analizada en la sección 3.8.1. En la Figura 3.2, el tramo horizontal intermedio corresponde al período sin sprint entre el término del Incremento 1 (14 de junio) y el inicio del Incremento 2 (25 de agosto); a partir de esa fecha el trabajo completado retoma su crecimiento hasta alcanzar las 404,5 HH del alcance acumulado.</w:t>
      </w:r>
    </w:p>
    <w:p w:rsidR="00887C6C" w:rsidP="547F915B" w:rsidRDefault="00AE7CDE" w14:paraId="144A5D23" w14:textId="5090BDFA">
      <w:pPr>
        <w:keepNext/>
        <w:spacing w:before="120" w:after="0" w:line="360" w:lineRule="auto"/>
        <w:jc w:val="both"/>
      </w:pPr>
      <w:r w:rsidRPr="547F915B" w:rsidR="61AF1559">
        <w:rPr>
          <w:rFonts w:ascii="Arial" w:hAnsi="Arial" w:eastAsia="Arial" w:cs="Arial"/>
        </w:rPr>
        <w:t>Para comparar el comportamiento del incremento con el del proyecto completo, la Figura 3.3 superpone ambos Burn Up en una misma escala, expresando el tiempo transcurrido y el trabajo completado como porcentaje del período y del alcance de cada caso: 110,5 HH en 21 días para el Incremento 3 y 404,5 HH en 158 días para el acumulado. Las curvas se construyeron a partir de las mismas series de las Figuras 3.1 y 3.2, y la Tabla 3.10 resume los indicadores de ambos casos.</w:t>
      </w:r>
    </w:p>
    <w:p w:rsidR="00887C6C" w:rsidRDefault="00AE7CDE" w14:paraId="58BE78B8" w14:textId="77777777">
      <w:pPr>
        <w:pStyle w:val="LeyendaFigura"/>
        <w:keepNext w:val="1"/>
        <w:spacing w:before="60"/>
      </w:pPr>
      <w:r w:rsidR="61AF1559">
        <w:rPr/>
        <w:t>Figura 3.3: “Comparativa de Burn Up: Incremento 3 y acumulado de los Incrementos 1, 2 y 3”.</w:t>
      </w:r>
    </w:p>
    <w:p w:rsidR="10C37673" w:rsidP="547F915B" w:rsidRDefault="10C37673" w14:paraId="780A50F1" w14:textId="62D0EC90">
      <w:pPr>
        <w:pStyle w:val="Normal"/>
        <w:keepNext w:val="1"/>
      </w:pPr>
      <w:r w:rsidR="10C37673">
        <w:drawing>
          <wp:inline wp14:editId="7C965B79" wp14:anchorId="094281A4">
            <wp:extent cx="5943600" cy="2682875"/>
            <wp:effectExtent l="0" t="0" r="0" b="0"/>
            <wp:docPr id="1513993000" name="Imagen 99001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90011" name="inc3_new_11.png"/>
                    <pic:cNvPicPr/>
                  </pic:nvPicPr>
                  <pic:blipFill>
                    <a:blip xmlns:r="http://schemas.openxmlformats.org/officeDocument/2006/relationships" r:embed="rId53"/>
                    <a:stretch>
                      <a:fillRect/>
                    </a:stretch>
                  </pic:blipFill>
                  <pic:spPr>
                    <a:xfrm>
                      <a:off x="0" y="0"/>
                      <a:ext cx="5943600" cy="2682875"/>
                    </a:xfrm>
                    <a:prstGeom prst="rect">
                      <a:avLst/>
                    </a:prstGeom>
                  </pic:spPr>
                </pic:pic>
              </a:graphicData>
            </a:graphic>
          </wp:inline>
        </w:drawing>
      </w:r>
    </w:p>
    <w:p w:rsidR="00887C6C" w:rsidRDefault="00AE7CDE" w14:paraId="579BDA7F" w14:textId="77777777">
      <w:pPr>
        <w:spacing w:before="60" w:after="240" w:line="240" w:lineRule="auto"/>
        <w:jc w:val="center"/>
      </w:pPr>
      <w:r>
        <w:rPr>
          <w:rFonts w:ascii="Arial" w:hAnsi="Arial" w:eastAsia="Arial" w:cs="Arial"/>
          <w:i/>
          <w:iCs/>
          <w:sz w:val="18"/>
          <w:szCs w:val="18"/>
        </w:rPr>
        <w:t>Fuente: Elaborado por el equipo de proyecto a partir de la planilla de organización del trabajo.</w:t>
      </w:r>
    </w:p>
    <w:p w:rsidR="00887C6C" w:rsidRDefault="00AE7CDE" w14:paraId="78387640" w14:textId="77777777">
      <w:pPr>
        <w:pStyle w:val="LeyendaTabla"/>
        <w:keepNext/>
        <w:spacing w:before="240"/>
      </w:pPr>
      <w:r>
        <w:t>Tabla 3.10: “Comparativa de Burn Up entre el Incremento 3 y el acumulado”.</w:t>
      </w:r>
    </w:p>
    <w:tbl>
      <w:tblPr>
        <w:tblW w:w="936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80" w:type="dxa"/>
          <w:right w:w="80" w:type="dxa"/>
        </w:tblCellMar>
        <w:tblLook w:val="04A0" w:firstRow="1" w:lastRow="0" w:firstColumn="1" w:lastColumn="0" w:noHBand="0" w:noVBand="1"/>
      </w:tblPr>
      <w:tblGrid>
        <w:gridCol w:w="4160"/>
        <w:gridCol w:w="2600"/>
        <w:gridCol w:w="2600"/>
      </w:tblGrid>
      <w:tr w:rsidR="00887C6C" w:rsidTr="547F915B" w14:paraId="73B46538" w14:textId="77777777">
        <w:trPr>
          <w:cantSplit/>
          <w:tblHeader/>
          <w:jc w:val="center"/>
        </w:trPr>
        <w:tc>
          <w:tcPr>
            <w:tcW w:w="4160" w:type="dxa"/>
            <w:tcMar/>
            <w:vAlign w:val="center"/>
          </w:tcPr>
          <w:p w:rsidR="00887C6C" w:rsidP="547F915B" w:rsidRDefault="00AE7CDE" w14:paraId="602E67DE" w14:textId="77777777">
            <w:pPr>
              <w:spacing w:before="20" w:after="20" w:line="240" w:lineRule="auto"/>
              <w:jc w:val="center"/>
              <w:rPr>
                <w:rFonts w:ascii="Arial" w:hAnsi="Arial" w:eastAsia="Arial" w:cs="Arial"/>
                <w:b w:val="1"/>
                <w:bCs w:val="1"/>
                <w:sz w:val="20"/>
                <w:szCs w:val="20"/>
              </w:rPr>
            </w:pPr>
            <w:r w:rsidRPr="547F915B" w:rsidR="61AF1559">
              <w:rPr>
                <w:rFonts w:ascii="Arial" w:hAnsi="Arial" w:eastAsia="Arial" w:cs="Arial"/>
                <w:b w:val="1"/>
                <w:bCs w:val="1"/>
                <w:sz w:val="20"/>
                <w:szCs w:val="20"/>
              </w:rPr>
              <w:t>Indicador</w:t>
            </w:r>
          </w:p>
        </w:tc>
        <w:tc>
          <w:tcPr>
            <w:tcW w:w="2600" w:type="dxa"/>
            <w:tcMar/>
            <w:vAlign w:val="center"/>
          </w:tcPr>
          <w:p w:rsidR="00887C6C" w:rsidP="547F915B" w:rsidRDefault="00AE7CDE" w14:paraId="1BE068B7" w14:textId="77777777">
            <w:pPr>
              <w:spacing w:before="20" w:after="20" w:line="240" w:lineRule="auto"/>
              <w:jc w:val="center"/>
              <w:rPr>
                <w:rFonts w:ascii="Arial" w:hAnsi="Arial" w:eastAsia="Arial" w:cs="Arial"/>
                <w:b w:val="1"/>
                <w:bCs w:val="1"/>
                <w:sz w:val="20"/>
                <w:szCs w:val="20"/>
              </w:rPr>
            </w:pPr>
            <w:r w:rsidRPr="547F915B" w:rsidR="61AF1559">
              <w:rPr>
                <w:rFonts w:ascii="Arial" w:hAnsi="Arial" w:eastAsia="Arial" w:cs="Arial"/>
                <w:b w:val="1"/>
                <w:bCs w:val="1"/>
                <w:sz w:val="20"/>
                <w:szCs w:val="20"/>
              </w:rPr>
              <w:t>Incremento 3</w:t>
            </w:r>
          </w:p>
        </w:tc>
        <w:tc>
          <w:tcPr>
            <w:tcW w:w="2600" w:type="dxa"/>
            <w:tcMar/>
            <w:vAlign w:val="center"/>
          </w:tcPr>
          <w:p w:rsidR="00887C6C" w:rsidP="547F915B" w:rsidRDefault="00AE7CDE" w14:paraId="255759E5" w14:textId="77777777">
            <w:pPr>
              <w:spacing w:before="20" w:after="20" w:line="240" w:lineRule="auto"/>
              <w:jc w:val="center"/>
              <w:rPr>
                <w:rFonts w:ascii="Arial" w:hAnsi="Arial" w:eastAsia="Arial" w:cs="Arial"/>
                <w:b w:val="1"/>
                <w:bCs w:val="1"/>
                <w:sz w:val="20"/>
                <w:szCs w:val="20"/>
              </w:rPr>
            </w:pPr>
            <w:r w:rsidRPr="547F915B" w:rsidR="61AF1559">
              <w:rPr>
                <w:rFonts w:ascii="Arial" w:hAnsi="Arial" w:eastAsia="Arial" w:cs="Arial"/>
                <w:b w:val="1"/>
                <w:bCs w:val="1"/>
                <w:sz w:val="20"/>
                <w:szCs w:val="20"/>
              </w:rPr>
              <w:t>Acumulado (Inc. 1, 2 y 3)</w:t>
            </w:r>
          </w:p>
        </w:tc>
      </w:tr>
      <w:tr w:rsidR="00887C6C" w:rsidTr="547F915B" w14:paraId="5AA80093" w14:textId="77777777">
        <w:trPr>
          <w:cantSplit/>
          <w:jc w:val="center"/>
        </w:trPr>
        <w:tc>
          <w:tcPr>
            <w:tcW w:w="4160" w:type="dxa"/>
            <w:tcMar/>
          </w:tcPr>
          <w:p w:rsidR="00887C6C" w:rsidP="547F915B" w:rsidRDefault="00AE7CDE" w14:paraId="59180050"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Período</w:t>
            </w:r>
          </w:p>
        </w:tc>
        <w:tc>
          <w:tcPr>
            <w:tcW w:w="2600" w:type="dxa"/>
            <w:tcMar/>
          </w:tcPr>
          <w:p w:rsidR="00887C6C" w:rsidP="547F915B" w:rsidRDefault="00AE7CDE" w14:paraId="68F2AD0D"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14/09 – 04/10/2026 (21 días)</w:t>
            </w:r>
          </w:p>
        </w:tc>
        <w:tc>
          <w:tcPr>
            <w:tcW w:w="2600" w:type="dxa"/>
            <w:tcMar/>
          </w:tcPr>
          <w:p w:rsidR="00887C6C" w:rsidP="547F915B" w:rsidRDefault="00AE7CDE" w14:paraId="6FE874FD"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30/04 – 04/10/2026 (158 días)</w:t>
            </w:r>
          </w:p>
        </w:tc>
      </w:tr>
      <w:tr w:rsidR="00887C6C" w:rsidTr="547F915B" w14:paraId="2E801279" w14:textId="77777777">
        <w:trPr>
          <w:cantSplit/>
          <w:jc w:val="center"/>
        </w:trPr>
        <w:tc>
          <w:tcPr>
            <w:tcW w:w="4160" w:type="dxa"/>
            <w:tcMar/>
          </w:tcPr>
          <w:p w:rsidR="00887C6C" w:rsidP="547F915B" w:rsidRDefault="00AE7CDE" w14:paraId="2CFFFEFC"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Tareas planificadas</w:t>
            </w:r>
          </w:p>
        </w:tc>
        <w:tc>
          <w:tcPr>
            <w:tcW w:w="2600" w:type="dxa"/>
            <w:tcMar/>
          </w:tcPr>
          <w:p w:rsidR="00887C6C" w:rsidP="547F915B" w:rsidRDefault="00AE7CDE" w14:paraId="5A7D0E50"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47</w:t>
            </w:r>
          </w:p>
        </w:tc>
        <w:tc>
          <w:tcPr>
            <w:tcW w:w="2600" w:type="dxa"/>
            <w:tcMar/>
          </w:tcPr>
          <w:p w:rsidR="00887C6C" w:rsidP="547F915B" w:rsidRDefault="00AE7CDE" w14:paraId="614A4C3C"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172</w:t>
            </w:r>
          </w:p>
        </w:tc>
      </w:tr>
      <w:tr w:rsidR="00887C6C" w:rsidTr="547F915B" w14:paraId="38EB984C" w14:textId="77777777">
        <w:trPr>
          <w:cantSplit/>
          <w:jc w:val="center"/>
        </w:trPr>
        <w:tc>
          <w:tcPr>
            <w:tcW w:w="4160" w:type="dxa"/>
            <w:tcMar/>
          </w:tcPr>
          <w:p w:rsidR="00887C6C" w:rsidP="547F915B" w:rsidRDefault="00AE7CDE" w14:paraId="3B930ACD"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Alcance total (HH estimadas)</w:t>
            </w:r>
          </w:p>
        </w:tc>
        <w:tc>
          <w:tcPr>
            <w:tcW w:w="2600" w:type="dxa"/>
            <w:tcMar/>
          </w:tcPr>
          <w:p w:rsidR="00887C6C" w:rsidP="547F915B" w:rsidRDefault="00AE7CDE" w14:paraId="6ECA7857"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110,5</w:t>
            </w:r>
          </w:p>
        </w:tc>
        <w:tc>
          <w:tcPr>
            <w:tcW w:w="2600" w:type="dxa"/>
            <w:tcMar/>
          </w:tcPr>
          <w:p w:rsidR="00887C6C" w:rsidP="547F915B" w:rsidRDefault="00AE7CDE" w14:paraId="44F5D661"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404,5</w:t>
            </w:r>
          </w:p>
        </w:tc>
      </w:tr>
      <w:tr w:rsidR="00887C6C" w:rsidTr="547F915B" w14:paraId="5A7CD828" w14:textId="77777777">
        <w:trPr>
          <w:cantSplit/>
          <w:jc w:val="center"/>
        </w:trPr>
        <w:tc>
          <w:tcPr>
            <w:tcW w:w="4160" w:type="dxa"/>
            <w:tcMar/>
          </w:tcPr>
          <w:p w:rsidR="00887C6C" w:rsidP="547F915B" w:rsidRDefault="00AE7CDE" w14:paraId="6016DD16"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HH efectivas acumuladas al cierre</w:t>
            </w:r>
          </w:p>
        </w:tc>
        <w:tc>
          <w:tcPr>
            <w:tcW w:w="2600" w:type="dxa"/>
            <w:tcMar/>
          </w:tcPr>
          <w:p w:rsidR="00887C6C" w:rsidP="547F915B" w:rsidRDefault="00AE7CDE" w14:paraId="7BD8BA3E"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127,0</w:t>
            </w:r>
          </w:p>
        </w:tc>
        <w:tc>
          <w:tcPr>
            <w:tcW w:w="2600" w:type="dxa"/>
            <w:tcMar/>
          </w:tcPr>
          <w:p w:rsidR="00887C6C" w:rsidP="547F915B" w:rsidRDefault="00AE7CDE" w14:paraId="46E18E2F"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517,0</w:t>
            </w:r>
          </w:p>
        </w:tc>
      </w:tr>
      <w:tr w:rsidR="00887C6C" w:rsidTr="547F915B" w14:paraId="266BAD4D" w14:textId="77777777">
        <w:trPr>
          <w:cantSplit/>
          <w:jc w:val="center"/>
        </w:trPr>
        <w:tc>
          <w:tcPr>
            <w:tcW w:w="4160" w:type="dxa"/>
            <w:tcMar/>
          </w:tcPr>
          <w:p w:rsidR="00887C6C" w:rsidP="547F915B" w:rsidRDefault="00AE7CDE" w14:paraId="28C8ECDB"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Desviación de las HH efectivas sobre el alcance</w:t>
            </w:r>
          </w:p>
        </w:tc>
        <w:tc>
          <w:tcPr>
            <w:tcW w:w="2600" w:type="dxa"/>
            <w:tcMar/>
          </w:tcPr>
          <w:p w:rsidR="00887C6C" w:rsidP="547F915B" w:rsidRDefault="00AE7CDE" w14:paraId="249A63B3"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+16,5 HH (14,9%)</w:t>
            </w:r>
          </w:p>
        </w:tc>
        <w:tc>
          <w:tcPr>
            <w:tcW w:w="2600" w:type="dxa"/>
            <w:tcMar/>
          </w:tcPr>
          <w:p w:rsidR="00887C6C" w:rsidP="547F915B" w:rsidRDefault="00AE7CDE" w14:paraId="6704BEA9"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+112,5 HH (27,8%)</w:t>
            </w:r>
          </w:p>
        </w:tc>
      </w:tr>
      <w:tr w:rsidR="00887C6C" w:rsidTr="547F915B" w14:paraId="53C9FCD6" w14:textId="77777777">
        <w:trPr>
          <w:cantSplit/>
          <w:jc w:val="center"/>
        </w:trPr>
        <w:tc>
          <w:tcPr>
            <w:tcW w:w="4160" w:type="dxa"/>
            <w:tcMar/>
          </w:tcPr>
          <w:p w:rsidR="00887C6C" w:rsidP="547F915B" w:rsidRDefault="00AE7CDE" w14:paraId="34E29C47"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Trabajo completado al 25% del período</w:t>
            </w:r>
          </w:p>
        </w:tc>
        <w:tc>
          <w:tcPr>
            <w:tcW w:w="2600" w:type="dxa"/>
            <w:tcMar/>
          </w:tcPr>
          <w:p w:rsidR="00887C6C" w:rsidP="547F915B" w:rsidRDefault="00AE7CDE" w14:paraId="75974B23"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12%</w:t>
            </w:r>
          </w:p>
        </w:tc>
        <w:tc>
          <w:tcPr>
            <w:tcW w:w="2600" w:type="dxa"/>
            <w:tcMar/>
          </w:tcPr>
          <w:p w:rsidR="00887C6C" w:rsidP="547F915B" w:rsidRDefault="00AE7CDE" w14:paraId="311B0EBD"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44%</w:t>
            </w:r>
          </w:p>
        </w:tc>
      </w:tr>
      <w:tr w:rsidR="00887C6C" w:rsidTr="547F915B" w14:paraId="52E84F00" w14:textId="77777777">
        <w:trPr>
          <w:cantSplit/>
          <w:jc w:val="center"/>
        </w:trPr>
        <w:tc>
          <w:tcPr>
            <w:tcW w:w="4160" w:type="dxa"/>
            <w:tcMar/>
          </w:tcPr>
          <w:p w:rsidR="00887C6C" w:rsidP="547F915B" w:rsidRDefault="00AE7CDE" w14:paraId="07566F8B"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Trabajo completado al 50% del período</w:t>
            </w:r>
          </w:p>
        </w:tc>
        <w:tc>
          <w:tcPr>
            <w:tcW w:w="2600" w:type="dxa"/>
            <w:tcMar/>
          </w:tcPr>
          <w:p w:rsidR="00887C6C" w:rsidP="547F915B" w:rsidRDefault="00AE7CDE" w14:paraId="4EC71F98"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23%</w:t>
            </w:r>
          </w:p>
        </w:tc>
        <w:tc>
          <w:tcPr>
            <w:tcW w:w="2600" w:type="dxa"/>
            <w:tcMar/>
          </w:tcPr>
          <w:p w:rsidR="00887C6C" w:rsidP="547F915B" w:rsidRDefault="00AE7CDE" w14:paraId="465FC5CF"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44%</w:t>
            </w:r>
          </w:p>
        </w:tc>
      </w:tr>
      <w:tr w:rsidR="00887C6C" w:rsidTr="547F915B" w14:paraId="239D9328" w14:textId="77777777">
        <w:trPr>
          <w:cantSplit/>
          <w:jc w:val="center"/>
        </w:trPr>
        <w:tc>
          <w:tcPr>
            <w:tcW w:w="4160" w:type="dxa"/>
            <w:tcMar/>
          </w:tcPr>
          <w:p w:rsidR="00887C6C" w:rsidP="547F915B" w:rsidRDefault="00AE7CDE" w14:paraId="57E44D21"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Trabajo completado al 75% del período</w:t>
            </w:r>
          </w:p>
        </w:tc>
        <w:tc>
          <w:tcPr>
            <w:tcW w:w="2600" w:type="dxa"/>
            <w:tcMar/>
          </w:tcPr>
          <w:p w:rsidR="00887C6C" w:rsidP="547F915B" w:rsidRDefault="00AE7CDE" w14:paraId="164207C2"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46%</w:t>
            </w:r>
          </w:p>
        </w:tc>
        <w:tc>
          <w:tcPr>
            <w:tcW w:w="2600" w:type="dxa"/>
            <w:tcMar/>
          </w:tcPr>
          <w:p w:rsidR="00887C6C" w:rsidP="547F915B" w:rsidRDefault="00AE7CDE" w14:paraId="46098A9B"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44%</w:t>
            </w:r>
          </w:p>
        </w:tc>
      </w:tr>
      <w:tr w:rsidR="00887C6C" w:rsidTr="547F915B" w14:paraId="740E3D65" w14:textId="77777777">
        <w:trPr>
          <w:cantSplit/>
          <w:jc w:val="center"/>
        </w:trPr>
        <w:tc>
          <w:tcPr>
            <w:tcW w:w="4160" w:type="dxa"/>
            <w:tcMar/>
          </w:tcPr>
          <w:p w:rsidR="00887C6C" w:rsidP="547F915B" w:rsidRDefault="00AE7CDE" w14:paraId="51A52EEA"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Trabajo completado al 90% del período</w:t>
            </w:r>
          </w:p>
        </w:tc>
        <w:tc>
          <w:tcPr>
            <w:tcW w:w="2600" w:type="dxa"/>
            <w:tcMar/>
          </w:tcPr>
          <w:p w:rsidR="00887C6C" w:rsidP="547F915B" w:rsidRDefault="00AE7CDE" w14:paraId="262EE23F"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56%</w:t>
            </w:r>
          </w:p>
        </w:tc>
        <w:tc>
          <w:tcPr>
            <w:tcW w:w="2600" w:type="dxa"/>
            <w:tcMar/>
          </w:tcPr>
          <w:p w:rsidR="00887C6C" w:rsidP="547F915B" w:rsidRDefault="00AE7CDE" w14:paraId="78DD41F2"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75%</w:t>
            </w:r>
          </w:p>
        </w:tc>
      </w:tr>
      <w:tr w:rsidR="00887C6C" w:rsidTr="547F915B" w14:paraId="3BAC59E1" w14:textId="77777777">
        <w:trPr>
          <w:cantSplit/>
          <w:jc w:val="center"/>
        </w:trPr>
        <w:tc>
          <w:tcPr>
            <w:tcW w:w="4160" w:type="dxa"/>
            <w:tcMar/>
          </w:tcPr>
          <w:p w:rsidR="00887C6C" w:rsidP="547F915B" w:rsidRDefault="00AE7CDE" w14:paraId="47494512"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Trabajo completado al cierre</w:t>
            </w:r>
          </w:p>
        </w:tc>
        <w:tc>
          <w:tcPr>
            <w:tcW w:w="2600" w:type="dxa"/>
            <w:tcMar/>
          </w:tcPr>
          <w:p w:rsidR="00887C6C" w:rsidP="547F915B" w:rsidRDefault="00AE7CDE" w14:paraId="3E2B4EAC"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100%</w:t>
            </w:r>
          </w:p>
        </w:tc>
        <w:tc>
          <w:tcPr>
            <w:tcW w:w="2600" w:type="dxa"/>
            <w:tcMar/>
          </w:tcPr>
          <w:p w:rsidR="00887C6C" w:rsidP="547F915B" w:rsidRDefault="00AE7CDE" w14:paraId="2F3284AD"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100%</w:t>
            </w:r>
          </w:p>
        </w:tc>
      </w:tr>
    </w:tbl>
    <w:p w:rsidR="00887C6C" w:rsidRDefault="00AE7CDE" w14:paraId="2A4954E5" w14:textId="77777777">
      <w:pPr>
        <w:spacing w:before="60" w:after="240" w:line="240" w:lineRule="auto"/>
        <w:jc w:val="center"/>
      </w:pPr>
      <w:r>
        <w:rPr>
          <w:rFonts w:ascii="Arial" w:hAnsi="Arial" w:eastAsia="Arial" w:cs="Arial"/>
          <w:i/>
          <w:iCs/>
          <w:sz w:val="18"/>
          <w:szCs w:val="18"/>
        </w:rPr>
        <w:t>Fuente: Elaborado por el equipo de proyecto a partir de la planilla de organización del trabajo. Los porcentajes de avance son aproximados y se obtuvieron de las series de las Figuras 3.1 y 3.2.</w:t>
      </w:r>
    </w:p>
    <w:p w:rsidR="00887C6C" w:rsidRDefault="00AE7CDE" w14:paraId="38970CE1" w14:textId="77777777">
      <w:pPr>
        <w:spacing w:line="360" w:lineRule="auto"/>
        <w:jc w:val="both"/>
      </w:pPr>
      <w:r>
        <w:rPr>
          <w:rFonts w:ascii="Arial" w:hAnsi="Arial" w:eastAsia="Arial" w:cs="Arial"/>
        </w:rPr>
        <w:t>La comparación muestra dos comportamientos distintos. En el acumulado, el trabajo completado avanza por sobre la referencia lineal durante el Incremento 1, se mantiene en torno al 44% del alcance (176,5 de 404,5 HH) durante el receso entre el primer y el segundo semestre, y retoma el avance con los Incrementos 2 y 3 hasta alcanzar el 100%. En el Incremento 3, en cambio, el avance se mantiene bajo la referencia lineal durante todo el sprint: a la mitad del período se había completado cerca del 23% del alcance y al 90% del período, cerca del 56%, de modo que el cierre de tareas se concentra en los últimos días, en concordancia con las 65,5 HH planificadas para la tercera semana (Tabla 3.3). En ambos casos las HH efectivas superan el alcance estimado, con una desviación proporcionalmente menor en el Incremento 3 (14,9%) que en el acumulado (27,8%).</w:t>
      </w:r>
    </w:p>
    <w:p w:rsidR="00887C6C" w:rsidRDefault="00AE7CDE" w14:paraId="0FA7EE6F" w14:textId="77777777">
      <w:pPr>
        <w:keepNext/>
        <w:spacing w:before="240" w:after="200" w:line="276" w:lineRule="auto"/>
        <w:outlineLvl w:val="2"/>
      </w:pPr>
      <w:r>
        <w:rPr>
          <w:rFonts w:ascii="Arial" w:hAnsi="Arial" w:eastAsia="Arial" w:cs="Arial"/>
          <w:b/>
          <w:bCs/>
        </w:rPr>
        <w:t>3.8.7 Burn Down</w:t>
      </w:r>
    </w:p>
    <w:p w:rsidR="00887C6C" w:rsidRDefault="00AE7CDE" w14:paraId="6CB8A772" w14:textId="77777777">
      <w:pPr>
        <w:spacing w:line="360" w:lineRule="auto"/>
        <w:jc w:val="both"/>
      </w:pPr>
      <w:r>
        <w:rPr>
          <w:rFonts w:ascii="Arial" w:hAnsi="Arial" w:eastAsia="Arial" w:cs="Arial"/>
        </w:rPr>
        <w:t>El gráfico de Burn Down muestra las HH pendientes a lo largo del sprint y compara la trayectoria ideal con la real. La Figura 3.4 presenta el Burn Down del Incremento 3, la Figura 3.5 el acumulado de los tres incrementos y la Figura 3.6 la comparación entre ambos.</w:t>
      </w:r>
    </w:p>
    <w:p w:rsidR="7362E92D" w:rsidP="1C3DF82D" w:rsidRDefault="7362E92D" w14:paraId="00D086F6" w14:textId="7B7F04FB">
      <w:pPr>
        <w:keepNext/>
        <w:spacing w:after="0"/>
        <w:jc w:val="center"/>
      </w:pPr>
      <w:r>
        <w:rPr>
          <w:noProof/>
        </w:rPr>
        <w:drawing>
          <wp:inline distT="0" distB="0" distL="0" distR="0" wp14:anchorId="28A0F5C0" wp14:editId="3436B1B0">
            <wp:extent cx="5943600" cy="2809875"/>
            <wp:effectExtent l="0" t="0" r="0" b="0"/>
            <wp:docPr id="6019875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987550" name="Picture 601987550"/>
                    <pic:cNvPicPr/>
                  </pic:nvPicPr>
                  <pic:blipFill>
                    <a:blip r:embed="rId54">
                      <a:extLst>
                        <a:ext uri="{28A0092B-C50C-407E-A947-70E740481C1C}">
                          <a14:useLocalDpi xmlns:a14="http://schemas.microsoft.com/office/drawing/2010/main"/>
                        </a:ext>
                      </a:extLst>
                    </a:blip>
                    <a:stretch>
                      <a:fillRect/>
                    </a:stretch>
                  </pic:blipFill>
                  <pic:spPr>
                    <a:xfrm>
                      <a:off x="0" y="0"/>
                      <a:ext cx="5943600" cy="2809875"/>
                    </a:xfrm>
                    <a:prstGeom prst="rect">
                      <a:avLst/>
                    </a:prstGeom>
                  </pic:spPr>
                </pic:pic>
              </a:graphicData>
            </a:graphic>
          </wp:inline>
        </w:drawing>
      </w:r>
    </w:p>
    <w:p w:rsidR="7362E92D" w:rsidP="1C3DF82D" w:rsidRDefault="7362E92D" w14:paraId="7C732449" w14:textId="43593794">
      <w:pPr>
        <w:keepNext/>
        <w:spacing w:after="0"/>
        <w:jc w:val="center"/>
      </w:pPr>
    </w:p>
    <w:p w:rsidR="00887C6C" w:rsidRDefault="00AE7CDE" w14:paraId="58C847B6" w14:textId="77777777">
      <w:pPr>
        <w:pStyle w:val="LeyendaFigura"/>
        <w:spacing w:before="60"/>
      </w:pPr>
      <w:r>
        <w:t>Figura 3.4: “Burn Down del Incremento 3”.</w:t>
      </w:r>
    </w:p>
    <w:p w:rsidR="00887C6C" w:rsidRDefault="00AE7CDE" w14:paraId="170C4CF4" w14:textId="77777777">
      <w:pPr>
        <w:spacing w:before="60" w:after="240" w:line="240" w:lineRule="auto"/>
        <w:jc w:val="center"/>
      </w:pPr>
      <w:r>
        <w:rPr>
          <w:rFonts w:ascii="Arial" w:hAnsi="Arial" w:eastAsia="Arial" w:cs="Arial"/>
          <w:i/>
          <w:iCs/>
          <w:sz w:val="18"/>
          <w:szCs w:val="18"/>
        </w:rPr>
        <w:t>Fuente: Elaborado por el equipo de proyecto a partir de la planilla de organización del trabajo.</w:t>
      </w:r>
    </w:p>
    <w:p w:rsidR="7362E92D" w:rsidP="1C3DF82D" w:rsidRDefault="7362E92D" w14:paraId="0DEAD763" w14:textId="0378D259">
      <w:pPr>
        <w:keepNext/>
        <w:spacing w:after="0"/>
        <w:jc w:val="center"/>
      </w:pPr>
      <w:r>
        <w:rPr>
          <w:noProof/>
        </w:rPr>
        <w:drawing>
          <wp:inline distT="0" distB="0" distL="0" distR="0" wp14:anchorId="41EDDB81" wp14:editId="576BC324">
            <wp:extent cx="5943600" cy="2609850"/>
            <wp:effectExtent l="0" t="0" r="0" b="0"/>
            <wp:docPr id="12521450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145080" name="Picture 1252145080"/>
                    <pic:cNvPicPr/>
                  </pic:nvPicPr>
                  <pic:blipFill>
                    <a:blip r:embed="rId55">
                      <a:extLst>
                        <a:ext uri="{28A0092B-C50C-407E-A947-70E740481C1C}">
                          <a14:useLocalDpi xmlns:a14="http://schemas.microsoft.com/office/drawing/2010/main"/>
                        </a:ext>
                      </a:extLst>
                    </a:blip>
                    <a:stretch>
                      <a:fillRect/>
                    </a:stretch>
                  </pic:blipFill>
                  <pic:spPr>
                    <a:xfrm>
                      <a:off x="0" y="0"/>
                      <a:ext cx="5943600" cy="2609850"/>
                    </a:xfrm>
                    <a:prstGeom prst="rect">
                      <a:avLst/>
                    </a:prstGeom>
                  </pic:spPr>
                </pic:pic>
              </a:graphicData>
            </a:graphic>
          </wp:inline>
        </w:drawing>
      </w:r>
    </w:p>
    <w:p w:rsidR="7362E92D" w:rsidP="1C3DF82D" w:rsidRDefault="7362E92D" w14:paraId="50D3D05C" w14:textId="613D7FB7">
      <w:pPr>
        <w:keepNext/>
        <w:spacing w:after="0"/>
        <w:jc w:val="center"/>
      </w:pPr>
    </w:p>
    <w:p w:rsidR="00887C6C" w:rsidRDefault="00AE7CDE" w14:paraId="4F709AF6" w14:textId="77777777">
      <w:pPr>
        <w:pStyle w:val="LeyendaFigura"/>
        <w:spacing w:before="60"/>
      </w:pPr>
      <w:r>
        <w:t>Figura 3.5: “Burn Down acumulado de los Incrementos 1, 2 y 3”.</w:t>
      </w:r>
    </w:p>
    <w:p w:rsidR="00887C6C" w:rsidRDefault="00AE7CDE" w14:paraId="2D0F2A7A" w14:textId="77777777">
      <w:pPr>
        <w:spacing w:before="60" w:after="240" w:line="240" w:lineRule="auto"/>
        <w:jc w:val="center"/>
      </w:pPr>
      <w:r>
        <w:rPr>
          <w:rFonts w:ascii="Arial" w:hAnsi="Arial" w:eastAsia="Arial" w:cs="Arial"/>
          <w:i/>
          <w:iCs/>
          <w:sz w:val="18"/>
          <w:szCs w:val="18"/>
        </w:rPr>
        <w:t>Fuente: Elaborado por el equipo de proyecto a partir de la planilla de organización del trabajo.</w:t>
      </w:r>
    </w:p>
    <w:p w:rsidR="00887C6C" w:rsidRDefault="00AE7CDE" w14:paraId="30421D65" w14:textId="77777777">
      <w:pPr>
        <w:spacing w:line="360" w:lineRule="auto"/>
        <w:jc w:val="both"/>
      </w:pPr>
      <w:r>
        <w:rPr>
          <w:rFonts w:ascii="Arial" w:hAnsi="Arial" w:eastAsia="Arial" w:cs="Arial"/>
        </w:rPr>
        <w:t>En la Figura 3.4, las HH pendientes parten en 110,5 HH y descienden más lentamente que la trayectoria ideal, hasta llegar a cero el 4 de octubre. En la Figura 3.5, las HH pendientes parten en 404,5 HH, se mantienen constantes entre el término del Incremento 1 y el inicio del Incremento 2, y llegan a cero al cierre del Incremento 3.</w:t>
      </w:r>
    </w:p>
    <w:p w:rsidR="00887C6C" w:rsidRDefault="00AE7CDE" w14:paraId="4162E4EA" w14:textId="77777777">
      <w:pPr>
        <w:spacing w:line="360" w:lineRule="auto"/>
        <w:jc w:val="both"/>
      </w:pPr>
      <w:r>
        <w:rPr>
          <w:rFonts w:ascii="Arial" w:hAnsi="Arial" w:eastAsia="Arial" w:cs="Arial"/>
        </w:rPr>
        <w:t>De forma análoga, la Figura 3.6 compara el Burn Down del Incremento 3 con el acumulado de los tres incrementos, expresando las HH pendientes como porcentaje del alcance de cada caso y el tiempo como porcentaje del período. La Tabla 3.11 resume los valores de ambas curvas.</w:t>
      </w:r>
    </w:p>
    <w:p w:rsidR="00887C6C" w:rsidRDefault="00AE7CDE" w14:paraId="738610EB" w14:textId="77777777">
      <w:pPr>
        <w:keepNext/>
        <w:spacing w:before="120" w:after="0"/>
        <w:jc w:val="center"/>
      </w:pPr>
      <w:r>
        <w:rPr>
          <w:noProof/>
        </w:rPr>
        <w:drawing>
          <wp:inline distT="0" distB="0" distL="0" distR="0" wp14:anchorId="699493A9" wp14:editId="07777777">
            <wp:extent cx="5943600" cy="2682875"/>
            <wp:effectExtent l="0" t="0" r="0" b="0"/>
            <wp:docPr id="990012" name="Imagen 990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012" name="inc3_new_12.png"/>
                    <pic:cNvPicPr/>
                  </pic:nvPicPr>
                  <pic:blipFill>
                    <a:blip r:embed="rId56"/>
                    <a:stretch>
                      <a:fillRect/>
                    </a:stretch>
                  </pic:blipFill>
                  <pic:spPr>
                    <a:xfrm>
                      <a:off x="0" y="0"/>
                      <a:ext cx="5943600" cy="2682875"/>
                    </a:xfrm>
                    <a:prstGeom prst="rect">
                      <a:avLst/>
                    </a:prstGeom>
                  </pic:spPr>
                </pic:pic>
              </a:graphicData>
            </a:graphic>
          </wp:inline>
        </w:drawing>
      </w:r>
    </w:p>
    <w:p w:rsidR="00887C6C" w:rsidRDefault="00AE7CDE" w14:paraId="44D36548" w14:textId="77777777">
      <w:pPr>
        <w:pStyle w:val="LeyendaFigura"/>
        <w:keepNext/>
        <w:spacing w:before="60"/>
      </w:pPr>
      <w:r>
        <w:t>Figura 3.6: “Comparativa de Burn Down: Incremento 3 y acumulado de los Incrementos 1, 2 y 3”.</w:t>
      </w:r>
    </w:p>
    <w:p w:rsidR="00887C6C" w:rsidRDefault="00AE7CDE" w14:paraId="1F4D4DB1" w14:textId="77777777">
      <w:pPr>
        <w:spacing w:before="60" w:after="240" w:line="240" w:lineRule="auto"/>
        <w:jc w:val="center"/>
      </w:pPr>
      <w:r>
        <w:rPr>
          <w:rFonts w:ascii="Arial" w:hAnsi="Arial" w:eastAsia="Arial" w:cs="Arial"/>
          <w:i/>
          <w:iCs/>
          <w:sz w:val="18"/>
          <w:szCs w:val="18"/>
        </w:rPr>
        <w:t>Fuente: Elaborado por el equipo de proyecto a partir de la planilla de organización del trabajo.</w:t>
      </w:r>
    </w:p>
    <w:p w:rsidR="00887C6C" w:rsidRDefault="00AE7CDE" w14:paraId="4D59F886" w14:textId="77777777">
      <w:pPr>
        <w:pStyle w:val="LeyendaTabla"/>
        <w:keepNext/>
        <w:spacing w:before="240"/>
      </w:pPr>
      <w:r>
        <w:t>Tabla 3.11: “Comparativa de Burn Down entre el Incremento 3 y el acumulado”.</w:t>
      </w:r>
    </w:p>
    <w:tbl>
      <w:tblPr>
        <w:tblW w:w="936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80" w:type="dxa"/>
          <w:right w:w="80" w:type="dxa"/>
        </w:tblCellMar>
        <w:tblLook w:val="04A0" w:firstRow="1" w:lastRow="0" w:firstColumn="1" w:lastColumn="0" w:noHBand="0" w:noVBand="1"/>
      </w:tblPr>
      <w:tblGrid>
        <w:gridCol w:w="4160"/>
        <w:gridCol w:w="2600"/>
        <w:gridCol w:w="2600"/>
      </w:tblGrid>
      <w:tr w:rsidR="00887C6C" w:rsidTr="547F915B" w14:paraId="0C1331AA" w14:textId="77777777">
        <w:trPr>
          <w:cantSplit/>
          <w:tblHeader/>
          <w:jc w:val="center"/>
        </w:trPr>
        <w:tc>
          <w:tcPr>
            <w:tcW w:w="4160" w:type="dxa"/>
            <w:tcMar/>
            <w:vAlign w:val="center"/>
          </w:tcPr>
          <w:p w:rsidR="00887C6C" w:rsidP="547F915B" w:rsidRDefault="00AE7CDE" w14:paraId="125BF237" w14:textId="77777777">
            <w:pPr>
              <w:spacing w:before="20" w:after="20" w:line="240" w:lineRule="auto"/>
              <w:jc w:val="center"/>
              <w:rPr>
                <w:rFonts w:ascii="Arial" w:hAnsi="Arial" w:eastAsia="Arial" w:cs="Arial"/>
                <w:b w:val="1"/>
                <w:bCs w:val="1"/>
                <w:sz w:val="20"/>
                <w:szCs w:val="20"/>
              </w:rPr>
            </w:pPr>
            <w:r w:rsidRPr="547F915B" w:rsidR="61AF1559">
              <w:rPr>
                <w:rFonts w:ascii="Arial" w:hAnsi="Arial" w:eastAsia="Arial" w:cs="Arial"/>
                <w:b w:val="1"/>
                <w:bCs w:val="1"/>
                <w:sz w:val="20"/>
                <w:szCs w:val="20"/>
              </w:rPr>
              <w:t>Indicador</w:t>
            </w:r>
          </w:p>
        </w:tc>
        <w:tc>
          <w:tcPr>
            <w:tcW w:w="2600" w:type="dxa"/>
            <w:tcMar/>
            <w:vAlign w:val="center"/>
          </w:tcPr>
          <w:p w:rsidR="00887C6C" w:rsidP="547F915B" w:rsidRDefault="00AE7CDE" w14:paraId="461F0260" w14:textId="77777777">
            <w:pPr>
              <w:spacing w:before="20" w:after="20" w:line="240" w:lineRule="auto"/>
              <w:jc w:val="center"/>
              <w:rPr>
                <w:rFonts w:ascii="Arial" w:hAnsi="Arial" w:eastAsia="Arial" w:cs="Arial"/>
                <w:b w:val="1"/>
                <w:bCs w:val="1"/>
                <w:sz w:val="20"/>
                <w:szCs w:val="20"/>
              </w:rPr>
            </w:pPr>
            <w:r w:rsidRPr="547F915B" w:rsidR="61AF1559">
              <w:rPr>
                <w:rFonts w:ascii="Arial" w:hAnsi="Arial" w:eastAsia="Arial" w:cs="Arial"/>
                <w:b w:val="1"/>
                <w:bCs w:val="1"/>
                <w:sz w:val="20"/>
                <w:szCs w:val="20"/>
              </w:rPr>
              <w:t>Incremento 3</w:t>
            </w:r>
          </w:p>
        </w:tc>
        <w:tc>
          <w:tcPr>
            <w:tcW w:w="2600" w:type="dxa"/>
            <w:tcMar/>
            <w:vAlign w:val="center"/>
          </w:tcPr>
          <w:p w:rsidR="00887C6C" w:rsidP="547F915B" w:rsidRDefault="00AE7CDE" w14:paraId="5061FF29" w14:textId="77777777">
            <w:pPr>
              <w:spacing w:before="20" w:after="20" w:line="240" w:lineRule="auto"/>
              <w:jc w:val="center"/>
              <w:rPr>
                <w:rFonts w:ascii="Arial" w:hAnsi="Arial" w:eastAsia="Arial" w:cs="Arial"/>
                <w:b w:val="1"/>
                <w:bCs w:val="1"/>
                <w:sz w:val="20"/>
                <w:szCs w:val="20"/>
              </w:rPr>
            </w:pPr>
            <w:r w:rsidRPr="547F915B" w:rsidR="61AF1559">
              <w:rPr>
                <w:rFonts w:ascii="Arial" w:hAnsi="Arial" w:eastAsia="Arial" w:cs="Arial"/>
                <w:b w:val="1"/>
                <w:bCs w:val="1"/>
                <w:sz w:val="20"/>
                <w:szCs w:val="20"/>
              </w:rPr>
              <w:t>Acumulado (Inc. 1, 2 y 3)</w:t>
            </w:r>
          </w:p>
        </w:tc>
      </w:tr>
      <w:tr w:rsidR="00887C6C" w:rsidTr="547F915B" w14:paraId="7D449A63" w14:textId="77777777">
        <w:trPr>
          <w:cantSplit/>
          <w:jc w:val="center"/>
        </w:trPr>
        <w:tc>
          <w:tcPr>
            <w:tcW w:w="4160" w:type="dxa"/>
            <w:tcMar/>
          </w:tcPr>
          <w:p w:rsidR="00887C6C" w:rsidP="547F915B" w:rsidRDefault="00AE7CDE" w14:paraId="4CED5BFA"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HH pendientes al inicio</w:t>
            </w:r>
          </w:p>
        </w:tc>
        <w:tc>
          <w:tcPr>
            <w:tcW w:w="2600" w:type="dxa"/>
            <w:tcMar/>
          </w:tcPr>
          <w:p w:rsidR="00887C6C" w:rsidP="547F915B" w:rsidRDefault="00AE7CDE" w14:paraId="0FA96AF3"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110,5 HH (100%)</w:t>
            </w:r>
          </w:p>
        </w:tc>
        <w:tc>
          <w:tcPr>
            <w:tcW w:w="2600" w:type="dxa"/>
            <w:tcMar/>
          </w:tcPr>
          <w:p w:rsidR="00887C6C" w:rsidP="547F915B" w:rsidRDefault="00AE7CDE" w14:paraId="0ECB9285"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404,5 HH (100%)</w:t>
            </w:r>
          </w:p>
        </w:tc>
      </w:tr>
      <w:tr w:rsidR="00887C6C" w:rsidTr="547F915B" w14:paraId="61541F9A" w14:textId="77777777">
        <w:trPr>
          <w:cantSplit/>
          <w:jc w:val="center"/>
        </w:trPr>
        <w:tc>
          <w:tcPr>
            <w:tcW w:w="4160" w:type="dxa"/>
            <w:tcMar/>
          </w:tcPr>
          <w:p w:rsidR="00887C6C" w:rsidP="547F915B" w:rsidRDefault="00AE7CDE" w14:paraId="7458CEFF"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Trabajo pendiente al 25% del período</w:t>
            </w:r>
          </w:p>
        </w:tc>
        <w:tc>
          <w:tcPr>
            <w:tcW w:w="2600" w:type="dxa"/>
            <w:tcMar/>
          </w:tcPr>
          <w:p w:rsidR="00887C6C" w:rsidP="547F915B" w:rsidRDefault="00AE7CDE" w14:paraId="3B7A6586"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89% (≈ 98 HH)</w:t>
            </w:r>
          </w:p>
        </w:tc>
        <w:tc>
          <w:tcPr>
            <w:tcW w:w="2600" w:type="dxa"/>
            <w:tcMar/>
          </w:tcPr>
          <w:p w:rsidR="00887C6C" w:rsidP="547F915B" w:rsidRDefault="00AE7CDE" w14:paraId="092F66D4"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56% (≈ 227 HH)</w:t>
            </w:r>
          </w:p>
        </w:tc>
      </w:tr>
      <w:tr w:rsidR="00887C6C" w:rsidTr="547F915B" w14:paraId="358F2201" w14:textId="77777777">
        <w:trPr>
          <w:cantSplit/>
          <w:jc w:val="center"/>
        </w:trPr>
        <w:tc>
          <w:tcPr>
            <w:tcW w:w="4160" w:type="dxa"/>
            <w:tcMar/>
          </w:tcPr>
          <w:p w:rsidR="00887C6C" w:rsidP="547F915B" w:rsidRDefault="00AE7CDE" w14:paraId="15964E34"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Trabajo pendiente al 50% del período</w:t>
            </w:r>
          </w:p>
        </w:tc>
        <w:tc>
          <w:tcPr>
            <w:tcW w:w="2600" w:type="dxa"/>
            <w:tcMar/>
          </w:tcPr>
          <w:p w:rsidR="00887C6C" w:rsidP="547F915B" w:rsidRDefault="00AE7CDE" w14:paraId="10648003"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77% (≈ 85 HH)</w:t>
            </w:r>
          </w:p>
        </w:tc>
        <w:tc>
          <w:tcPr>
            <w:tcW w:w="2600" w:type="dxa"/>
            <w:tcMar/>
          </w:tcPr>
          <w:p w:rsidR="00887C6C" w:rsidP="547F915B" w:rsidRDefault="00AE7CDE" w14:paraId="04896656"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56% (≈ 227 HH)</w:t>
            </w:r>
          </w:p>
        </w:tc>
      </w:tr>
      <w:tr w:rsidR="00887C6C" w:rsidTr="547F915B" w14:paraId="47DC2A63" w14:textId="77777777">
        <w:trPr>
          <w:cantSplit/>
          <w:jc w:val="center"/>
        </w:trPr>
        <w:tc>
          <w:tcPr>
            <w:tcW w:w="4160" w:type="dxa"/>
            <w:tcMar/>
          </w:tcPr>
          <w:p w:rsidR="00887C6C" w:rsidP="547F915B" w:rsidRDefault="00AE7CDE" w14:paraId="7611C5DF"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Trabajo pendiente al 75% del período</w:t>
            </w:r>
          </w:p>
        </w:tc>
        <w:tc>
          <w:tcPr>
            <w:tcW w:w="2600" w:type="dxa"/>
            <w:tcMar/>
          </w:tcPr>
          <w:p w:rsidR="00887C6C" w:rsidP="547F915B" w:rsidRDefault="00AE7CDE" w14:paraId="58424878"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54% (≈ 60 HH)</w:t>
            </w:r>
          </w:p>
        </w:tc>
        <w:tc>
          <w:tcPr>
            <w:tcW w:w="2600" w:type="dxa"/>
            <w:tcMar/>
          </w:tcPr>
          <w:p w:rsidR="00887C6C" w:rsidP="547F915B" w:rsidRDefault="00AE7CDE" w14:paraId="681070B6"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56% (≈ 227 HH)</w:t>
            </w:r>
          </w:p>
        </w:tc>
      </w:tr>
      <w:tr w:rsidR="00887C6C" w:rsidTr="547F915B" w14:paraId="53808C30" w14:textId="77777777">
        <w:trPr>
          <w:cantSplit/>
          <w:jc w:val="center"/>
        </w:trPr>
        <w:tc>
          <w:tcPr>
            <w:tcW w:w="4160" w:type="dxa"/>
            <w:tcMar/>
          </w:tcPr>
          <w:p w:rsidR="00887C6C" w:rsidP="547F915B" w:rsidRDefault="00AE7CDE" w14:paraId="5C63E1AD"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Trabajo pendiente al 90% del período</w:t>
            </w:r>
          </w:p>
        </w:tc>
        <w:tc>
          <w:tcPr>
            <w:tcW w:w="2600" w:type="dxa"/>
            <w:tcMar/>
          </w:tcPr>
          <w:p w:rsidR="00887C6C" w:rsidP="547F915B" w:rsidRDefault="00AE7CDE" w14:paraId="572D6797"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44% (≈ 49 HH)</w:t>
            </w:r>
          </w:p>
        </w:tc>
        <w:tc>
          <w:tcPr>
            <w:tcW w:w="2600" w:type="dxa"/>
            <w:tcMar/>
          </w:tcPr>
          <w:p w:rsidR="00887C6C" w:rsidP="547F915B" w:rsidRDefault="00AE7CDE" w14:paraId="23F3AFB1"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24% (≈ 97 HH)</w:t>
            </w:r>
          </w:p>
        </w:tc>
      </w:tr>
      <w:tr w:rsidR="00887C6C" w:rsidTr="547F915B" w14:paraId="0D77F409" w14:textId="77777777">
        <w:trPr>
          <w:cantSplit/>
          <w:jc w:val="center"/>
        </w:trPr>
        <w:tc>
          <w:tcPr>
            <w:tcW w:w="4160" w:type="dxa"/>
            <w:tcMar/>
          </w:tcPr>
          <w:p w:rsidR="00887C6C" w:rsidP="547F915B" w:rsidRDefault="00AE7CDE" w14:paraId="0031F714"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HH pendientes al cierre</w:t>
            </w:r>
          </w:p>
        </w:tc>
        <w:tc>
          <w:tcPr>
            <w:tcW w:w="2600" w:type="dxa"/>
            <w:tcMar/>
          </w:tcPr>
          <w:p w:rsidR="00887C6C" w:rsidP="547F915B" w:rsidRDefault="00AE7CDE" w14:paraId="67D65504"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0 HH (0%)</w:t>
            </w:r>
          </w:p>
        </w:tc>
        <w:tc>
          <w:tcPr>
            <w:tcW w:w="2600" w:type="dxa"/>
            <w:tcMar/>
          </w:tcPr>
          <w:p w:rsidR="00887C6C" w:rsidP="547F915B" w:rsidRDefault="00AE7CDE" w14:paraId="78801E3A"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0 HH (0%)</w:t>
            </w:r>
          </w:p>
        </w:tc>
      </w:tr>
    </w:tbl>
    <w:p w:rsidR="00887C6C" w:rsidRDefault="00AE7CDE" w14:paraId="64152D90" w14:textId="77777777">
      <w:pPr>
        <w:spacing w:before="60" w:after="240" w:line="240" w:lineRule="auto"/>
        <w:jc w:val="center"/>
      </w:pPr>
      <w:r>
        <w:rPr>
          <w:rFonts w:ascii="Arial" w:hAnsi="Arial" w:eastAsia="Arial" w:cs="Arial"/>
          <w:i/>
          <w:iCs/>
          <w:sz w:val="18"/>
          <w:szCs w:val="18"/>
        </w:rPr>
        <w:t>Fuente: Elaborado por el equipo de proyecto a partir de la planilla de organización del trabajo. Los porcentajes de avance son aproximados y se obtuvieron de las series de las Figuras 3.4 y 3.5.</w:t>
      </w:r>
    </w:p>
    <w:p w:rsidR="00887C6C" w:rsidRDefault="00AE7CDE" w14:paraId="75751DE3" w14:textId="77777777">
      <w:pPr>
        <w:spacing w:line="360" w:lineRule="auto"/>
        <w:jc w:val="both"/>
      </w:pPr>
      <w:r>
        <w:rPr>
          <w:rFonts w:ascii="Arial" w:hAnsi="Arial" w:eastAsia="Arial" w:cs="Arial"/>
        </w:rPr>
        <w:t>En el acumulado, las HH pendientes descienden durante el Incremento 1, se estabilizan en torno al 56% del alcance entre el primer y el segundo semestre, período en el que no hubo sprint, y vuelven a descender con los Incrementos 2 y 3 hasta llegar a cero. En el Incremento 3, las HH pendientes disminuyen más lentamente que la trayectoria ideal: a la mitad del sprint quedaba pendiente cerca del 77% del alcance y al 90% del período, cerca del 44%, que se resuelve en los últimos días con el cierre de las pruebas, la documentación y los entregables. Ambos casos terminan sin HH pendientes, lo que es consistente con las 47 tareas en estado Listo del incremento y con el 100% acumulado de los requerimientos funcionales.</w:t>
      </w:r>
    </w:p>
    <w:p w:rsidR="00887C6C" w:rsidRDefault="00AE7CDE" w14:paraId="453CE73D" w14:textId="77777777">
      <w:pPr>
        <w:keepNext/>
        <w:pageBreakBefore/>
        <w:spacing w:after="200" w:line="276" w:lineRule="auto"/>
        <w:outlineLvl w:val="0"/>
      </w:pPr>
      <w:r>
        <w:rPr>
          <w:rFonts w:ascii="Arial" w:hAnsi="Arial" w:eastAsia="Arial" w:cs="Arial"/>
          <w:b/>
          <w:bCs/>
          <w:sz w:val="28"/>
          <w:szCs w:val="28"/>
        </w:rPr>
        <w:t>4. VISTAS ARQUITECTÓNICAS 4+1</w:t>
      </w:r>
    </w:p>
    <w:p w:rsidR="00887C6C" w:rsidRDefault="00AE7CDE" w14:paraId="130AF2DC" w14:textId="77777777">
      <w:pPr>
        <w:spacing w:line="360" w:lineRule="auto"/>
        <w:jc w:val="both"/>
      </w:pPr>
      <w:r>
        <w:rPr>
          <w:rFonts w:ascii="Arial" w:hAnsi="Arial" w:eastAsia="Arial" w:cs="Arial"/>
        </w:rPr>
        <w:t>La arquitectura del sistema se documenta mediante el modelo de vistas 4+1, que la describe desde perspectivas complementarias: la vista externa (casos de uso), la vista lógica, la vista de procesos, la vista de desarrollo y la vista física. En este incremento se actualizan las vistas afectadas por los nuevos requerimientos, manteniendo la arquitectura MVC por capas definida en los incrementos anteriores, de modo que los nuevos requerimientos se resuelven agregando componentes dentro de las capas existentes y no modificando su estructura.</w:t>
      </w:r>
    </w:p>
    <w:p w:rsidR="00887C6C" w:rsidRDefault="00AE7CDE" w14:paraId="229667D1" w14:textId="77777777">
      <w:pPr>
        <w:keepNext/>
        <w:spacing w:before="240" w:after="200" w:line="276" w:lineRule="auto"/>
        <w:outlineLvl w:val="1"/>
      </w:pPr>
      <w:r>
        <w:rPr>
          <w:rFonts w:ascii="Arial" w:hAnsi="Arial" w:eastAsia="Arial" w:cs="Arial"/>
          <w:b/>
          <w:bCs/>
          <w:sz w:val="28"/>
          <w:szCs w:val="28"/>
        </w:rPr>
        <w:t>4.1 Vista externa – Casos de uso</w:t>
      </w:r>
    </w:p>
    <w:p w:rsidR="00887C6C" w:rsidRDefault="00AE7CDE" w14:paraId="39527738" w14:textId="77777777">
      <w:pPr>
        <w:spacing w:line="360" w:lineRule="auto"/>
        <w:jc w:val="both"/>
      </w:pPr>
      <w:r>
        <w:rPr>
          <w:rFonts w:ascii="Arial" w:hAnsi="Arial" w:eastAsia="Arial" w:cs="Arial"/>
        </w:rPr>
        <w:t>La vista externa representa los casos de uso del Incremento 3 (CU-62 a CU-83) y los actores que interactúan con ellos. Los casos de uso de exportación, plantilla y auditoría de archivos corresponden al Administrador y al Bodeguero; la reversión de ajustes es exclusiva del Administrador; las consultas y reportes están disponibles para los usuarios autorizados, y los casos de uso del módulo de venta corresponden al Cajero. Cada caso de uso se representa en su propio diagrama en la sección 2.6 (Figuras 2.1 a 2.22), y su flujo se detalla en las secciones 2.7 y 2.8. La vista destaca dos relaciones de inclusión: la generación de la lista de ítems válidos (CU-62) forma parte del cierre del procesamiento de una factura, y el registro de auditoría (CU-66) se incluye en toda operación de importación o exportación de archivos.</w:t>
      </w:r>
    </w:p>
    <w:p w:rsidR="00887C6C" w:rsidRDefault="00887C6C" w14:paraId="637805D2" w14:textId="77777777">
      <w:pPr>
        <w:spacing w:after="240" w:line="240" w:lineRule="auto"/>
      </w:pPr>
    </w:p>
    <w:p w:rsidR="00887C6C" w:rsidRDefault="00AE7CDE" w14:paraId="4D8FA84A" w14:textId="77777777">
      <w:pPr>
        <w:keepNext/>
        <w:spacing w:before="240" w:after="200" w:line="276" w:lineRule="auto"/>
        <w:outlineLvl w:val="1"/>
      </w:pPr>
      <w:r>
        <w:rPr>
          <w:rFonts w:ascii="Arial" w:hAnsi="Arial" w:eastAsia="Arial" w:cs="Arial"/>
          <w:b/>
          <w:bCs/>
          <w:sz w:val="28"/>
          <w:szCs w:val="28"/>
        </w:rPr>
        <w:t>4.2 Vista lógica – Diagrama de clases y modelo de datos</w:t>
      </w:r>
    </w:p>
    <w:p w:rsidR="00887C6C" w:rsidRDefault="00AE7CDE" w14:paraId="063A1746" w14:textId="03923797">
      <w:pPr>
        <w:spacing w:line="360" w:lineRule="auto"/>
        <w:jc w:val="both"/>
      </w:pPr>
      <w:r>
        <w:rPr>
          <w:rFonts w:ascii="Arial" w:hAnsi="Arial" w:eastAsia="Arial" w:cs="Arial"/>
        </w:rPr>
        <w:t>La vista lógica describe las clases y el modelo de datos que soportan el incremento. En la capa de modelo se incorporan los servicios de exportación, auditoría y reportes, y se extienden los servicios existentes de ajuste de inventario, para permitir la reversión de un ajuste confirmado, y de historial, para obtener los últimos movimientos de un producto. En el modelo de datos se reutiliza la entidad Log_Archivo, heredada del Incremento 1, donde ya cumplía esta función para las UR-31 y UR-33 de importación y exportación de archivos: registra la fecha</w:t>
      </w:r>
      <w:commentRangeStart w:id="1"/>
      <w:commentRangeStart w:id="2"/>
      <w:commentRangeEnd w:id="1"/>
      <w:r>
        <w:rPr>
          <w:rStyle w:val="CommentReference"/>
          <w:rFonts w:ascii="Arial" w:hAnsi="Arial" w:eastAsia="Arial" w:cs="Arial"/>
          <w:sz w:val="24"/>
          <w:szCs w:val="24"/>
        </w:rPr>
        <w:commentReference w:id="1"/>
      </w:r>
      <w:commentRangeEnd w:id="2"/>
      <w:r>
        <w:rPr>
          <w:rStyle w:val="CommentReference"/>
        </w:rPr>
        <w:commentReference w:id="2"/>
      </w:r>
      <w:r>
        <w:rPr>
          <w:rFonts w:ascii="Arial" w:hAnsi="Arial" w:eastAsia="Arial" w:cs="Arial"/>
        </w:rPr>
        <w:t>, la hora, el nombre del archivo, el tipo de operación y el usuario de cada importación o exportación; en este incremento se reutiliza sin cambios de estructura para auditar las nuevas operaciones de archivo (UR-37). El módulo de venta, en cambio, incorpora las tablas venta, item_venta y pago_venta, nuevas de este incremento.</w:t>
      </w:r>
    </w:p>
    <w:p w:rsidR="00887C6C" w:rsidP="5CE3DB99" w:rsidRDefault="00AE7CDE" w14:paraId="3907F7F2" w14:textId="5FED8BA8">
      <w:pPr>
        <w:keepNext/>
        <w:spacing w:line="360" w:lineRule="auto"/>
        <w:jc w:val="both"/>
      </w:pPr>
      <w:r>
        <w:rPr>
          <w:rFonts w:ascii="Arial" w:hAnsi="Arial" w:eastAsia="Arial" w:cs="Arial"/>
        </w:rPr>
        <w:t>El color de cada tabla, igual que en el árbol de navegación, indica en qué incremento se originó o se trabajó principalmente esa tabla, usando el mismo criterio: azul es Incremento 1, verde es Incremento 2, y morado es Incremento 3.</w:t>
      </w:r>
    </w:p>
    <w:p w:rsidR="00887C6C" w:rsidP="5CE3DB99" w:rsidRDefault="00AE7CDE" w14:paraId="463F29E8" w14:textId="49A0BB21">
      <w:pPr>
        <w:keepNext/>
        <w:spacing w:before="120" w:after="0"/>
        <w:jc w:val="center"/>
      </w:pPr>
      <w:r>
        <w:rPr>
          <w:noProof/>
        </w:rPr>
        <w:drawing>
          <wp:inline distT="0" distB="0" distL="0" distR="0" wp14:anchorId="7DA57397" wp14:editId="3488B291">
            <wp:extent cx="5943600" cy="3533775"/>
            <wp:effectExtent l="0" t="0" r="0" b="0"/>
            <wp:docPr id="7462743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274361" name="Picture 746274361"/>
                    <pic:cNvPicPr/>
                  </pic:nvPicPr>
                  <pic:blipFill>
                    <a:blip r:embed="rId61">
                      <a:extLst>
                        <a:ext uri="{28A0092B-C50C-407E-A947-70E740481C1C}">
                          <a14:useLocalDpi xmlns:a14="http://schemas.microsoft.com/office/drawing/2010/main"/>
                        </a:ext>
                      </a:extLst>
                    </a:blip>
                    <a:stretch>
                      <a:fillRect/>
                    </a:stretch>
                  </pic:blipFill>
                  <pic:spPr>
                    <a:xfrm>
                      <a:off x="0" y="0"/>
                      <a:ext cx="5943600" cy="3533775"/>
                    </a:xfrm>
                    <a:prstGeom prst="rect">
                      <a:avLst/>
                    </a:prstGeom>
                  </pic:spPr>
                </pic:pic>
              </a:graphicData>
            </a:graphic>
          </wp:inline>
        </w:drawing>
      </w:r>
    </w:p>
    <w:p w:rsidR="00887C6C" w:rsidRDefault="00AE7CDE" w14:paraId="75B74B31" w14:textId="77777777">
      <w:pPr>
        <w:pStyle w:val="LeyendaFigura"/>
        <w:keepNext/>
        <w:spacing w:before="60"/>
      </w:pPr>
      <w:r>
        <w:t>Figura 4.1: “Vista lógica – Extensión de clases del Incremento 3”.</w:t>
      </w:r>
    </w:p>
    <w:p w:rsidR="00887C6C" w:rsidRDefault="00AE7CDE" w14:paraId="7B7A9E59" w14:textId="77777777">
      <w:pPr>
        <w:spacing w:before="60" w:after="240" w:line="240" w:lineRule="auto"/>
        <w:jc w:val="center"/>
      </w:pPr>
      <w:r>
        <w:rPr>
          <w:rFonts w:ascii="Arial" w:hAnsi="Arial" w:eastAsia="Arial" w:cs="Arial"/>
          <w:i/>
          <w:iCs/>
          <w:sz w:val="18"/>
          <w:szCs w:val="18"/>
        </w:rPr>
        <w:t>Fuente: Elaborado por el equipo de proyecto.</w:t>
      </w:r>
    </w:p>
    <w:p w:rsidR="00887C6C" w:rsidRDefault="00AE7CDE" w14:paraId="3F697BC9" w14:textId="77777777">
      <w:pPr>
        <w:spacing w:line="360" w:lineRule="auto"/>
        <w:jc w:val="both"/>
      </w:pPr>
      <w:r>
        <w:rPr>
          <w:rFonts w:ascii="Arial" w:hAnsi="Arial" w:eastAsia="Arial" w:cs="Arial"/>
        </w:rPr>
        <w:t>Para representar la naturaleza incremental del modelo físico de base de datos, se aplicó un código de colores sobre las tablas del diagrama entidad-relación, de manera que cada color indica en qué incremento del proyecto se originó o se trabajó principalmente cada tabla. Este criterio permite visualizar de inmediato qué partes del modelo de datos se heredan de incrementos anteriores y cuáles son construcciones nuevas del incremento en curso, manteniendo trazabilidad entre la base de datos y la documentación de requerimientos de cada etapa del proyecto. La Tabla 4.1 resume la leyenda de colores utilizada, y la Figura 4.2 presenta el modelo físico completo de minimarket_db con esta clasificación aplicada.</w:t>
      </w:r>
    </w:p>
    <w:p w:rsidR="00887C6C" w:rsidRDefault="00AE7CDE" w14:paraId="6926FF6C" w14:textId="77777777">
      <w:pPr>
        <w:pStyle w:val="LeyendaTabla"/>
        <w:keepNext/>
        <w:spacing w:before="240"/>
      </w:pPr>
      <w:r>
        <w:t>Tabla 4.1: “Leyenda de colores del modelo físico por incremento”.</w:t>
      </w:r>
    </w:p>
    <w:tbl>
      <w:tblPr>
        <w:tblW w:w="886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80" w:type="dxa"/>
          <w:right w:w="80" w:type="dxa"/>
        </w:tblCellMar>
        <w:tblLook w:val="04A0" w:firstRow="1" w:lastRow="0" w:firstColumn="1" w:lastColumn="0" w:noHBand="0" w:noVBand="1"/>
      </w:tblPr>
      <w:tblGrid>
        <w:gridCol w:w="3200"/>
        <w:gridCol w:w="5660"/>
      </w:tblGrid>
      <w:tr w:rsidR="00887C6C" w:rsidTr="547F915B" w14:paraId="4EB767A9" w14:textId="77777777">
        <w:trPr>
          <w:cantSplit/>
          <w:tblHeader/>
          <w:jc w:val="center"/>
        </w:trPr>
        <w:tc>
          <w:tcPr>
            <w:tcW w:w="3200" w:type="dxa"/>
            <w:tcMar/>
            <w:vAlign w:val="center"/>
          </w:tcPr>
          <w:p w:rsidR="00887C6C" w:rsidP="547F915B" w:rsidRDefault="00AE7CDE" w14:paraId="41FB9573" w14:textId="77777777">
            <w:pPr>
              <w:spacing w:before="20" w:after="20" w:line="240" w:lineRule="auto"/>
              <w:jc w:val="center"/>
              <w:rPr>
                <w:rFonts w:ascii="Arial" w:hAnsi="Arial" w:eastAsia="Arial" w:cs="Arial"/>
                <w:b w:val="1"/>
                <w:bCs w:val="1"/>
                <w:sz w:val="20"/>
                <w:szCs w:val="20"/>
              </w:rPr>
            </w:pPr>
            <w:r w:rsidRPr="547F915B" w:rsidR="61AF1559">
              <w:rPr>
                <w:rFonts w:ascii="Arial" w:hAnsi="Arial" w:eastAsia="Arial" w:cs="Arial"/>
                <w:b w:val="1"/>
                <w:bCs w:val="1"/>
                <w:sz w:val="20"/>
                <w:szCs w:val="20"/>
              </w:rPr>
              <w:t>Color</w:t>
            </w:r>
          </w:p>
        </w:tc>
        <w:tc>
          <w:tcPr>
            <w:tcW w:w="5660" w:type="dxa"/>
            <w:tcMar/>
            <w:vAlign w:val="center"/>
          </w:tcPr>
          <w:p w:rsidR="00887C6C" w:rsidP="547F915B" w:rsidRDefault="00AE7CDE" w14:paraId="7157D1EB" w14:textId="77777777">
            <w:pPr>
              <w:spacing w:before="20" w:after="20" w:line="240" w:lineRule="auto"/>
              <w:jc w:val="center"/>
              <w:rPr>
                <w:rFonts w:ascii="Arial" w:hAnsi="Arial" w:eastAsia="Arial" w:cs="Arial"/>
                <w:b w:val="1"/>
                <w:bCs w:val="1"/>
                <w:sz w:val="20"/>
                <w:szCs w:val="20"/>
              </w:rPr>
            </w:pPr>
            <w:r w:rsidRPr="547F915B" w:rsidR="61AF1559">
              <w:rPr>
                <w:rFonts w:ascii="Arial" w:hAnsi="Arial" w:eastAsia="Arial" w:cs="Arial"/>
                <w:b w:val="1"/>
                <w:bCs w:val="1"/>
                <w:sz w:val="20"/>
                <w:szCs w:val="20"/>
              </w:rPr>
              <w:t>Incremento</w:t>
            </w:r>
          </w:p>
        </w:tc>
      </w:tr>
      <w:tr w:rsidR="00887C6C" w:rsidTr="547F915B" w14:paraId="0D4B10C3" w14:textId="77777777">
        <w:trPr>
          <w:jc w:val="center"/>
        </w:trPr>
        <w:tc>
          <w:tcPr>
            <w:tcW w:w="3200" w:type="dxa"/>
            <w:tcMar/>
            <w:vAlign w:val="center"/>
          </w:tcPr>
          <w:p w:rsidR="00887C6C" w:rsidP="547F915B" w:rsidRDefault="00AE7CDE" w14:paraId="23DD9B7C"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Azul</w:t>
            </w:r>
          </w:p>
        </w:tc>
        <w:tc>
          <w:tcPr>
            <w:tcW w:w="5660" w:type="dxa"/>
            <w:tcMar/>
            <w:vAlign w:val="center"/>
          </w:tcPr>
          <w:p w:rsidR="00887C6C" w:rsidP="547F915B" w:rsidRDefault="00AE7CDE" w14:paraId="0F10B248"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Incremento 1</w:t>
            </w:r>
          </w:p>
        </w:tc>
      </w:tr>
      <w:tr w:rsidR="00887C6C" w:rsidTr="547F915B" w14:paraId="101ED1B6" w14:textId="77777777">
        <w:trPr>
          <w:jc w:val="center"/>
        </w:trPr>
        <w:tc>
          <w:tcPr>
            <w:tcW w:w="3200" w:type="dxa"/>
            <w:tcMar/>
            <w:vAlign w:val="center"/>
          </w:tcPr>
          <w:p w:rsidR="00887C6C" w:rsidP="547F915B" w:rsidRDefault="00AE7CDE" w14:paraId="41D64A73"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Verde</w:t>
            </w:r>
          </w:p>
        </w:tc>
        <w:tc>
          <w:tcPr>
            <w:tcW w:w="5660" w:type="dxa"/>
            <w:tcMar/>
            <w:vAlign w:val="center"/>
          </w:tcPr>
          <w:p w:rsidR="00887C6C" w:rsidP="547F915B" w:rsidRDefault="00AE7CDE" w14:paraId="6BBDFBD6"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Incremento 2</w:t>
            </w:r>
          </w:p>
        </w:tc>
      </w:tr>
      <w:tr w:rsidR="00887C6C" w:rsidTr="547F915B" w14:paraId="039EFD17" w14:textId="77777777">
        <w:trPr>
          <w:trHeight w:val="300"/>
          <w:jc w:val="center"/>
        </w:trPr>
        <w:tc>
          <w:tcPr>
            <w:tcW w:w="3200" w:type="dxa"/>
            <w:tcMar/>
            <w:vAlign w:val="center"/>
          </w:tcPr>
          <w:p w:rsidR="00887C6C" w:rsidP="547F915B" w:rsidRDefault="00AE7CDE" w14:paraId="7C2F0A5A"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Morado</w:t>
            </w:r>
          </w:p>
        </w:tc>
        <w:tc>
          <w:tcPr>
            <w:tcW w:w="5660" w:type="dxa"/>
            <w:tcMar/>
            <w:vAlign w:val="center"/>
          </w:tcPr>
          <w:p w:rsidR="00887C6C" w:rsidP="547F915B" w:rsidRDefault="00AE7CDE" w14:paraId="035EF44D"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Incremento 3 (incremento actual)</w:t>
            </w:r>
          </w:p>
        </w:tc>
      </w:tr>
    </w:tbl>
    <w:p w:rsidR="00887C6C" w:rsidRDefault="00AE7CDE" w14:paraId="2D619F5B" w14:textId="77777777">
      <w:pPr>
        <w:spacing w:before="60" w:after="240" w:line="240" w:lineRule="auto"/>
        <w:jc w:val="center"/>
      </w:pPr>
      <w:r>
        <w:rPr>
          <w:rFonts w:ascii="Arial" w:hAnsi="Arial" w:eastAsia="Arial" w:cs="Arial"/>
          <w:i/>
          <w:iCs/>
          <w:sz w:val="18"/>
          <w:szCs w:val="18"/>
        </w:rPr>
        <w:t>Fuente: Elaborado por el equipo de proyecto.</w:t>
      </w:r>
    </w:p>
    <w:p w:rsidR="00887C6C" w:rsidRDefault="00AE7CDE" w14:paraId="3B7B4B86" w14:textId="77777777">
      <w:pPr>
        <w:jc w:val="center"/>
      </w:pPr>
      <w:r>
        <w:rPr>
          <w:noProof/>
        </w:rPr>
        <w:drawing>
          <wp:inline distT="0" distB="0" distL="0" distR="0" wp14:anchorId="50CC6DC6" wp14:editId="07777777">
            <wp:extent cx="5943600" cy="3560769"/>
            <wp:effectExtent l="0" t="0" r="0" b="0"/>
            <wp:docPr id="2098045822" name="Picture 2098045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o_fisico.png"/>
                    <pic:cNvPicPr/>
                  </pic:nvPicPr>
                  <pic:blipFill>
                    <a:blip r:embed="rId62"/>
                    <a:stretch>
                      <a:fillRect/>
                    </a:stretch>
                  </pic:blipFill>
                  <pic:spPr>
                    <a:xfrm>
                      <a:off x="0" y="0"/>
                      <a:ext cx="5943600" cy="3560769"/>
                    </a:xfrm>
                    <a:prstGeom prst="rect">
                      <a:avLst/>
                    </a:prstGeom>
                  </pic:spPr>
                </pic:pic>
              </a:graphicData>
            </a:graphic>
          </wp:inline>
        </w:drawing>
      </w:r>
    </w:p>
    <w:p w:rsidR="00887C6C" w:rsidRDefault="00AE7CDE" w14:paraId="1127FB3B" w14:textId="77777777">
      <w:pPr>
        <w:pStyle w:val="LeyendaFigura"/>
        <w:keepNext/>
        <w:spacing w:before="60"/>
      </w:pPr>
      <w:r>
        <w:t>Figura 4.2: “Modelo entidad-relación de la base de datos minimarket_db, con las 15 tablas vigentes coloreadas según el incremento en que se originaron o en que se desarrolló su funcionalidad principal”.</w:t>
      </w:r>
    </w:p>
    <w:p w:rsidR="00887C6C" w:rsidRDefault="00AE7CDE" w14:paraId="279E83FB" w14:textId="77777777">
      <w:pPr>
        <w:spacing w:before="60" w:after="240" w:line="240" w:lineRule="auto"/>
        <w:jc w:val="center"/>
      </w:pPr>
      <w:r>
        <w:rPr>
          <w:rFonts w:ascii="Arial" w:hAnsi="Arial" w:eastAsia="Arial" w:cs="Arial"/>
          <w:i/>
          <w:iCs/>
          <w:sz w:val="18"/>
          <w:szCs w:val="18"/>
        </w:rPr>
        <w:t>Fuente: Elaborado por el equipo de proyecto.</w:t>
      </w:r>
    </w:p>
    <w:p w:rsidR="00887C6C" w:rsidRDefault="00AE7CDE" w14:paraId="23CA0BED" w14:textId="77777777">
      <w:pPr>
        <w:spacing w:line="360" w:lineRule="auto"/>
        <w:jc w:val="both"/>
      </w:pPr>
      <w:r>
        <w:rPr>
          <w:rFonts w:ascii="Arial" w:hAnsi="Arial" w:eastAsia="Arial" w:cs="Arial"/>
        </w:rPr>
        <w:t>Las tablas perfil, usuario, log_archivo, ajuste_inventario, movimiento_inventario y producto se marcaron en azul porque pertenecen al Incremento 1. El documento de Incremento 1 especifica en su sección de modelo de datos que en esa etapa se implementaron once tablas en el script SQL de la base de datos, entre ellas perfil, usuario, producto, proveedor, equivalencia, factura, item_factura, movimiento_inventario, ajuste_inventario, item_ajuste y log_archivo. La tabla item_ajuste formaba parte de ese grupo original, pero fue eliminada durante el refactor realizado para el Incremento 3, en el cual su función fue absorbida por movimiento_inventario mediante una referencia al identificador del ajuste, por lo que ya no aparece en el modelo físico vigente. Perfil y usuario no presentan funcionalidad adicional documentada en los incrementos posteriores, por lo que permanecen asociadas exclusivamente al Incremento 1. Producto también se clasificó en azul porque toda su funcionalidad propia, como registrar, modificar, cambiar estado y buscar productos, está definida en los requerimientos del Incremento 1, mientras que en el Incremento 2 solamente se consulta de forma indirecta para validar la existencia de un SKU durante la importación de archivos, sin que exista una funcionalidad nueva asociada a esa tabla en esa etapa. Log_archivo, ajuste_inventario y movimiento_inventario, si bien fueron creadas en el script del Incremento 1, se dejaron en azul considerando que su creación ocurrió en esa etapa, aunque gran parte de la funcionalidad nueva que las utiliza, como la reversión de ajustes y la consulta de historial de movimientos, se desarrolló en el Incremento 3.</w:t>
      </w:r>
    </w:p>
    <w:p w:rsidR="00887C6C" w:rsidRDefault="00AE7CDE" w14:paraId="5720FEE9" w14:textId="77777777">
      <w:pPr>
        <w:spacing w:line="360" w:lineRule="auto"/>
        <w:jc w:val="both"/>
      </w:pPr>
      <w:r>
        <w:rPr>
          <w:rFonts w:ascii="Arial" w:hAnsi="Arial" w:eastAsia="Arial" w:cs="Arial"/>
        </w:rPr>
        <w:t>Las tablas proveedor, factura, item_factura y equivalencia se marcaron en verde porque su funcionalidad principal fue desarrollada en el Incremento 2. El documento de Incremento 2 define explícitamente los requerimientos UR-09 y UR-10 para registrar y modificar proveedores, documenta el flujo completo de registro y consulta de facturas, y describe el procesamiento de facturas mediante la búsqueda de equivalencia entre el código interno del proveedor y el SKU correspondiente. Aunque las tablas factura e item_factura fueron creadas junto con el resto del modelo en el Incremento 1, el propio documento de esa etapa aclara que ambas serían utilizadas funcionalmente recién en el Incremento 2, lo que justifica marcarlas en verde en lugar de azul.</w:t>
      </w:r>
    </w:p>
    <w:p w:rsidR="00887C6C" w:rsidRDefault="00AE7CDE" w14:paraId="0653DF3E" w14:textId="77777777">
      <w:pPr>
        <w:spacing w:line="360" w:lineRule="auto"/>
        <w:jc w:val="both"/>
      </w:pPr>
      <w:r>
        <w:rPr>
          <w:rFonts w:ascii="Arial" w:hAnsi="Arial" w:eastAsia="Arial" w:cs="Arial"/>
        </w:rPr>
        <w:t>Las tablas auditoria_proveedor, producto_proveedor, venta, item_venta y pago_venta se marcaron en morado porque son tablas nuevas que no existían en el modelo de datos de los Incrementos 1 y 2. Ninguna de las dos tablas auditoria_proveedor y producto_proveedor aparece mencionada en los documentos de Incremento 1 ni de Incremento 2, por lo que corresponden a estructuras incorporadas durante el refactor del modelo físico realizado para este incremento. Las tablas venta, item_venta y pago_venta forman parte del nuevo módulo de Ventas y Cajero, correspondiente a los requerimientos UR-64 a UR-72, que no estaban definidos en ninguno de los dos incrementos anteriores y que se incorporan por primera vez en este incremento para dar soporte al proceso completo de una venta, desde su inicio hasta la emisión del comprobante.</w:t>
      </w:r>
    </w:p>
    <w:p w:rsidR="00887C6C" w:rsidRDefault="00887C6C" w14:paraId="3A0FF5F2" w14:textId="77777777">
      <w:pPr>
        <w:spacing w:after="240" w:line="240" w:lineRule="auto"/>
      </w:pPr>
    </w:p>
    <w:p w:rsidR="00887C6C" w:rsidRDefault="00AE7CDE" w14:paraId="2AF59819" w14:textId="459FC426">
      <w:pPr>
        <w:keepNext/>
        <w:spacing w:before="240" w:after="200" w:line="276" w:lineRule="auto"/>
        <w:outlineLvl w:val="1"/>
      </w:pPr>
      <w:r>
        <w:rPr>
          <w:rFonts w:ascii="Arial" w:hAnsi="Arial" w:eastAsia="Arial" w:cs="Arial"/>
          <w:b/>
          <w:bCs/>
          <w:sz w:val="28"/>
          <w:szCs w:val="28"/>
        </w:rPr>
        <w:t>4.3 Vista de procesos – Diagramas de secuencia</w:t>
      </w:r>
    </w:p>
    <w:p w:rsidR="00887C6C" w:rsidRDefault="00AE7CDE" w14:paraId="3D4A0336" w14:textId="2FFBBD3A">
      <w:pPr>
        <w:spacing w:line="360" w:lineRule="auto"/>
        <w:jc w:val="both"/>
      </w:pPr>
      <w:r w:rsidRPr="547F915B" w:rsidR="61AF1559">
        <w:rPr>
          <w:rFonts w:ascii="Arial" w:hAnsi="Arial" w:eastAsia="Arial" w:cs="Arial"/>
        </w:rPr>
        <w:t>La vista de procesos muestra cómo colaboran los objetos de las capas de vista, controlador, modelo y base de datos en los flujos del incremento. Se elaboró un diagrama de secuencia por cada caso de uso</w:t>
      </w:r>
      <w:r w:rsidRPr="547F915B" w:rsidR="5CDC75F0">
        <w:rPr>
          <w:rFonts w:ascii="Arial" w:hAnsi="Arial" w:eastAsia="Arial" w:cs="Arial"/>
        </w:rPr>
        <w:t>,</w:t>
      </w:r>
      <w:r w:rsidRPr="547F915B" w:rsidR="61AF1559">
        <w:rPr>
          <w:rFonts w:ascii="Arial" w:hAnsi="Arial" w:eastAsia="Arial" w:cs="Arial"/>
        </w:rPr>
        <w:t xml:space="preserve"> Figuras 4.3 a 4.24:</w:t>
      </w:r>
    </w:p>
    <w:p w:rsidR="00887C6C" w:rsidP="7A13BAAE" w:rsidRDefault="00AE7CDE" w14:paraId="73134458" w14:textId="57CF3D71">
      <w:pPr>
        <w:spacing w:after="240" w:line="360" w:lineRule="auto"/>
        <w:jc w:val="both"/>
        <w:rPr>
          <w:rFonts w:ascii="Arial" w:hAnsi="Arial" w:eastAsia="Arial" w:cs="Arial"/>
        </w:rPr>
      </w:pPr>
      <w:r>
        <w:rPr>
          <w:rFonts w:ascii="Arial" w:hAnsi="Arial" w:eastAsia="Arial" w:cs="Arial"/>
        </w:rPr>
        <w:t>La siguiente Figura 4.3 es el diagrama de secuencia de «Exportando lista de ítems válidos». Corresponde a CU-62 y UR-25. El Administrador o Bodeguero finaliza el procesamiento de una factura y solicita la lista de ítems que quedaron en estado válido. La Vista de Facturas envía la solicitud al controlador C_Exportación, que delega en el ServicioExportación la obtención de los datos. Este servicio consulta la tabla item_factura a través de C_MariaDB, filtrando por el identificador de la factura y por el estado del ítem igual a Válido, trayendo el SKU y la cantidad facturada de cada fila; los ítems en estado Observado o No procesado se excluyen de la consulta y no forman parte del resultado. Con esos datos se arma la lista que finalmente se muestra al usuario, lista para ser exportada en formato Excel (UR-29) o CSV (UR-30).</w:t>
      </w:r>
    </w:p>
    <w:p w:rsidR="60B4657B" w:rsidP="5CE3DB99" w:rsidRDefault="60B4657B" w14:paraId="556D6DC8" w14:textId="5727EBA6">
      <w:pPr>
        <w:pStyle w:val="LeyendaFigura"/>
        <w:spacing w:after="240"/>
      </w:pPr>
      <w:r>
        <w:rPr>
          <w:color w:val="0E2841" w:themeColor="text2"/>
        </w:rPr>
        <w:t>Figura 4.3: “Diagrama de secuencia, Exportando lista de items validos”.</w:t>
      </w:r>
    </w:p>
    <w:p w:rsidR="3393ECC5" w:rsidP="5CE3DB99" w:rsidRDefault="3393ECC5" w14:paraId="220C35BF" w14:textId="04E2E48C">
      <w:pPr>
        <w:spacing w:after="240" w:line="240" w:lineRule="auto"/>
      </w:pPr>
      <w:r>
        <w:rPr>
          <w:noProof/>
        </w:rPr>
        <w:drawing>
          <wp:inline distT="0" distB="0" distL="0" distR="0" wp14:anchorId="2FC53660" wp14:editId="5C8045F0">
            <wp:extent cx="5943600" cy="1985131"/>
            <wp:effectExtent l="0" t="0" r="0" b="0"/>
            <wp:docPr id="7018155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815586" name="Picture 701815586"/>
                    <pic:cNvPicPr/>
                  </pic:nvPicPr>
                  <pic:blipFill>
                    <a:blip r:embed="rId63">
                      <a:extLst>
                        <a:ext uri="{28A0092B-C50C-407E-A947-70E740481C1C}">
                          <a14:useLocalDpi xmlns:a14="http://schemas.microsoft.com/office/drawing/2010/main"/>
                        </a:ext>
                      </a:extLst>
                    </a:blip>
                    <a:stretch>
                      <a:fillRect/>
                    </a:stretch>
                  </pic:blipFill>
                  <pic:spPr>
                    <a:xfrm>
                      <a:off x="0" y="0"/>
                      <a:ext cx="5943600" cy="1985131"/>
                    </a:xfrm>
                    <a:prstGeom prst="rect">
                      <a:avLst/>
                    </a:prstGeom>
                  </pic:spPr>
                </pic:pic>
              </a:graphicData>
            </a:graphic>
          </wp:inline>
        </w:drawing>
      </w:r>
    </w:p>
    <w:p w:rsidR="3393ECC5" w:rsidP="7A13BAAE" w:rsidRDefault="3393ECC5" w14:paraId="16D1C953" w14:textId="2CCC27AB">
      <w:pPr>
        <w:spacing w:after="240" w:line="360" w:lineRule="auto"/>
        <w:jc w:val="both"/>
        <w:rPr>
          <w:rFonts w:ascii="Arial" w:hAnsi="Arial" w:eastAsia="Arial" w:cs="Arial"/>
        </w:rPr>
      </w:pPr>
      <w:r>
        <w:rPr>
          <w:rFonts w:ascii="Arial" w:hAnsi="Arial" w:eastAsia="Arial" w:cs="Arial"/>
        </w:rPr>
        <w:t>La siguiente Figura 4.4 es el diagrama de secuencia de «Exportando ítems a Excel». Corresponde a CU-63 y UR-29. El usuario, desde la vista de Facturas, elige exportar los ítems válidos en formato Excel. El controlador C_Exportación solicita al componente ExportadorItems que genere el archivo xlsx con la lista de ítems válidos. Una vez generado el archivo, el sistema registra la operación llamando al ServicioAuditoria, el cual inserta una fila en la tabla log_archivo a través de C_MariaDB, dejando constancia de la fecha, el usuario, el nombre del archivo, el tipo de operación y el formato utilizado. Finalmente, se entrega el archivo generado y se confirma al usuario que la descarga fue exitosa; si en cambio ocurre un error al generar o escribir el archivo —por ejemplo por permisos o espacio en disco—, el sistema muestra un mensaje claro sin cerrar la ventana, y esa operación fallida también queda registrada en la bitácora.</w:t>
      </w:r>
    </w:p>
    <w:p w:rsidR="5A7857B9" w:rsidP="5CE3DB99" w:rsidRDefault="5A7857B9" w14:paraId="45EF3523" w14:textId="51A61BBF">
      <w:pPr>
        <w:pStyle w:val="LeyendaFigura"/>
        <w:spacing w:after="240"/>
      </w:pPr>
      <w:r>
        <w:rPr>
          <w:color w:val="0E2841" w:themeColor="text2"/>
        </w:rPr>
        <w:t>Figura 4.4: “Diagrama de secuencia, Exportando items a Excel”.</w:t>
      </w:r>
    </w:p>
    <w:p w:rsidR="00887C6C" w:rsidRDefault="00AE7CDE" w14:paraId="5630AD66" w14:textId="77777777">
      <w:pPr>
        <w:jc w:val="center"/>
      </w:pPr>
      <w:r>
        <w:rPr>
          <w:noProof/>
        </w:rPr>
        <w:drawing>
          <wp:inline distT="0" distB="0" distL="0" distR="0" wp14:anchorId="6DC9EE10" wp14:editId="07777777">
            <wp:extent cx="5943600" cy="1895109"/>
            <wp:effectExtent l="0" t="0" r="0" b="0"/>
            <wp:docPr id="2098045825" name="Picture 2098045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F29_Exportando_items_Excel.png"/>
                    <pic:cNvPicPr/>
                  </pic:nvPicPr>
                  <pic:blipFill>
                    <a:blip r:embed="rId64"/>
                    <a:stretch>
                      <a:fillRect/>
                    </a:stretch>
                  </pic:blipFill>
                  <pic:spPr>
                    <a:xfrm>
                      <a:off x="0" y="0"/>
                      <a:ext cx="5943600" cy="1895109"/>
                    </a:xfrm>
                    <a:prstGeom prst="rect">
                      <a:avLst/>
                    </a:prstGeom>
                  </pic:spPr>
                </pic:pic>
              </a:graphicData>
            </a:graphic>
          </wp:inline>
        </w:drawing>
      </w:r>
    </w:p>
    <w:p w:rsidR="3A2B1E44" w:rsidP="7A13BAAE" w:rsidRDefault="3A2B1E44" w14:paraId="4EF90772" w14:textId="09355A48">
      <w:pPr>
        <w:spacing w:after="240" w:line="360" w:lineRule="auto"/>
        <w:jc w:val="both"/>
        <w:rPr>
          <w:rFonts w:ascii="Arial" w:hAnsi="Arial" w:eastAsia="Arial" w:cs="Arial"/>
        </w:rPr>
      </w:pPr>
      <w:r>
        <w:rPr>
          <w:rFonts w:ascii="Arial" w:hAnsi="Arial" w:eastAsia="Arial" w:cs="Arial"/>
        </w:rPr>
        <w:t>La siguiente Figura 4.5 es el diagrama de secuencia de «Exportando ítems a CSV». Corresponde a CU-64 y UR-30. Sigue exactamente el mismo flujo que la exportación a Excel, pero el ExportadorItems genera el archivo en formato CSV, con una fila de encabezado y los valores separados por coma, en lugar de xlsx. También se registra la auditoría de la operación en la tabla log_archivo antes de entregar el archivo descargado al usuario, dejando trazabilidad de qué usuario exportó qué archivo y en qué momento; ante un error de generación o escritura, el sistema avisa sin cerrar la ventana y dicha operación fallida queda igualmente registrada en la bitácora.</w:t>
      </w:r>
    </w:p>
    <w:p w:rsidR="74CEE8B6" w:rsidP="5CE3DB99" w:rsidRDefault="74CEE8B6" w14:paraId="2A4F9D58" w14:textId="65793FF2">
      <w:pPr>
        <w:pStyle w:val="LeyendaFigura"/>
        <w:spacing w:after="240"/>
      </w:pPr>
      <w:r>
        <w:rPr>
          <w:color w:val="0E2841" w:themeColor="text2"/>
        </w:rPr>
        <w:t>Figura 4.5: “Diagrama de secuencia, Exportando ítems a CSV”.</w:t>
      </w:r>
    </w:p>
    <w:p w:rsidR="475E6B88" w:rsidP="5CE3DB99" w:rsidRDefault="475E6B88" w14:paraId="6D0A4323" w14:textId="1927976B">
      <w:pPr>
        <w:spacing w:after="240" w:line="240" w:lineRule="auto"/>
      </w:pPr>
      <w:r>
        <w:rPr>
          <w:noProof/>
        </w:rPr>
        <w:drawing>
          <wp:inline distT="0" distB="0" distL="0" distR="0" wp14:anchorId="719A6D7D" wp14:editId="15197425">
            <wp:extent cx="5943600" cy="1895109"/>
            <wp:effectExtent l="0" t="0" r="0" b="0"/>
            <wp:docPr id="4385869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586923" name="Picture 438586923"/>
                    <pic:cNvPicPr/>
                  </pic:nvPicPr>
                  <pic:blipFill>
                    <a:blip r:embed="rId65">
                      <a:extLst>
                        <a:ext uri="{28A0092B-C50C-407E-A947-70E740481C1C}">
                          <a14:useLocalDpi xmlns:a14="http://schemas.microsoft.com/office/drawing/2010/main"/>
                        </a:ext>
                      </a:extLst>
                    </a:blip>
                    <a:stretch>
                      <a:fillRect/>
                    </a:stretch>
                  </pic:blipFill>
                  <pic:spPr>
                    <a:xfrm>
                      <a:off x="0" y="0"/>
                      <a:ext cx="5943600" cy="1895109"/>
                    </a:xfrm>
                    <a:prstGeom prst="rect">
                      <a:avLst/>
                    </a:prstGeom>
                  </pic:spPr>
                </pic:pic>
              </a:graphicData>
            </a:graphic>
          </wp:inline>
        </w:drawing>
      </w:r>
    </w:p>
    <w:p w:rsidR="5CE3DB99" w:rsidP="5CE3DB99" w:rsidRDefault="5CE3DB99" w14:paraId="26B0443C" w14:textId="66E8E43E">
      <w:pPr>
        <w:spacing w:after="240" w:line="240" w:lineRule="auto"/>
      </w:pPr>
    </w:p>
    <w:p w:rsidR="5CE3DB99" w:rsidP="5CE3DB99" w:rsidRDefault="5CE3DB99" w14:paraId="1AC429BD" w14:textId="28337C89">
      <w:pPr>
        <w:spacing w:after="240" w:line="240" w:lineRule="auto"/>
      </w:pPr>
    </w:p>
    <w:p w:rsidR="5CE3DB99" w:rsidP="5CE3DB99" w:rsidRDefault="5CE3DB99" w14:paraId="525D161D" w14:textId="7254C37C">
      <w:pPr>
        <w:spacing w:after="240" w:line="240" w:lineRule="auto"/>
      </w:pPr>
    </w:p>
    <w:p w:rsidR="2308F97E" w:rsidP="7A13BAAE" w:rsidRDefault="2308F97E" w14:paraId="0F5B4175" w14:textId="40F18769">
      <w:pPr>
        <w:spacing w:after="240" w:line="360" w:lineRule="auto"/>
        <w:jc w:val="both"/>
      </w:pPr>
      <w:r>
        <w:rPr>
          <w:rFonts w:ascii="Arial" w:hAnsi="Arial" w:eastAsia="Arial" w:cs="Arial"/>
        </w:rPr>
        <w:t>La siguiente Figura 4.6 es el diagrama de secuencia de «Descargando plantilla de importación». Corresponde a CU-65 y UR-36. El usuario solicita una plantilla para poder importar productos o ajustes de inventario de forma masiva. El controlador C_Importación pide al componente PlantillaImportacion que construya la plantilla en el formato solicitado (Excel o CSV), con las columnas de SKU y cantidad ya definidas y sin datos. Igual que en las exportaciones, se registra la descarga en la tabla log_archivo a través del ServicioAuditoria, y finalmente se entrega la plantilla descargada al usuario para que la complete y la use más adelante en una importación; si no es posible generar el archivo, el sistema informa el error y la operación fallida también queda registrada en la bitácora.</w:t>
      </w:r>
    </w:p>
    <w:p w:rsidR="510920A4" w:rsidP="5CE3DB99" w:rsidRDefault="510920A4" w14:paraId="091192B1" w14:textId="5EFE64E2">
      <w:pPr>
        <w:pStyle w:val="LeyendaFigura"/>
        <w:spacing w:after="240"/>
      </w:pPr>
      <w:r>
        <w:rPr>
          <w:color w:val="0E2841" w:themeColor="text2"/>
        </w:rPr>
        <w:t>Figura 4.6: “Diagrama de secuencia, Descargando plantilla de Importacion”.</w:t>
      </w:r>
    </w:p>
    <w:p w:rsidR="2308F97E" w:rsidP="5CE3DB99" w:rsidRDefault="2308F97E" w14:paraId="10DB06BA" w14:textId="3F5CA284">
      <w:pPr>
        <w:spacing w:after="240" w:line="240" w:lineRule="auto"/>
      </w:pPr>
      <w:r>
        <w:rPr>
          <w:noProof/>
        </w:rPr>
        <w:drawing>
          <wp:inline distT="0" distB="0" distL="0" distR="0" wp14:anchorId="59555285" wp14:editId="6BDFAA52">
            <wp:extent cx="5943600" cy="1895109"/>
            <wp:effectExtent l="0" t="0" r="0" b="0"/>
            <wp:docPr id="4188097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809747" name="Picture 418809747"/>
                    <pic:cNvPicPr/>
                  </pic:nvPicPr>
                  <pic:blipFill>
                    <a:blip r:embed="rId66">
                      <a:extLst>
                        <a:ext uri="{28A0092B-C50C-407E-A947-70E740481C1C}">
                          <a14:useLocalDpi xmlns:a14="http://schemas.microsoft.com/office/drawing/2010/main"/>
                        </a:ext>
                      </a:extLst>
                    </a:blip>
                    <a:stretch>
                      <a:fillRect/>
                    </a:stretch>
                  </pic:blipFill>
                  <pic:spPr>
                    <a:xfrm>
                      <a:off x="0" y="0"/>
                      <a:ext cx="5943600" cy="1895109"/>
                    </a:xfrm>
                    <a:prstGeom prst="rect">
                      <a:avLst/>
                    </a:prstGeom>
                  </pic:spPr>
                </pic:pic>
              </a:graphicData>
            </a:graphic>
          </wp:inline>
        </w:drawing>
      </w:r>
    </w:p>
    <w:p w:rsidR="2308F97E" w:rsidP="7A13BAAE" w:rsidRDefault="2308F97E" w14:paraId="4B6A2F41" w14:textId="0DEC9483">
      <w:pPr>
        <w:spacing w:after="240" w:line="360" w:lineRule="auto"/>
        <w:jc w:val="both"/>
        <w:rPr>
          <w:rFonts w:ascii="Arial" w:hAnsi="Arial" w:eastAsia="Arial" w:cs="Arial"/>
        </w:rPr>
      </w:pPr>
      <w:r>
        <w:rPr>
          <w:rFonts w:ascii="Arial" w:hAnsi="Arial" w:eastAsia="Arial" w:cs="Arial"/>
        </w:rPr>
        <w:t>La siguiente Figura 4.7 es el diagrama de secuencia de «Registrando auditoría de archivo». Corresponde a CU-66 y UR-37, y está incluido dentro de cualquier operación de archivo. Este diagrama representa el flujo transversal que se ejecuta cada vez que el sistema realiza una importación, una exportación o la descarga de una plantilla. El controlador C_Archivo invoca al ServicioAuditoria, que inserta en la tabla log_archivo la fecha y hora, el usuario responsable, el nombre del archivo, el tipo de operación realizada, el formato del archivo y el resultado obtenido. El registro se genera siempre, incluso cuando la operación de archivo que lo origina falla, indicando en ese caso el resultado fallido; de este modo se asegura que todas las operaciones sobre archivos queden registradas de forma inalterable y puedan revisarse posteriormente.</w:t>
      </w:r>
    </w:p>
    <w:p w:rsidR="5C0DE01B" w:rsidP="5CE3DB99" w:rsidRDefault="5C0DE01B" w14:paraId="6224734D" w14:textId="7046CE78">
      <w:pPr>
        <w:pStyle w:val="LeyendaFigura"/>
        <w:spacing w:after="240"/>
      </w:pPr>
      <w:r>
        <w:rPr>
          <w:color w:val="0E2841" w:themeColor="text2"/>
        </w:rPr>
        <w:t>Figura 4.7: “Diagrama de secuencia, Registrando auditoria de archivo”.</w:t>
      </w:r>
    </w:p>
    <w:p w:rsidR="2308F97E" w:rsidP="76C52246" w:rsidRDefault="2308F97E" w14:paraId="1A8997DA" w14:textId="68E7CA81">
      <w:pPr>
        <w:spacing w:after="240" w:line="240" w:lineRule="auto"/>
        <w:jc w:val="center"/>
      </w:pPr>
      <w:r>
        <w:rPr>
          <w:noProof/>
        </w:rPr>
        <w:drawing>
          <wp:inline distT="0" distB="0" distL="0" distR="0" wp14:anchorId="0766410C" wp14:editId="74EE50BC">
            <wp:extent cx="5943600" cy="2112542"/>
            <wp:effectExtent l="0" t="0" r="0" b="0"/>
            <wp:docPr id="8604344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434423" name="Picture 860434423"/>
                    <pic:cNvPicPr/>
                  </pic:nvPicPr>
                  <pic:blipFill>
                    <a:blip r:embed="rId67">
                      <a:extLst>
                        <a:ext uri="{28A0092B-C50C-407E-A947-70E740481C1C}">
                          <a14:useLocalDpi xmlns:a14="http://schemas.microsoft.com/office/drawing/2010/main"/>
                        </a:ext>
                      </a:extLst>
                    </a:blip>
                    <a:stretch>
                      <a:fillRect/>
                    </a:stretch>
                  </pic:blipFill>
                  <pic:spPr>
                    <a:xfrm>
                      <a:off x="0" y="0"/>
                      <a:ext cx="5943600" cy="2112542"/>
                    </a:xfrm>
                    <a:prstGeom prst="rect">
                      <a:avLst/>
                    </a:prstGeom>
                  </pic:spPr>
                </pic:pic>
              </a:graphicData>
            </a:graphic>
          </wp:inline>
        </w:drawing>
      </w:r>
      <w:r w:rsidRPr="76C52246" w:rsidR="40AE64D0">
        <w:rPr>
          <w:rFonts w:ascii="Arial" w:hAnsi="Arial" w:eastAsia="Arial" w:cs="Arial"/>
          <w:i/>
          <w:iCs/>
          <w:sz w:val="18"/>
          <w:szCs w:val="18"/>
        </w:rPr>
        <w:t>Fuente: Elaborado por el equipo de proyecto</w:t>
      </w:r>
    </w:p>
    <w:p w:rsidR="2308F97E" w:rsidP="7A13BAAE" w:rsidRDefault="2308F97E" w14:paraId="0B4055FC" w14:textId="616F61C7">
      <w:pPr>
        <w:spacing w:after="240" w:line="360" w:lineRule="auto"/>
        <w:jc w:val="both"/>
        <w:rPr>
          <w:rFonts w:ascii="Arial" w:hAnsi="Arial" w:eastAsia="Arial" w:cs="Arial"/>
        </w:rPr>
      </w:pPr>
      <w:r w:rsidRPr="76C52246">
        <w:rPr>
          <w:rFonts w:ascii="Arial" w:hAnsi="Arial" w:eastAsia="Arial" w:cs="Arial"/>
        </w:rPr>
        <w:t>La siguiente Figura 4.8 es el diagrama de secuencia de «Revirtiendo ajuste». Corresponde a CU-67 y UR-46. El Administrador seleccio</w:t>
      </w:r>
      <w:r w:rsidRPr="76C52246" w:rsidR="01A386FD">
        <w:rPr>
          <w:rFonts w:ascii="Arial" w:hAnsi="Arial" w:eastAsia="Arial" w:cs="Arial"/>
        </w:rPr>
        <w:t>’</w:t>
      </w:r>
      <w:r w:rsidRPr="76C52246">
        <w:rPr>
          <w:rFonts w:ascii="Arial" w:hAnsi="Arial" w:eastAsia="Arial" w:cs="Arial"/>
        </w:rPr>
        <w:t>na un ajuste de inventario que ya fue confirmado y solicita revertirlo. El sistema primero valida que el usuario tenga el rol de Administrador; si no lo tiene, la opción de revertir no está disponible y la operación se bloquea sin modificar el stock. Luego consulta los movimientos originales asociados a ese ajuste en la tabla movimiento_inventario, y verifica en ajuste_inventario que el ajuste efectivamente esté en estado Confirmado y que no haya sido revertido previamente</w:t>
      </w:r>
      <w:r w:rsidRPr="76C52246" w:rsidR="1920E02A">
        <w:rPr>
          <w:rFonts w:ascii="Arial" w:hAnsi="Arial" w:eastAsia="Arial" w:cs="Arial"/>
        </w:rPr>
        <w:t>,</w:t>
      </w:r>
      <w:r w:rsidRPr="76C52246">
        <w:rPr>
          <w:rFonts w:ascii="Arial" w:hAnsi="Arial" w:eastAsia="Arial" w:cs="Arial"/>
        </w:rPr>
        <w:t xml:space="preserve"> si ya fue revertido, el sistema impide una nueva reversión e informa al usuario. Si todo es correcto, se aplica el delta inverso sobre el stock del producto afectado, se inserta un nuevo movimiento de tipo Reversión dejando registro de lo ocurrido, y se marca el ajuste original como Revertido para impedir que se vuelva a revertir. El resultado final es que el stock queda restaurado al valor anterior al ajuste, y el Administrador recibe la confirmación de que la reversión quedó registrada en el historial.</w:t>
      </w:r>
    </w:p>
    <w:p w:rsidR="224E4C38" w:rsidP="5CE3DB99" w:rsidRDefault="224E4C38" w14:paraId="359E1A4C" w14:textId="3C8DB860">
      <w:pPr>
        <w:pStyle w:val="LeyendaFigura"/>
        <w:spacing w:after="240"/>
      </w:pPr>
      <w:r>
        <w:rPr>
          <w:color w:val="0E2841" w:themeColor="text2"/>
        </w:rPr>
        <w:t>Figura 4.8: “Diagrama de secuencia, Revirtiendo ajuste”.</w:t>
      </w:r>
    </w:p>
    <w:p w:rsidR="43DC9974" w:rsidP="76C52246" w:rsidRDefault="43DC9974" w14:paraId="490038DE" w14:textId="74E184F8">
      <w:pPr>
        <w:spacing w:after="240" w:line="240" w:lineRule="auto"/>
        <w:jc w:val="center"/>
      </w:pPr>
      <w:r>
        <w:rPr>
          <w:noProof/>
        </w:rPr>
        <w:drawing>
          <wp:inline distT="0" distB="0" distL="0" distR="0" wp14:anchorId="6EBDF393" wp14:editId="08864515">
            <wp:extent cx="5943600" cy="2905432"/>
            <wp:effectExtent l="0" t="0" r="0" b="0"/>
            <wp:docPr id="13824532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453232" name="Picture 1382453232"/>
                    <pic:cNvPicPr/>
                  </pic:nvPicPr>
                  <pic:blipFill>
                    <a:blip r:embed="rId68">
                      <a:extLst>
                        <a:ext uri="{28A0092B-C50C-407E-A947-70E740481C1C}">
                          <a14:useLocalDpi xmlns:a14="http://schemas.microsoft.com/office/drawing/2010/main"/>
                        </a:ext>
                      </a:extLst>
                    </a:blip>
                    <a:stretch>
                      <a:fillRect/>
                    </a:stretch>
                  </pic:blipFill>
                  <pic:spPr>
                    <a:xfrm>
                      <a:off x="0" y="0"/>
                      <a:ext cx="5943600" cy="2905432"/>
                    </a:xfrm>
                    <a:prstGeom prst="rect">
                      <a:avLst/>
                    </a:prstGeom>
                  </pic:spPr>
                </pic:pic>
              </a:graphicData>
            </a:graphic>
          </wp:inline>
        </w:drawing>
      </w:r>
      <w:r w:rsidRPr="76C52246" w:rsidR="34CA5118">
        <w:rPr>
          <w:rFonts w:ascii="Arial" w:hAnsi="Arial" w:eastAsia="Arial" w:cs="Arial"/>
          <w:i/>
          <w:iCs/>
          <w:sz w:val="18"/>
          <w:szCs w:val="18"/>
        </w:rPr>
        <w:t>Fuente: Elaborado por el equipo de proyecto</w:t>
      </w:r>
    </w:p>
    <w:p w:rsidR="296C739F" w:rsidP="7A13BAAE" w:rsidRDefault="296C739F" w14:paraId="600653CA" w14:textId="0A770666">
      <w:pPr>
        <w:spacing w:after="240" w:line="360" w:lineRule="auto"/>
        <w:jc w:val="both"/>
        <w:rPr>
          <w:rFonts w:ascii="Arial" w:hAnsi="Arial" w:eastAsia="Arial" w:cs="Arial"/>
        </w:rPr>
      </w:pPr>
      <w:r w:rsidRPr="76C52246">
        <w:rPr>
          <w:rFonts w:ascii="Arial" w:hAnsi="Arial" w:eastAsia="Arial" w:cs="Arial"/>
        </w:rPr>
        <w:t>La siguiente Figura 4.9 es el diagrama de secuencia de «Consultando historial de movimientos». Corresponde a CU-68 y UR-47. Un usuario autorizado selecciona un producto y, opcionalmente, un rango de fechas, un SKU o un usuario responsable como filtros, y solicita ver su historial de movimientos de inventario. El ServicioHistorial consulta la tabla movimiento_inventario aplicando los criterios indicados o trayendo todos los movimientos si no se aplica ningún filtro y ordena los resultados desde el más reciente al más antiguo. El resultado, que incluye cada movimiento con su cantidad aplicada y los stocks antes y después, se entrega al usuario para su visualización, la cual es de solo lectura; si ningún movimiento cumple los criterios, el sistema informa que no hay resultados.</w:t>
      </w:r>
    </w:p>
    <w:p w:rsidR="1E07CA17" w:rsidP="5CE3DB99" w:rsidRDefault="1E07CA17" w14:paraId="3C4CD9C4" w14:textId="31775B38">
      <w:pPr>
        <w:pStyle w:val="LeyendaFigura"/>
        <w:spacing w:after="240"/>
      </w:pPr>
      <w:r>
        <w:rPr>
          <w:color w:val="0E2841" w:themeColor="text2"/>
        </w:rPr>
        <w:t>Figura 4.9: “Diagrama de secuencia, Consultando historial de movimientos”.</w:t>
      </w:r>
    </w:p>
    <w:p w:rsidR="296C739F" w:rsidP="76C52246" w:rsidRDefault="296C739F" w14:paraId="2B8852D6" w14:textId="11688AFC">
      <w:pPr>
        <w:spacing w:after="240" w:line="240" w:lineRule="auto"/>
        <w:jc w:val="center"/>
      </w:pPr>
      <w:r>
        <w:rPr>
          <w:noProof/>
        </w:rPr>
        <w:drawing>
          <wp:inline distT="0" distB="0" distL="0" distR="0" wp14:anchorId="28E6698D" wp14:editId="6D125F5A">
            <wp:extent cx="5943600" cy="1981200"/>
            <wp:effectExtent l="0" t="0" r="0" b="0"/>
            <wp:docPr id="1551001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00175" name="Picture 155100175"/>
                    <pic:cNvPicPr/>
                  </pic:nvPicPr>
                  <pic:blipFill>
                    <a:blip r:embed="rId69">
                      <a:extLst>
                        <a:ext uri="{28A0092B-C50C-407E-A947-70E740481C1C}">
                          <a14:useLocalDpi xmlns:a14="http://schemas.microsoft.com/office/drawing/2010/main"/>
                        </a:ext>
                      </a:extLst>
                    </a:blip>
                    <a:stretch>
                      <a:fillRect/>
                    </a:stretch>
                  </pic:blipFill>
                  <pic:spPr>
                    <a:xfrm>
                      <a:off x="0" y="0"/>
                      <a:ext cx="5943600" cy="1981200"/>
                    </a:xfrm>
                    <a:prstGeom prst="rect">
                      <a:avLst/>
                    </a:prstGeom>
                  </pic:spPr>
                </pic:pic>
              </a:graphicData>
            </a:graphic>
          </wp:inline>
        </w:drawing>
      </w:r>
      <w:r w:rsidRPr="76C52246" w:rsidR="7FDE8A14">
        <w:rPr>
          <w:rFonts w:ascii="Arial" w:hAnsi="Arial" w:eastAsia="Arial" w:cs="Arial"/>
          <w:i/>
          <w:iCs/>
          <w:sz w:val="18"/>
          <w:szCs w:val="18"/>
        </w:rPr>
        <w:t>Fuente: Elaborado por el equipo de proyecto</w:t>
      </w:r>
    </w:p>
    <w:p w:rsidR="296C739F" w:rsidP="7A13BAAE" w:rsidRDefault="296C739F" w14:paraId="673A3895" w14:textId="26BCA07E">
      <w:pPr>
        <w:spacing w:after="240" w:line="360" w:lineRule="auto"/>
        <w:jc w:val="both"/>
        <w:rPr>
          <w:rFonts w:ascii="Arial" w:hAnsi="Arial" w:eastAsia="Arial" w:cs="Arial"/>
        </w:rPr>
      </w:pPr>
      <w:r>
        <w:rPr>
          <w:rFonts w:ascii="Arial" w:hAnsi="Arial" w:eastAsia="Arial" w:cs="Arial"/>
        </w:rPr>
        <w:t>La siguiente Figura 4.10 es el diagrama de secuencia de «Consultando stock e historial». Corresponde a CU-69 y UR-56. Cuando el usuario selecciona un producto por SKU o nombre desde el módulo de Inventario, el sistema realiza dos consultas dentro del mismo flujo: primero obtiene el stock actual y la unidad de medida del producto desde la tabla producto, y luego obtiene hasta los diez movimientos vigentes más recientes de ese producto desde movimiento_inventario. Ambos resultados se combinan y se muestran juntos al usuario, dándole una vista completa del estado actual y reciente del producto; si el producto tiene menos de diez movimientos registrados, se muestran todos los disponibles, y si la búsqueda no encuentra el producto el sistema lo indica con un mensaje.</w:t>
      </w:r>
    </w:p>
    <w:p w:rsidR="787E5479" w:rsidP="5CE3DB99" w:rsidRDefault="787E5479" w14:paraId="4795D50A" w14:textId="5C8380FB">
      <w:pPr>
        <w:pStyle w:val="LeyendaFigura"/>
        <w:spacing w:after="240"/>
      </w:pPr>
      <w:r>
        <w:rPr>
          <w:color w:val="0E2841" w:themeColor="text2"/>
        </w:rPr>
        <w:t>Figura 4.10: “Diagrama de secuencia, Consultando stock e historial”.</w:t>
      </w:r>
    </w:p>
    <w:p w:rsidR="1F76D596" w:rsidP="76C52246" w:rsidRDefault="1F76D596" w14:paraId="30888ED4" w14:textId="5E42503E">
      <w:pPr>
        <w:spacing w:after="240" w:line="240" w:lineRule="auto"/>
        <w:jc w:val="center"/>
      </w:pPr>
      <w:r>
        <w:rPr>
          <w:noProof/>
        </w:rPr>
        <w:drawing>
          <wp:inline distT="0" distB="0" distL="0" distR="0" wp14:anchorId="3B4B9CD8" wp14:editId="2B05342E">
            <wp:extent cx="5943600" cy="2216590"/>
            <wp:effectExtent l="0" t="0" r="0" b="0"/>
            <wp:docPr id="8401373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137320" name="Picture 840137320"/>
                    <pic:cNvPicPr/>
                  </pic:nvPicPr>
                  <pic:blipFill>
                    <a:blip r:embed="rId70">
                      <a:extLst>
                        <a:ext uri="{28A0092B-C50C-407E-A947-70E740481C1C}">
                          <a14:useLocalDpi xmlns:a14="http://schemas.microsoft.com/office/drawing/2010/main"/>
                        </a:ext>
                      </a:extLst>
                    </a:blip>
                    <a:stretch>
                      <a:fillRect/>
                    </a:stretch>
                  </pic:blipFill>
                  <pic:spPr>
                    <a:xfrm>
                      <a:off x="0" y="0"/>
                      <a:ext cx="5943600" cy="2216590"/>
                    </a:xfrm>
                    <a:prstGeom prst="rect">
                      <a:avLst/>
                    </a:prstGeom>
                  </pic:spPr>
                </pic:pic>
              </a:graphicData>
            </a:graphic>
          </wp:inline>
        </w:drawing>
      </w:r>
      <w:r w:rsidRPr="76C52246" w:rsidR="6EFC025B">
        <w:rPr>
          <w:rFonts w:ascii="Arial" w:hAnsi="Arial" w:eastAsia="Arial" w:cs="Arial"/>
          <w:i/>
          <w:iCs/>
          <w:sz w:val="18"/>
          <w:szCs w:val="18"/>
        </w:rPr>
        <w:t>Fuente: Elaborado por el equipo de proyecto</w:t>
      </w:r>
    </w:p>
    <w:p w:rsidR="1F76D596" w:rsidP="7A13BAAE" w:rsidRDefault="1F76D596" w14:paraId="1CD015A3" w14:textId="5C2C4D55">
      <w:pPr>
        <w:spacing w:after="240" w:line="360" w:lineRule="auto"/>
        <w:jc w:val="both"/>
      </w:pPr>
      <w:r>
        <w:rPr>
          <w:rFonts w:ascii="Arial" w:hAnsi="Arial" w:eastAsia="Arial" w:cs="Arial"/>
        </w:rPr>
        <w:t>La siguiente Figura 4.11 es el diagrama de secuencia de «Generando reporte de stock». Corresponde a CU-70 y UR-57. El usuario selecciona la opción de generar un reporte de stock. El ServicioReportes consulta la tabla producto trayendo el SKU, el nombre, la unidad de medida y el stock actual de todos los productos que se encuentren en estado Activo, y el reporte resultante se muestra en pantalla con su exportación a Excel habilitada (UR-61); cuando la consulta no arroja resultados, esa exportación permanece deshabilitada.</w:t>
      </w:r>
    </w:p>
    <w:p w:rsidR="28D9DEC9" w:rsidP="5CE3DB99" w:rsidRDefault="28D9DEC9" w14:paraId="02E630AE" w14:textId="561177C8">
      <w:pPr>
        <w:pStyle w:val="LeyendaFigura"/>
        <w:spacing w:after="240"/>
      </w:pPr>
      <w:r>
        <w:rPr>
          <w:color w:val="0E2841" w:themeColor="text2"/>
        </w:rPr>
        <w:t>Figura 4.11: “Diagrama de secuencia, Generando reporte de stock”.</w:t>
      </w:r>
    </w:p>
    <w:p w:rsidR="60C8B8FB" w:rsidP="76C52246" w:rsidRDefault="60C8B8FB" w14:paraId="7A275FCE" w14:textId="0C7749B2">
      <w:pPr>
        <w:spacing w:after="240" w:line="240" w:lineRule="auto"/>
        <w:jc w:val="center"/>
      </w:pPr>
      <w:r>
        <w:rPr>
          <w:noProof/>
        </w:rPr>
        <w:drawing>
          <wp:inline distT="0" distB="0" distL="0" distR="0" wp14:anchorId="334375B9" wp14:editId="200B426E">
            <wp:extent cx="5943600" cy="1981200"/>
            <wp:effectExtent l="0" t="0" r="0" b="0"/>
            <wp:docPr id="16745065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506570" name="Picture 1674506570"/>
                    <pic:cNvPicPr/>
                  </pic:nvPicPr>
                  <pic:blipFill>
                    <a:blip r:embed="rId71">
                      <a:extLst>
                        <a:ext uri="{28A0092B-C50C-407E-A947-70E740481C1C}">
                          <a14:useLocalDpi xmlns:a14="http://schemas.microsoft.com/office/drawing/2010/main"/>
                        </a:ext>
                      </a:extLst>
                    </a:blip>
                    <a:stretch>
                      <a:fillRect/>
                    </a:stretch>
                  </pic:blipFill>
                  <pic:spPr>
                    <a:xfrm>
                      <a:off x="0" y="0"/>
                      <a:ext cx="5943600" cy="1981200"/>
                    </a:xfrm>
                    <a:prstGeom prst="rect">
                      <a:avLst/>
                    </a:prstGeom>
                  </pic:spPr>
                </pic:pic>
              </a:graphicData>
            </a:graphic>
          </wp:inline>
        </w:drawing>
      </w:r>
      <w:r w:rsidRPr="76C52246" w:rsidR="605AA305">
        <w:rPr>
          <w:rFonts w:ascii="Arial" w:hAnsi="Arial" w:eastAsia="Arial" w:cs="Arial"/>
          <w:i/>
          <w:iCs/>
          <w:sz w:val="18"/>
          <w:szCs w:val="18"/>
        </w:rPr>
        <w:t>Fuente: Elaborado por el equipo de proyecto</w:t>
      </w:r>
    </w:p>
    <w:p w:rsidR="60C8B8FB" w:rsidP="7A13BAAE" w:rsidRDefault="60C8B8FB" w14:paraId="1CD4A0D8" w14:textId="475D1217">
      <w:pPr>
        <w:spacing w:after="240" w:line="360" w:lineRule="auto"/>
        <w:jc w:val="both"/>
        <w:rPr>
          <w:rFonts w:ascii="Arial" w:hAnsi="Arial" w:eastAsia="Arial" w:cs="Arial"/>
        </w:rPr>
      </w:pPr>
      <w:r>
        <w:rPr>
          <w:rFonts w:ascii="Arial" w:hAnsi="Arial" w:eastAsia="Arial" w:cs="Arial"/>
        </w:rPr>
        <w:t>La siguiente Figura 4.12 es el diagrama de secuencia de «Reportando equivalencias faltantes». Corresponde a CU-71 y UR-58. Este reporte identifica qué proveedores no tienen una equivalencia de SKU registrada en el sistema. Para esto se cruza la tabla proveedor con la tabla equivalencia, buscando los proveedores cuyo código interno no tiene ninguna fila que lo relacione con un SKU propio, de manera que el administrador pueda detectar y, navegando directamente al módulo de equivalencias según sus permisos, completar esas equivalencias faltantes; si el cruce no arroja resultados, la exportación a Excel permanece deshabilitada.</w:t>
      </w:r>
    </w:p>
    <w:p w:rsidR="3B211013" w:rsidP="5CE3DB99" w:rsidRDefault="3B211013" w14:paraId="57FD198C" w14:textId="5C97DF01">
      <w:pPr>
        <w:pStyle w:val="LeyendaFigura"/>
        <w:spacing w:after="240"/>
      </w:pPr>
      <w:r>
        <w:rPr>
          <w:color w:val="0E2841" w:themeColor="text2"/>
        </w:rPr>
        <w:t>Figura 4.12: “Diagrama de secuencia, Reportando equivalencia faltantes”.</w:t>
      </w:r>
    </w:p>
    <w:p w:rsidR="60C8B8FB" w:rsidP="76C52246" w:rsidRDefault="60C8B8FB" w14:paraId="4351020B" w14:textId="5580B22A">
      <w:pPr>
        <w:spacing w:after="240" w:line="240" w:lineRule="auto"/>
        <w:jc w:val="center"/>
      </w:pPr>
      <w:r>
        <w:rPr>
          <w:noProof/>
        </w:rPr>
        <w:drawing>
          <wp:inline distT="0" distB="0" distL="0" distR="0" wp14:anchorId="1C162593" wp14:editId="6B07253A">
            <wp:extent cx="5943600" cy="1981200"/>
            <wp:effectExtent l="0" t="0" r="0" b="0"/>
            <wp:docPr id="14215116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511653" name="Picture 1421511653"/>
                    <pic:cNvPicPr/>
                  </pic:nvPicPr>
                  <pic:blipFill>
                    <a:blip r:embed="rId72">
                      <a:extLst>
                        <a:ext uri="{28A0092B-C50C-407E-A947-70E740481C1C}">
                          <a14:useLocalDpi xmlns:a14="http://schemas.microsoft.com/office/drawing/2010/main"/>
                        </a:ext>
                      </a:extLst>
                    </a:blip>
                    <a:stretch>
                      <a:fillRect/>
                    </a:stretch>
                  </pic:blipFill>
                  <pic:spPr>
                    <a:xfrm>
                      <a:off x="0" y="0"/>
                      <a:ext cx="5943600" cy="1981200"/>
                    </a:xfrm>
                    <a:prstGeom prst="rect">
                      <a:avLst/>
                    </a:prstGeom>
                  </pic:spPr>
                </pic:pic>
              </a:graphicData>
            </a:graphic>
          </wp:inline>
        </w:drawing>
      </w:r>
      <w:r w:rsidRPr="76C52246" w:rsidR="27E433FF">
        <w:rPr>
          <w:rFonts w:ascii="Arial" w:hAnsi="Arial" w:eastAsia="Arial" w:cs="Arial"/>
          <w:i/>
          <w:iCs/>
          <w:sz w:val="18"/>
          <w:szCs w:val="18"/>
        </w:rPr>
        <w:t>Fuente: Elaborado por el equipo de proyecto</w:t>
      </w:r>
    </w:p>
    <w:p w:rsidR="60C8B8FB" w:rsidP="7A13BAAE" w:rsidRDefault="60C8B8FB" w14:paraId="229BB211" w14:textId="13A48C68">
      <w:pPr>
        <w:spacing w:after="240" w:line="360" w:lineRule="auto"/>
        <w:jc w:val="both"/>
      </w:pPr>
      <w:r>
        <w:rPr>
          <w:rFonts w:ascii="Arial" w:hAnsi="Arial" w:eastAsia="Arial" w:cs="Arial"/>
        </w:rPr>
        <w:t>La siguiente Figura 4.13 es el diagrama de secuencia de «Generando reporte de facturas». Corresponde a CU-72 y UR-59. El usuario define un estado, un rango de fechas o ambos como filtros, y el sistema consulta la tabla factura trayendo el número de factura, el proveedor asociado, la fecha de emisión y el estado de cada una que cumpla esas condiciones, calculando además al momento de generar el reporte la cantidad de ítems observados de cada factura. El resultado se presenta como un reporte en pantalla; si no arroja resultados, la exportación a Excel permanece deshabilitada.</w:t>
      </w:r>
    </w:p>
    <w:p w:rsidR="33DE679D" w:rsidP="5CE3DB99" w:rsidRDefault="33DE679D" w14:paraId="51B5BD13" w14:textId="53EB7DBA">
      <w:pPr>
        <w:pStyle w:val="LeyendaFigura"/>
        <w:spacing w:after="240"/>
      </w:pPr>
      <w:r>
        <w:rPr>
          <w:color w:val="0E2841" w:themeColor="text2"/>
        </w:rPr>
        <w:t>Figura 4.13: “Diagrama de secuencia, Generando reporte de facturas”.</w:t>
      </w:r>
    </w:p>
    <w:p w:rsidR="60C8B8FB" w:rsidP="76C52246" w:rsidRDefault="60C8B8FB" w14:paraId="43AEEB2E" w14:textId="10EB50D0">
      <w:pPr>
        <w:spacing w:after="240" w:line="240" w:lineRule="auto"/>
        <w:jc w:val="center"/>
      </w:pPr>
      <w:r>
        <w:rPr>
          <w:noProof/>
        </w:rPr>
        <w:drawing>
          <wp:inline distT="0" distB="0" distL="0" distR="0" wp14:anchorId="68304636" wp14:editId="16DB3F4B">
            <wp:extent cx="5943600" cy="1981200"/>
            <wp:effectExtent l="0" t="0" r="0" b="0"/>
            <wp:docPr id="40701810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018109" name="Picture 407018109"/>
                    <pic:cNvPicPr/>
                  </pic:nvPicPr>
                  <pic:blipFill>
                    <a:blip r:embed="rId73">
                      <a:extLst>
                        <a:ext uri="{28A0092B-C50C-407E-A947-70E740481C1C}">
                          <a14:useLocalDpi xmlns:a14="http://schemas.microsoft.com/office/drawing/2010/main"/>
                        </a:ext>
                      </a:extLst>
                    </a:blip>
                    <a:stretch>
                      <a:fillRect/>
                    </a:stretch>
                  </pic:blipFill>
                  <pic:spPr>
                    <a:xfrm>
                      <a:off x="0" y="0"/>
                      <a:ext cx="5943600" cy="1981200"/>
                    </a:xfrm>
                    <a:prstGeom prst="rect">
                      <a:avLst/>
                    </a:prstGeom>
                  </pic:spPr>
                </pic:pic>
              </a:graphicData>
            </a:graphic>
          </wp:inline>
        </w:drawing>
      </w:r>
      <w:r w:rsidRPr="76C52246" w:rsidR="76D6367C">
        <w:rPr>
          <w:rFonts w:ascii="Arial" w:hAnsi="Arial" w:eastAsia="Arial" w:cs="Arial"/>
          <w:i/>
          <w:iCs/>
          <w:sz w:val="18"/>
          <w:szCs w:val="18"/>
        </w:rPr>
        <w:t>Fuente: Elaborado por el equipo de proyecto</w:t>
      </w:r>
    </w:p>
    <w:p w:rsidR="60C8B8FB" w:rsidP="7A13BAAE" w:rsidRDefault="60C8B8FB" w14:paraId="0DE56526" w14:textId="02424478">
      <w:pPr>
        <w:spacing w:after="240" w:line="360" w:lineRule="auto"/>
        <w:jc w:val="both"/>
      </w:pPr>
      <w:r>
        <w:rPr>
          <w:rFonts w:ascii="Arial" w:hAnsi="Arial" w:eastAsia="Arial" w:cs="Arial"/>
        </w:rPr>
        <w:t>La siguiente Figura 4.14 es el diagrama de secuencia de «Generando reporte de movimientos». Corresponde a CU-73 y UR-60. El usuario debe ingresar un rango de fechas, que es obligatorio: sin él, el sistema no genera el reporte. Con el rango definido, el sistema consulta la tabla movimiento_inventario, trayendo la fecha y hora, el tipo de movimiento, el SKU afectado, la cantidad aplicada y el usuario responsable de cada movimiento ocurrido dentro de ese rango, incluyendo compras, ventas, ajustes y reversiones, mostrando el resultado como reporte; si este queda vacío, la exportación a Excel permanece deshabilitada.</w:t>
      </w:r>
    </w:p>
    <w:p w:rsidR="73F71319" w:rsidP="5CE3DB99" w:rsidRDefault="73F71319" w14:paraId="5D7318D4" w14:textId="1D11C2AC">
      <w:pPr>
        <w:pStyle w:val="LeyendaFigura"/>
        <w:spacing w:after="240"/>
      </w:pPr>
      <w:r>
        <w:rPr>
          <w:color w:val="0E2841" w:themeColor="text2"/>
        </w:rPr>
        <w:t>Figura 4.14: “Diagrama de secuencia, Generando reporte de mivimientos”.</w:t>
      </w:r>
    </w:p>
    <w:p w:rsidR="60C8B8FB" w:rsidP="76C52246" w:rsidRDefault="60C8B8FB" w14:paraId="43E59367" w14:textId="3B12F12F">
      <w:pPr>
        <w:spacing w:after="240" w:line="240" w:lineRule="auto"/>
        <w:jc w:val="center"/>
      </w:pPr>
      <w:r>
        <w:rPr>
          <w:noProof/>
        </w:rPr>
        <w:drawing>
          <wp:inline distT="0" distB="0" distL="0" distR="0" wp14:anchorId="07E80EC4" wp14:editId="6CEDD781">
            <wp:extent cx="5943600" cy="1981200"/>
            <wp:effectExtent l="0" t="0" r="0" b="0"/>
            <wp:docPr id="9719045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904503" name="Picture 971904503"/>
                    <pic:cNvPicPr/>
                  </pic:nvPicPr>
                  <pic:blipFill>
                    <a:blip r:embed="rId74">
                      <a:extLst>
                        <a:ext uri="{28A0092B-C50C-407E-A947-70E740481C1C}">
                          <a14:useLocalDpi xmlns:a14="http://schemas.microsoft.com/office/drawing/2010/main"/>
                        </a:ext>
                      </a:extLst>
                    </a:blip>
                    <a:stretch>
                      <a:fillRect/>
                    </a:stretch>
                  </pic:blipFill>
                  <pic:spPr>
                    <a:xfrm>
                      <a:off x="0" y="0"/>
                      <a:ext cx="5943600" cy="1981200"/>
                    </a:xfrm>
                    <a:prstGeom prst="rect">
                      <a:avLst/>
                    </a:prstGeom>
                  </pic:spPr>
                </pic:pic>
              </a:graphicData>
            </a:graphic>
          </wp:inline>
        </w:drawing>
      </w:r>
      <w:r w:rsidRPr="76C52246" w:rsidR="2B9A704D">
        <w:rPr>
          <w:rFonts w:ascii="Arial" w:hAnsi="Arial" w:eastAsia="Arial" w:cs="Arial"/>
          <w:i/>
          <w:iCs/>
          <w:sz w:val="18"/>
          <w:szCs w:val="18"/>
        </w:rPr>
        <w:t>Fuente: Elaborado por el equipo de proyecto</w:t>
      </w:r>
    </w:p>
    <w:p w:rsidR="60C8B8FB" w:rsidP="7A13BAAE" w:rsidRDefault="60C8B8FB" w14:paraId="1890F15F" w14:textId="6624765D">
      <w:pPr>
        <w:spacing w:after="240" w:line="360" w:lineRule="auto"/>
        <w:jc w:val="both"/>
      </w:pPr>
      <w:r>
        <w:rPr>
          <w:rFonts w:ascii="Arial" w:hAnsi="Arial" w:eastAsia="Arial" w:cs="Arial"/>
        </w:rPr>
        <w:t>La siguiente Figura 4.15 es el diagrama de secuencia de «Exportando reportes a Excel». Corresponde a CU-74 y UR-61. Una vez que el usuario tiene un reporte visible en pantalla generado por UR-57 a UR-60, puede solicitar exportarlo a Excel. El sistema verifica primero que el reporte tenga resultados: si no los tiene, el botón de exportación permanece deshabilitado. Cuando sí los tiene, el componente ExportadorReportes genera el archivo xlsx con los datos exactos del reporte actual, respetando los filtros aplicados; el sistema registra la operación en la tabla log_archivo a través del ServicioAuditoria, y finalmente entrega el archivo exportado al usuario. Si ocurre un error al generar el archivo, el sistema lo informa y esa operación fallida también queda registrada en la bitácora.</w:t>
      </w:r>
    </w:p>
    <w:p w:rsidR="20B52FAE" w:rsidP="5CE3DB99" w:rsidRDefault="20B52FAE" w14:paraId="7DE796D4" w14:textId="76611E0A">
      <w:pPr>
        <w:pStyle w:val="LeyendaFigura"/>
        <w:spacing w:after="240"/>
      </w:pPr>
      <w:r>
        <w:rPr>
          <w:color w:val="0E2841" w:themeColor="text2"/>
        </w:rPr>
        <w:t>Figura 4.15: “Diagrama de secuencia, Exportando reportes a Excel”.</w:t>
      </w:r>
    </w:p>
    <w:p w:rsidR="60C8B8FB" w:rsidP="76C52246" w:rsidRDefault="60C8B8FB" w14:paraId="0FABD891" w14:textId="42B56693">
      <w:pPr>
        <w:spacing w:after="240" w:line="240" w:lineRule="auto"/>
        <w:jc w:val="center"/>
      </w:pPr>
      <w:r>
        <w:rPr>
          <w:noProof/>
        </w:rPr>
        <w:drawing>
          <wp:inline distT="0" distB="0" distL="0" distR="0" wp14:anchorId="5171A342" wp14:editId="69884AB3">
            <wp:extent cx="5943600" cy="1891906"/>
            <wp:effectExtent l="0" t="0" r="0" b="0"/>
            <wp:docPr id="18938692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869281" name="Picture 1893869281"/>
                    <pic:cNvPicPr/>
                  </pic:nvPicPr>
                  <pic:blipFill>
                    <a:blip r:embed="rId75">
                      <a:extLst>
                        <a:ext uri="{28A0092B-C50C-407E-A947-70E740481C1C}">
                          <a14:useLocalDpi xmlns:a14="http://schemas.microsoft.com/office/drawing/2010/main"/>
                        </a:ext>
                      </a:extLst>
                    </a:blip>
                    <a:stretch>
                      <a:fillRect/>
                    </a:stretch>
                  </pic:blipFill>
                  <pic:spPr>
                    <a:xfrm>
                      <a:off x="0" y="0"/>
                      <a:ext cx="5943600" cy="1891906"/>
                    </a:xfrm>
                    <a:prstGeom prst="rect">
                      <a:avLst/>
                    </a:prstGeom>
                  </pic:spPr>
                </pic:pic>
              </a:graphicData>
            </a:graphic>
          </wp:inline>
        </w:drawing>
      </w:r>
      <w:r w:rsidRPr="76C52246" w:rsidR="1999EB6B">
        <w:rPr>
          <w:rFonts w:ascii="Arial" w:hAnsi="Arial" w:eastAsia="Arial" w:cs="Arial"/>
          <w:i/>
          <w:iCs/>
          <w:sz w:val="18"/>
          <w:szCs w:val="18"/>
        </w:rPr>
        <w:t>Fuente: Elaborado por el equipo de proyecto</w:t>
      </w:r>
    </w:p>
    <w:p w:rsidR="60C8B8FB" w:rsidP="7A13BAAE" w:rsidRDefault="60C8B8FB" w14:paraId="7DE77B9D" w14:textId="5D172FDE">
      <w:pPr>
        <w:spacing w:after="240" w:line="360" w:lineRule="auto"/>
        <w:jc w:val="both"/>
      </w:pPr>
      <w:r>
        <w:rPr>
          <w:rFonts w:ascii="Arial" w:hAnsi="Arial" w:eastAsia="Arial" w:cs="Arial"/>
        </w:rPr>
        <w:t>La siguiente Figura 4.16 es el diagrama de secuencia de «Iniciando venta». Corresponde a CU-75 y UR-64, y pertenece al módulo de Ventas y Cajero. El Cajero solicita iniciar una nueva venta. Antes de crear la venta, el sistema cancela automáticamente cualquier venta previa que haya quedado en estado En curso y abandonada por el mismo usuario, actualizando su estado a Cancelada. Luego se inserta una nueva fila en la tabla venta con la fecha de inicio y el estado En curso, y se muestra al Cajero una venta recién creada y vacía, lista para comenzar a agregar productos (UR-65); la especificación no define flujos alternativos para este paso, y mientras la venta no se confirme (UR-69) el stock de los productos no se modifica.</w:t>
      </w:r>
    </w:p>
    <w:p w:rsidR="1F0AAE1F" w:rsidP="5CE3DB99" w:rsidRDefault="1F0AAE1F" w14:paraId="0F98C9BF" w14:textId="77E19152">
      <w:pPr>
        <w:pStyle w:val="LeyendaFigura"/>
        <w:spacing w:after="240"/>
      </w:pPr>
      <w:r>
        <w:rPr>
          <w:color w:val="0E2841" w:themeColor="text2"/>
        </w:rPr>
        <w:t>Figura 4.16: “Diagrama de secuencia, Iniciando venta”.</w:t>
      </w:r>
    </w:p>
    <w:p w:rsidR="60C8B8FB" w:rsidP="76C52246" w:rsidRDefault="60C8B8FB" w14:paraId="7130D014" w14:textId="47C82B6D">
      <w:pPr>
        <w:spacing w:after="240" w:line="240" w:lineRule="auto"/>
        <w:jc w:val="center"/>
      </w:pPr>
      <w:r>
        <w:rPr>
          <w:noProof/>
        </w:rPr>
        <w:drawing>
          <wp:inline distT="0" distB="0" distL="0" distR="0" wp14:anchorId="5A03D54C" wp14:editId="59E453EF">
            <wp:extent cx="5943600" cy="2527041"/>
            <wp:effectExtent l="0" t="0" r="0" b="0"/>
            <wp:docPr id="3067457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745741" name="Picture 306745741"/>
                    <pic:cNvPicPr/>
                  </pic:nvPicPr>
                  <pic:blipFill>
                    <a:blip r:embed="rId76">
                      <a:extLst>
                        <a:ext uri="{28A0092B-C50C-407E-A947-70E740481C1C}">
                          <a14:useLocalDpi xmlns:a14="http://schemas.microsoft.com/office/drawing/2010/main"/>
                        </a:ext>
                      </a:extLst>
                    </a:blip>
                    <a:stretch>
                      <a:fillRect/>
                    </a:stretch>
                  </pic:blipFill>
                  <pic:spPr>
                    <a:xfrm>
                      <a:off x="0" y="0"/>
                      <a:ext cx="5943600" cy="2527041"/>
                    </a:xfrm>
                    <a:prstGeom prst="rect">
                      <a:avLst/>
                    </a:prstGeom>
                  </pic:spPr>
                </pic:pic>
              </a:graphicData>
            </a:graphic>
          </wp:inline>
        </w:drawing>
      </w:r>
      <w:r w:rsidRPr="76C52246" w:rsidR="1D82E261">
        <w:rPr>
          <w:rFonts w:ascii="Arial" w:hAnsi="Arial" w:eastAsia="Arial" w:cs="Arial"/>
          <w:i/>
          <w:iCs/>
          <w:sz w:val="18"/>
          <w:szCs w:val="18"/>
        </w:rPr>
        <w:t>Fuente: Elaborado por el equipo de proyecto</w:t>
      </w:r>
    </w:p>
    <w:p w:rsidR="60C8B8FB" w:rsidP="7A13BAAE" w:rsidRDefault="60C8B8FB" w14:paraId="76936A1B" w14:textId="5E5155C0">
      <w:pPr>
        <w:spacing w:after="240" w:line="360" w:lineRule="auto"/>
        <w:jc w:val="both"/>
        <w:rPr>
          <w:rFonts w:ascii="Arial" w:hAnsi="Arial" w:eastAsia="Arial" w:cs="Arial"/>
        </w:rPr>
      </w:pPr>
      <w:r>
        <w:rPr>
          <w:rFonts w:ascii="Arial" w:hAnsi="Arial" w:eastAsia="Arial" w:cs="Arial"/>
        </w:rPr>
        <w:t>La siguiente Figura 4.17 es el diagrama de secuencia de «Agregando productos a la venta». Corresponde a CU-76 y UR-65. El Cajero lee el código de barras o ingresa manualmente el SKU de un producto para agregarlo a la venta en curso. El sistema valida que el producto exista y esté activo, obteniendo su precio de venta desde la tabla producto; si el producto no existe, muestra el mensaje "Producto no encontrado", y si existe pero está inactivo, no permite incorporarlo a la venta. Con el precio vigente y la cantidad indicada se calcula el subtotal del ítem, y se inserta una nueva fila en la tabla item_venta con el SKU, la cantidad, el precio unitario de venta y el subtotal. Finalmente se muestra al Cajero el producto recién incorporado a la venta.</w:t>
      </w:r>
    </w:p>
    <w:p w:rsidR="4DF790FE" w:rsidP="5CE3DB99" w:rsidRDefault="4DF790FE" w14:paraId="1485AC2B" w14:textId="0BAF0AC4">
      <w:pPr>
        <w:pStyle w:val="LeyendaFigura"/>
        <w:spacing w:after="240"/>
      </w:pPr>
      <w:r>
        <w:rPr>
          <w:color w:val="0E2841" w:themeColor="text2"/>
        </w:rPr>
        <w:t>Figura 4.17: “Diagrama de secuencia, Agregando producto a la venta”.</w:t>
      </w:r>
    </w:p>
    <w:p w:rsidR="60C8B8FB" w:rsidP="76C52246" w:rsidRDefault="60C8B8FB" w14:paraId="5087B21E" w14:textId="7261971C">
      <w:pPr>
        <w:spacing w:after="240" w:line="240" w:lineRule="auto"/>
        <w:jc w:val="center"/>
      </w:pPr>
      <w:r>
        <w:rPr>
          <w:noProof/>
        </w:rPr>
        <w:drawing>
          <wp:inline distT="0" distB="0" distL="0" distR="0" wp14:anchorId="74D6175B" wp14:editId="294C5856">
            <wp:extent cx="5943600" cy="2147254"/>
            <wp:effectExtent l="0" t="0" r="0" b="0"/>
            <wp:docPr id="1324432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43267" name="Picture 132443267"/>
                    <pic:cNvPicPr/>
                  </pic:nvPicPr>
                  <pic:blipFill>
                    <a:blip r:embed="rId77">
                      <a:extLst>
                        <a:ext uri="{28A0092B-C50C-407E-A947-70E740481C1C}">
                          <a14:useLocalDpi xmlns:a14="http://schemas.microsoft.com/office/drawing/2010/main"/>
                        </a:ext>
                      </a:extLst>
                    </a:blip>
                    <a:stretch>
                      <a:fillRect/>
                    </a:stretch>
                  </pic:blipFill>
                  <pic:spPr>
                    <a:xfrm>
                      <a:off x="0" y="0"/>
                      <a:ext cx="5943600" cy="2147254"/>
                    </a:xfrm>
                    <a:prstGeom prst="rect">
                      <a:avLst/>
                    </a:prstGeom>
                  </pic:spPr>
                </pic:pic>
              </a:graphicData>
            </a:graphic>
          </wp:inline>
        </w:drawing>
      </w:r>
      <w:r w:rsidRPr="76C52246" w:rsidR="23CF0C58">
        <w:rPr>
          <w:rFonts w:ascii="Arial" w:hAnsi="Arial" w:eastAsia="Arial" w:cs="Arial"/>
          <w:i/>
          <w:iCs/>
          <w:sz w:val="18"/>
          <w:szCs w:val="18"/>
        </w:rPr>
        <w:t>Fuente: Elaborado por el equipo de proyecto</w:t>
      </w:r>
    </w:p>
    <w:p w:rsidR="55A9D6AE" w:rsidP="7A13BAAE" w:rsidRDefault="55A9D6AE" w14:paraId="5775568A" w14:textId="0E1572E6">
      <w:pPr>
        <w:spacing w:after="240" w:line="360" w:lineRule="auto"/>
        <w:jc w:val="both"/>
        <w:rPr>
          <w:rFonts w:ascii="Arial" w:hAnsi="Arial" w:eastAsia="Arial" w:cs="Arial"/>
        </w:rPr>
      </w:pPr>
      <w:r>
        <w:rPr>
          <w:rFonts w:ascii="Arial" w:hAnsi="Arial" w:eastAsia="Arial" w:cs="Arial"/>
        </w:rPr>
        <w:t>La siguiente Figura 4.18 es el diagrama de secuencia de «Validando stock disponible». Corresponde a CU-77 y UR-66. Cada vez que se va a incorporar o confirmar un producto dentro de la venta, el sistema valida que exista stock suficiente. Para eso consulta el stock actual del producto en la tabla producto y lo compara contra la cantidad solicitada por el Cajero. Si el stock es suficiente, se permite continuar con la operación; si no lo es, el sistema impide la operación y muestra el mensaje "Stock insuficiente. Disponible: X unidades.", indicando cuántas unidades quedan realmente disponibles.</w:t>
      </w:r>
    </w:p>
    <w:p w:rsidR="10965319" w:rsidP="5CE3DB99" w:rsidRDefault="10965319" w14:paraId="0728882D" w14:textId="5D976A19">
      <w:pPr>
        <w:pStyle w:val="LeyendaFigura"/>
        <w:spacing w:after="240"/>
      </w:pPr>
      <w:r>
        <w:rPr>
          <w:color w:val="0E2841" w:themeColor="text2"/>
        </w:rPr>
        <w:t>Figura 4.18: “Diagrama de secuencia, Validando stock disponible”.</w:t>
      </w:r>
    </w:p>
    <w:p w:rsidR="55A9D6AE" w:rsidP="76C52246" w:rsidRDefault="55A9D6AE" w14:paraId="70469B6F" w14:textId="5D7ADA82">
      <w:pPr>
        <w:spacing w:after="240" w:line="240" w:lineRule="auto"/>
        <w:jc w:val="center"/>
      </w:pPr>
      <w:r>
        <w:rPr>
          <w:noProof/>
        </w:rPr>
        <w:drawing>
          <wp:inline distT="0" distB="0" distL="0" distR="0" wp14:anchorId="2842480A" wp14:editId="0DFDE6FA">
            <wp:extent cx="5943600" cy="2094143"/>
            <wp:effectExtent l="0" t="0" r="0" b="0"/>
            <wp:docPr id="14917201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720110" name="Picture 1491720110"/>
                    <pic:cNvPicPr/>
                  </pic:nvPicPr>
                  <pic:blipFill>
                    <a:blip r:embed="rId78">
                      <a:extLst>
                        <a:ext uri="{28A0092B-C50C-407E-A947-70E740481C1C}">
                          <a14:useLocalDpi xmlns:a14="http://schemas.microsoft.com/office/drawing/2010/main"/>
                        </a:ext>
                      </a:extLst>
                    </a:blip>
                    <a:stretch>
                      <a:fillRect/>
                    </a:stretch>
                  </pic:blipFill>
                  <pic:spPr>
                    <a:xfrm>
                      <a:off x="0" y="0"/>
                      <a:ext cx="5943600" cy="2094143"/>
                    </a:xfrm>
                    <a:prstGeom prst="rect">
                      <a:avLst/>
                    </a:prstGeom>
                  </pic:spPr>
                </pic:pic>
              </a:graphicData>
            </a:graphic>
          </wp:inline>
        </w:drawing>
      </w:r>
      <w:r w:rsidRPr="76C52246" w:rsidR="1E1C8174">
        <w:rPr>
          <w:rFonts w:ascii="Arial" w:hAnsi="Arial" w:eastAsia="Arial" w:cs="Arial"/>
          <w:i/>
          <w:iCs/>
          <w:sz w:val="18"/>
          <w:szCs w:val="18"/>
        </w:rPr>
        <w:t>Fuente: Elaborado por el equipo de proyecto</w:t>
      </w:r>
    </w:p>
    <w:p w:rsidR="55A9D6AE" w:rsidP="7A13BAAE" w:rsidRDefault="55A9D6AE" w14:paraId="604A4587" w14:textId="7CAFA4E2">
      <w:pPr>
        <w:spacing w:after="240" w:line="360" w:lineRule="auto"/>
        <w:jc w:val="both"/>
        <w:rPr>
          <w:rFonts w:ascii="Arial" w:hAnsi="Arial" w:eastAsia="Arial" w:cs="Arial"/>
        </w:rPr>
      </w:pPr>
      <w:r>
        <w:rPr>
          <w:rFonts w:ascii="Arial" w:hAnsi="Arial" w:eastAsia="Arial" w:cs="Arial"/>
        </w:rPr>
        <w:t>La siguiente Figura 4.19 es el diagrama de secuencia de «Calculando total de venta». Corresponde a CU-78 y UR-67. Cada vez que se agrega, modifica o elimina un ítem dentro de la venta, el sistema recalcula el total: obtiene todos los subtotales registrados en la tabla item_venta para esa venta, los suma, y actualiza el campo monto_total en la tabla venta con el nuevo total. El Cajero ve reflejado el total actualizado inmediatamente después de cada cambio, antes de proceder al registro del pago (UR-68).</w:t>
      </w:r>
    </w:p>
    <w:p w:rsidR="08177023" w:rsidP="5CE3DB99" w:rsidRDefault="08177023" w14:paraId="5CAB854A" w14:textId="3AAA6086">
      <w:pPr>
        <w:pStyle w:val="LeyendaFigura"/>
        <w:spacing w:after="240"/>
      </w:pPr>
      <w:r>
        <w:rPr>
          <w:color w:val="0E2841" w:themeColor="text2"/>
        </w:rPr>
        <w:t>Figura 4.19: “Diagrama de secuencia, Calculando total de venta”.</w:t>
      </w:r>
    </w:p>
    <w:p w:rsidR="55A9D6AE" w:rsidP="76C52246" w:rsidRDefault="55A9D6AE" w14:paraId="780FC742" w14:textId="76A2D131">
      <w:pPr>
        <w:spacing w:after="240" w:line="240" w:lineRule="auto"/>
        <w:jc w:val="center"/>
      </w:pPr>
      <w:r>
        <w:rPr>
          <w:noProof/>
        </w:rPr>
        <w:drawing>
          <wp:inline distT="0" distB="0" distL="0" distR="0" wp14:anchorId="3FB84BEC" wp14:editId="7F6073E3">
            <wp:extent cx="5943600" cy="2147254"/>
            <wp:effectExtent l="0" t="0" r="0" b="0"/>
            <wp:docPr id="16178021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802150" name="Picture 1617802150"/>
                    <pic:cNvPicPr/>
                  </pic:nvPicPr>
                  <pic:blipFill>
                    <a:blip r:embed="rId79">
                      <a:extLst>
                        <a:ext uri="{28A0092B-C50C-407E-A947-70E740481C1C}">
                          <a14:useLocalDpi xmlns:a14="http://schemas.microsoft.com/office/drawing/2010/main"/>
                        </a:ext>
                      </a:extLst>
                    </a:blip>
                    <a:stretch>
                      <a:fillRect/>
                    </a:stretch>
                  </pic:blipFill>
                  <pic:spPr>
                    <a:xfrm>
                      <a:off x="0" y="0"/>
                      <a:ext cx="5943600" cy="2147254"/>
                    </a:xfrm>
                    <a:prstGeom prst="rect">
                      <a:avLst/>
                    </a:prstGeom>
                  </pic:spPr>
                </pic:pic>
              </a:graphicData>
            </a:graphic>
          </wp:inline>
        </w:drawing>
      </w:r>
      <w:r w:rsidRPr="76C52246" w:rsidR="72F02441">
        <w:rPr>
          <w:rFonts w:ascii="Arial" w:hAnsi="Arial" w:eastAsia="Arial" w:cs="Arial"/>
          <w:i/>
          <w:iCs/>
          <w:sz w:val="18"/>
          <w:szCs w:val="18"/>
        </w:rPr>
        <w:t>Fuente: Elaborado por el equipo de proyecto</w:t>
      </w:r>
    </w:p>
    <w:p w:rsidR="55A9D6AE" w:rsidP="7A13BAAE" w:rsidRDefault="55A9D6AE" w14:paraId="7BBDA399" w14:textId="3EC939BB">
      <w:pPr>
        <w:spacing w:after="240" w:line="360" w:lineRule="auto"/>
        <w:jc w:val="both"/>
      </w:pPr>
      <w:r>
        <w:rPr>
          <w:rFonts w:ascii="Arial" w:hAnsi="Arial" w:eastAsia="Arial" w:cs="Arial"/>
        </w:rPr>
        <w:t>La siguiente Figura 4.20 es el diagrama de secuencia de «Registrando pago de venta». Corresponde a CU-79 y UR-68. El Cajero indica uno o más medios de pago junto con los montos recibidos, permitiendo pagos mixtos. El sistema valida que la suma de los pagos cubra el monto total de la venta; si el monto recibido en efectivo es inferior al total, el sistema impide continuar y muestra el mensaje "Monto insuficiente". Cuando el pago en efectivo supera el total, el sistema calcula el vuelto correspondiente. Cada pago se inserta como una fila independiente en la tabla pago_venta, y la tabla venta se actualiza con el medio de pago, el monto recibido y el vuelto. El Cajero recibe la confirmación del pago junto con el vuelto a entregar, si corresponde.</w:t>
      </w:r>
    </w:p>
    <w:p w:rsidR="0A1BAE70" w:rsidP="5CE3DB99" w:rsidRDefault="0A1BAE70" w14:paraId="514AB97D" w14:textId="1433C206">
      <w:pPr>
        <w:pStyle w:val="LeyendaFigura"/>
        <w:spacing w:after="240"/>
      </w:pPr>
      <w:r>
        <w:rPr>
          <w:color w:val="0E2841" w:themeColor="text2"/>
        </w:rPr>
        <w:t>Figura 4.20: “Diagrama de secuencia, Registrando pago de venta”.</w:t>
      </w:r>
    </w:p>
    <w:p w:rsidR="55A9D6AE" w:rsidP="76C52246" w:rsidRDefault="55A9D6AE" w14:paraId="537F48EA" w14:textId="7E18A21F">
      <w:pPr>
        <w:spacing w:after="240" w:line="240" w:lineRule="auto"/>
        <w:jc w:val="center"/>
      </w:pPr>
      <w:r>
        <w:rPr>
          <w:noProof/>
        </w:rPr>
        <w:drawing>
          <wp:inline distT="0" distB="0" distL="0" distR="0" wp14:anchorId="1ECF7D4D" wp14:editId="67C43E11">
            <wp:extent cx="5943600" cy="2147254"/>
            <wp:effectExtent l="0" t="0" r="0" b="0"/>
            <wp:docPr id="10582146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214632" name="Picture 1058214632"/>
                    <pic:cNvPicPr/>
                  </pic:nvPicPr>
                  <pic:blipFill>
                    <a:blip r:embed="rId80">
                      <a:extLst>
                        <a:ext uri="{28A0092B-C50C-407E-A947-70E740481C1C}">
                          <a14:useLocalDpi xmlns:a14="http://schemas.microsoft.com/office/drawing/2010/main"/>
                        </a:ext>
                      </a:extLst>
                    </a:blip>
                    <a:stretch>
                      <a:fillRect/>
                    </a:stretch>
                  </pic:blipFill>
                  <pic:spPr>
                    <a:xfrm>
                      <a:off x="0" y="0"/>
                      <a:ext cx="5943600" cy="2147254"/>
                    </a:xfrm>
                    <a:prstGeom prst="rect">
                      <a:avLst/>
                    </a:prstGeom>
                  </pic:spPr>
                </pic:pic>
              </a:graphicData>
            </a:graphic>
          </wp:inline>
        </w:drawing>
      </w:r>
      <w:r w:rsidRPr="76C52246" w:rsidR="3FB40558">
        <w:rPr>
          <w:rFonts w:ascii="Arial" w:hAnsi="Arial" w:eastAsia="Arial" w:cs="Arial"/>
          <w:i/>
          <w:iCs/>
          <w:sz w:val="18"/>
          <w:szCs w:val="18"/>
        </w:rPr>
        <w:t>Fuente: Elaborado por el equipo de proyecto</w:t>
      </w:r>
    </w:p>
    <w:p w:rsidR="55A9D6AE" w:rsidP="7A13BAAE" w:rsidRDefault="55A9D6AE" w14:paraId="6A302B8B" w14:textId="75DA769E">
      <w:pPr>
        <w:spacing w:after="240" w:line="360" w:lineRule="auto"/>
        <w:jc w:val="both"/>
      </w:pPr>
      <w:r>
        <w:rPr>
          <w:rFonts w:ascii="Arial" w:hAnsi="Arial" w:eastAsia="Arial" w:cs="Arial"/>
        </w:rPr>
        <w:t>La siguiente Figura 4.21 es el diagrama de secuencia de «Confirmando venta». Corresponde a CU-80 y UR-69. El Cajero confirma que la venta está lista para cerrarse. El sistema valida que todos los ítems sean válidos, que exista stock suficiente para cada uno y que el pago esté completo; si falta alguna de estas tres condiciones, el sistema no permite confirmar la venta. Si todas se cumplen, se actualiza la tabla venta dejando su estado en Pagada y registrando la fecha de confirmación, lo que además bloquea la venta para que no pueda seguir editándose. El Cajero recibe la confirmación de que la venta fue cerrada correctamente, lo que dispara en cadena la actualización de stock (UR-70), el registro del movimiento (UR-71) y la emisión del comprobante (UR-72).</w:t>
      </w:r>
    </w:p>
    <w:p w:rsidR="1C3F1E5D" w:rsidP="5CE3DB99" w:rsidRDefault="1C3F1E5D" w14:paraId="64F13522" w14:textId="25E9FB95">
      <w:pPr>
        <w:pStyle w:val="LeyendaFigura"/>
        <w:spacing w:after="240"/>
      </w:pPr>
      <w:r>
        <w:rPr>
          <w:color w:val="0E2841" w:themeColor="text2"/>
        </w:rPr>
        <w:t>Figura 4.21: “Diagrama de secuencia, Confirmando venta”.</w:t>
      </w:r>
    </w:p>
    <w:p w:rsidR="55A9D6AE" w:rsidP="76C52246" w:rsidRDefault="55A9D6AE" w14:paraId="6F29465D" w14:textId="26C5B5DB">
      <w:pPr>
        <w:spacing w:after="240" w:line="240" w:lineRule="auto"/>
        <w:jc w:val="center"/>
      </w:pPr>
      <w:r>
        <w:rPr>
          <w:noProof/>
        </w:rPr>
        <w:drawing>
          <wp:inline distT="0" distB="0" distL="0" distR="0" wp14:anchorId="0A46DF2B" wp14:editId="15895755">
            <wp:extent cx="5943600" cy="2041849"/>
            <wp:effectExtent l="0" t="0" r="0" b="0"/>
            <wp:docPr id="19619601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960160" name="Picture 1961960160"/>
                    <pic:cNvPicPr/>
                  </pic:nvPicPr>
                  <pic:blipFill>
                    <a:blip r:embed="rId81">
                      <a:extLst>
                        <a:ext uri="{28A0092B-C50C-407E-A947-70E740481C1C}">
                          <a14:useLocalDpi xmlns:a14="http://schemas.microsoft.com/office/drawing/2010/main"/>
                        </a:ext>
                      </a:extLst>
                    </a:blip>
                    <a:stretch>
                      <a:fillRect/>
                    </a:stretch>
                  </pic:blipFill>
                  <pic:spPr>
                    <a:xfrm>
                      <a:off x="0" y="0"/>
                      <a:ext cx="5943600" cy="2041849"/>
                    </a:xfrm>
                    <a:prstGeom prst="rect">
                      <a:avLst/>
                    </a:prstGeom>
                  </pic:spPr>
                </pic:pic>
              </a:graphicData>
            </a:graphic>
          </wp:inline>
        </w:drawing>
      </w:r>
      <w:r w:rsidRPr="76C52246" w:rsidR="2E9E77CB">
        <w:rPr>
          <w:rFonts w:ascii="Arial" w:hAnsi="Arial" w:eastAsia="Arial" w:cs="Arial"/>
          <w:i/>
          <w:iCs/>
          <w:sz w:val="18"/>
          <w:szCs w:val="18"/>
        </w:rPr>
        <w:t>Fuente: Elaborado por el equipo de proyecto</w:t>
      </w:r>
    </w:p>
    <w:p w:rsidR="55A9D6AE" w:rsidP="7A13BAAE" w:rsidRDefault="55A9D6AE" w14:paraId="6A5CC6ED" w14:textId="23944D08">
      <w:pPr>
        <w:spacing w:after="240" w:line="360" w:lineRule="auto"/>
        <w:jc w:val="both"/>
      </w:pPr>
      <w:r>
        <w:rPr>
          <w:rFonts w:ascii="Arial" w:hAnsi="Arial" w:eastAsia="Arial" w:cs="Arial"/>
        </w:rPr>
        <w:t>La siguiente Figura 4.22 es el diagrama de secuencia de «Actualizando stock por venta». Corresponde a CU-81 y UR-70. Este diagrama representa un sub-flujo interno que se dispara automáticamente desde el controlador C_Venta apenas la venta queda en estado Pagada, sin que el Cajero deba realizar una acción adicional; si la venta no llegó a confirmarse, el sistema no descuenta stock ni genera movimientos. El sistema obtiene todos los ítems de la venta desde la tabla item_venta, y por cada uno descuenta la cantidad vendida del stock actual del producto correspondiente en la tabla producto, dejando el inventario actualizado de inmediato.</w:t>
      </w:r>
    </w:p>
    <w:p w:rsidR="571917C0" w:rsidP="5CE3DB99" w:rsidRDefault="571917C0" w14:paraId="2718EEB2" w14:textId="0344B453">
      <w:pPr>
        <w:pStyle w:val="LeyendaFigura"/>
        <w:spacing w:after="240"/>
      </w:pPr>
      <w:r>
        <w:rPr>
          <w:color w:val="0E2841" w:themeColor="text2"/>
        </w:rPr>
        <w:t>Figura 4.22: “Diagrama de secuencia, Actualizando stock por venta”.</w:t>
      </w:r>
    </w:p>
    <w:p w:rsidR="55A9D6AE" w:rsidP="76C52246" w:rsidRDefault="55A9D6AE" w14:paraId="1CF38900" w14:textId="2FBEF1E9">
      <w:pPr>
        <w:spacing w:after="240" w:line="240" w:lineRule="auto"/>
        <w:jc w:val="center"/>
      </w:pPr>
      <w:r>
        <w:rPr>
          <w:noProof/>
        </w:rPr>
        <w:drawing>
          <wp:inline distT="0" distB="0" distL="0" distR="0" wp14:anchorId="180D99F8" wp14:editId="2C74CDDE">
            <wp:extent cx="5943600" cy="2014857"/>
            <wp:effectExtent l="0" t="0" r="0" b="0"/>
            <wp:docPr id="20707398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739881" name="Picture 2070739881"/>
                    <pic:cNvPicPr/>
                  </pic:nvPicPr>
                  <pic:blipFill>
                    <a:blip r:embed="rId82">
                      <a:extLst>
                        <a:ext uri="{28A0092B-C50C-407E-A947-70E740481C1C}">
                          <a14:useLocalDpi xmlns:a14="http://schemas.microsoft.com/office/drawing/2010/main"/>
                        </a:ext>
                      </a:extLst>
                    </a:blip>
                    <a:stretch>
                      <a:fillRect/>
                    </a:stretch>
                  </pic:blipFill>
                  <pic:spPr>
                    <a:xfrm>
                      <a:off x="0" y="0"/>
                      <a:ext cx="5943600" cy="2014857"/>
                    </a:xfrm>
                    <a:prstGeom prst="rect">
                      <a:avLst/>
                    </a:prstGeom>
                  </pic:spPr>
                </pic:pic>
              </a:graphicData>
            </a:graphic>
          </wp:inline>
        </w:drawing>
      </w:r>
      <w:r w:rsidRPr="76C52246" w:rsidR="7CDA43AD">
        <w:rPr>
          <w:rFonts w:ascii="Arial" w:hAnsi="Arial" w:eastAsia="Arial" w:cs="Arial"/>
          <w:i/>
          <w:iCs/>
          <w:sz w:val="18"/>
          <w:szCs w:val="18"/>
        </w:rPr>
        <w:t>Fuente: Elaborado por el equipo de proyecto</w:t>
      </w:r>
    </w:p>
    <w:p w:rsidR="55A9D6AE" w:rsidP="7A13BAAE" w:rsidRDefault="55A9D6AE" w14:paraId="63C9CDC1" w14:textId="373B101C">
      <w:pPr>
        <w:spacing w:after="240" w:line="360" w:lineRule="auto"/>
        <w:jc w:val="both"/>
      </w:pPr>
      <w:r>
        <w:rPr>
          <w:rFonts w:ascii="Arial" w:hAnsi="Arial" w:eastAsia="Arial" w:cs="Arial"/>
        </w:rPr>
        <w:t>La siguiente Figura 4.23 es el diagrama de secuencia de «Registrando movimiento de venta». Corresponde a CU-82 y UR-71. Es la continuación directa del sub-flujo de actualización de stock: una vez que el stock de cada producto fue descontado, el controlador C_Venta inserta en la tabla movimiento_inventario un registro de tipo Venta por cada producto vendido, guardando la cantidad aplicada como un valor negativo y dejando constancia del stock resultante después del movimiento. La especificación no define flujos alternativos para este paso: el registro se genera siempre que hubo descuento de stock, de manera que quede historial completo de la venta en el kárdex de inventario.</w:t>
      </w:r>
    </w:p>
    <w:p w:rsidR="66FAD1C5" w:rsidP="5CE3DB99" w:rsidRDefault="66FAD1C5" w14:paraId="77C429C3" w14:textId="40315243">
      <w:pPr>
        <w:pStyle w:val="LeyendaFigura"/>
        <w:spacing w:after="240"/>
      </w:pPr>
      <w:r>
        <w:rPr>
          <w:color w:val="0E2841" w:themeColor="text2"/>
        </w:rPr>
        <w:t>Figura 4.23: “Diagrama de secuencia, Registrando movimiento de venta”.</w:t>
      </w:r>
    </w:p>
    <w:p w:rsidR="55A9D6AE" w:rsidP="76C52246" w:rsidRDefault="55A9D6AE" w14:paraId="2657CF4F" w14:textId="750BB3A9">
      <w:pPr>
        <w:spacing w:after="240" w:line="240" w:lineRule="auto"/>
        <w:jc w:val="center"/>
      </w:pPr>
      <w:r>
        <w:rPr>
          <w:noProof/>
        </w:rPr>
        <w:drawing>
          <wp:inline distT="0" distB="0" distL="0" distR="0" wp14:anchorId="551E5112" wp14:editId="0ADEDB2A">
            <wp:extent cx="5943600" cy="1831892"/>
            <wp:effectExtent l="0" t="0" r="0" b="0"/>
            <wp:docPr id="2057607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60792" name="Picture 205760792"/>
                    <pic:cNvPicPr/>
                  </pic:nvPicPr>
                  <pic:blipFill>
                    <a:blip r:embed="rId83">
                      <a:extLst>
                        <a:ext uri="{28A0092B-C50C-407E-A947-70E740481C1C}">
                          <a14:useLocalDpi xmlns:a14="http://schemas.microsoft.com/office/drawing/2010/main"/>
                        </a:ext>
                      </a:extLst>
                    </a:blip>
                    <a:stretch>
                      <a:fillRect/>
                    </a:stretch>
                  </pic:blipFill>
                  <pic:spPr>
                    <a:xfrm>
                      <a:off x="0" y="0"/>
                      <a:ext cx="5943600" cy="1831892"/>
                    </a:xfrm>
                    <a:prstGeom prst="rect">
                      <a:avLst/>
                    </a:prstGeom>
                  </pic:spPr>
                </pic:pic>
              </a:graphicData>
            </a:graphic>
          </wp:inline>
        </w:drawing>
      </w:r>
      <w:r w:rsidRPr="76C52246" w:rsidR="3E796F21">
        <w:rPr>
          <w:rFonts w:ascii="Arial" w:hAnsi="Arial" w:eastAsia="Arial" w:cs="Arial"/>
          <w:i/>
          <w:iCs/>
          <w:sz w:val="18"/>
          <w:szCs w:val="18"/>
        </w:rPr>
        <w:t>Fuente: Elaborado por el equipo de proyecto</w:t>
      </w:r>
    </w:p>
    <w:p w:rsidR="55A9D6AE" w:rsidP="7A13BAAE" w:rsidRDefault="55A9D6AE" w14:paraId="7DD965DB" w14:textId="025631D4">
      <w:pPr>
        <w:spacing w:after="240" w:line="360" w:lineRule="auto"/>
        <w:jc w:val="both"/>
      </w:pPr>
      <w:r>
        <w:rPr>
          <w:rFonts w:ascii="Arial" w:hAnsi="Arial" w:eastAsia="Arial" w:cs="Arial"/>
        </w:rPr>
        <w:t>La siguiente Figura 4.24 es el diagrama de secuencia de «Emitiendo comprobante de venta». Corresponde a CU-83 y UR-72. Una vez que la venta se encuentra en estado Pagada, el sistema genera automáticamente el comprobante correspondiente, sin que el Cajero deba realizar una acción adicional ni que la especificación defina flujos alternativos para este paso. Para armarlo, consulta la tabla venta para obtener los datos de cabecera como la fecha de confirmación y el monto total, consulta la tabla item_venta para obtener el detalle de los productos vendidos con sus cantidades, precios y subtotales, y consulta la tabla pago_venta para obtener los medios de pago utilizados. Con toda esa información se arma el comprobante final, que se muestra en pantalla y queda listo para ser impreso y entregado al cliente.</w:t>
      </w:r>
    </w:p>
    <w:p w:rsidR="6A45E0CA" w:rsidP="5CE3DB99" w:rsidRDefault="6A45E0CA" w14:paraId="22749BB8" w14:textId="7895BF19">
      <w:pPr>
        <w:pStyle w:val="LeyendaFigura"/>
        <w:spacing w:after="240"/>
      </w:pPr>
      <w:r>
        <w:rPr>
          <w:color w:val="0E2841" w:themeColor="text2"/>
        </w:rPr>
        <w:t>Figura 4.24: “Diagrama de secuencia, Emitiendo comprobante de venta”.</w:t>
      </w:r>
    </w:p>
    <w:p w:rsidR="55A9D6AE" w:rsidP="76C52246" w:rsidRDefault="55A9D6AE" w14:paraId="327728A4" w14:textId="6F24BB1F">
      <w:pPr>
        <w:spacing w:after="240" w:line="240" w:lineRule="auto"/>
        <w:jc w:val="center"/>
      </w:pPr>
      <w:r>
        <w:rPr>
          <w:noProof/>
        </w:rPr>
        <w:drawing>
          <wp:inline distT="0" distB="0" distL="0" distR="0" wp14:anchorId="0D05989D" wp14:editId="42655F6D">
            <wp:extent cx="5943600" cy="2225117"/>
            <wp:effectExtent l="0" t="0" r="0" b="0"/>
            <wp:docPr id="8604033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403333" name="Picture 860403333"/>
                    <pic:cNvPicPr/>
                  </pic:nvPicPr>
                  <pic:blipFill>
                    <a:blip r:embed="rId84">
                      <a:extLst>
                        <a:ext uri="{28A0092B-C50C-407E-A947-70E740481C1C}">
                          <a14:useLocalDpi xmlns:a14="http://schemas.microsoft.com/office/drawing/2010/main"/>
                        </a:ext>
                      </a:extLst>
                    </a:blip>
                    <a:stretch>
                      <a:fillRect/>
                    </a:stretch>
                  </pic:blipFill>
                  <pic:spPr>
                    <a:xfrm>
                      <a:off x="0" y="0"/>
                      <a:ext cx="5943600" cy="2225117"/>
                    </a:xfrm>
                    <a:prstGeom prst="rect">
                      <a:avLst/>
                    </a:prstGeom>
                  </pic:spPr>
                </pic:pic>
              </a:graphicData>
            </a:graphic>
          </wp:inline>
        </w:drawing>
      </w:r>
      <w:r w:rsidRPr="76C52246" w:rsidR="4C3CB210">
        <w:rPr>
          <w:rFonts w:ascii="Arial" w:hAnsi="Arial" w:eastAsia="Arial" w:cs="Arial"/>
          <w:i/>
          <w:iCs/>
          <w:sz w:val="18"/>
          <w:szCs w:val="18"/>
        </w:rPr>
        <w:t>Fuente: Elaborado por el equipo de proyecto</w:t>
      </w:r>
    </w:p>
    <w:p w:rsidR="00887C6C" w:rsidRDefault="00AE7CDE" w14:paraId="03A72E0C" w14:textId="77777777">
      <w:pPr>
        <w:keepNext/>
        <w:spacing w:before="240" w:after="200" w:line="276" w:lineRule="auto"/>
        <w:outlineLvl w:val="1"/>
      </w:pPr>
      <w:r>
        <w:rPr>
          <w:rFonts w:ascii="Arial" w:hAnsi="Arial" w:eastAsia="Arial" w:cs="Arial"/>
          <w:b/>
          <w:bCs/>
          <w:sz w:val="28"/>
          <w:szCs w:val="28"/>
        </w:rPr>
        <w:t>4.4 Vista de desarrollo – Diagrama de componentes</w:t>
      </w:r>
    </w:p>
    <w:p w:rsidR="00887C6C" w:rsidRDefault="00AE7CDE" w14:paraId="33DFAFBE" w14:textId="77777777">
      <w:pPr>
        <w:spacing w:line="360" w:lineRule="auto"/>
        <w:jc w:val="both"/>
      </w:pPr>
      <w:r>
        <w:rPr>
          <w:rFonts w:ascii="Arial" w:hAnsi="Arial" w:eastAsia="Arial" w:cs="Arial"/>
        </w:rPr>
        <w:t>La vista de desarrollo organiza el sistema en cuatro capas: presentación, con las vistas Java Swing (Login, Dashboard, Productos, Proveedores, Equivalencias, Facturas, Ajuste de Inventario, Ventas en el punto de venta, Usuarios e Historial); controlador y servicio, que orquesta la lógica de negocio y la validación de permisos por rol (RBAC) mediante JDBC directo, sin un framework intermedio; acceso a datos, con los DAO sobre JDBC, y datos, con el esquema minimarket_db en MariaDB 10.6+. La estructura de capas se mantiene sin cambios respecto de los incrementos anteriores. En este incremento se agregan componentes dentro de las capas existentes: en la capa de controlador y servicio se incorpora ControladorVenta, que concentra el flujo completo del punto de venta (CU-75 a CU-83), y ControladorAjusteInventario se extiende para incluir la reversión de ajustes, la consulta de historial de movimientos y las nuevas funciones de importación y exportación de archivos; en la capa de acceso a datos se agregan VentaDAO, ItemVentaDAO y PagoVentaDAO para el nuevo módulo de ventas, mientras que AjusteInventarioDAO se complementa con MovimientoInventarioDAO para dar soporte a las reversiones y al historial. Todos los controladores siguen comunicándose con sus DAO mediante llamadas directas a métodos Java (sin un framework de inyección de dependencias), y estos acceden a minimarket_db a través de JDBC.</w:t>
      </w:r>
    </w:p>
    <w:p w:rsidR="00887C6C" w:rsidRDefault="00AE7CDE" w14:paraId="3FC73000" w14:textId="77777777">
      <w:pPr>
        <w:spacing w:line="360" w:lineRule="auto"/>
        <w:jc w:val="both"/>
      </w:pPr>
      <w:r>
        <w:rPr>
          <w:rFonts w:ascii="Arial" w:hAnsi="Arial" w:eastAsia="Arial" w:cs="Arial"/>
        </w:rPr>
        <w:t>En el código del repositorio, estos componentes corresponden a clases concretas: la capa de presentación incluye las vistas VVentas y VComprobanteVenta para el punto de venta, VReportes para los reportes, y VHistorial y VHistorialProducto para el historial y la consulta de stock; la capa de controlador y servicio incorpora ControladorReportes y ControladorHistorial junto con los servicios ServicioVenta, ServicioComprobanteVenta, ServicioReportes, ServicioExportacionDatos, ServicioAuditoriaArchivos y ServicioInventario; y la validación de permisos por rol se concentra en la clase Autorizacion. La organización completa de paquetes se resume en el anexo A.6.3.</w:t>
      </w:r>
    </w:p>
    <w:p w:rsidR="00887C6C" w:rsidRDefault="00AE7CDE" w14:paraId="61829076" w14:textId="77777777">
      <w:pPr>
        <w:jc w:val="center"/>
      </w:pPr>
      <w:r>
        <w:rPr>
          <w:noProof/>
        </w:rPr>
        <w:drawing>
          <wp:inline distT="0" distB="0" distL="0" distR="0" wp14:anchorId="41C7C831" wp14:editId="07777777">
            <wp:extent cx="5943600" cy="3664475"/>
            <wp:effectExtent l="0" t="0" r="0" b="0"/>
            <wp:docPr id="2098045823" name="Picture 20980458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onentes.png"/>
                    <pic:cNvPicPr/>
                  </pic:nvPicPr>
                  <pic:blipFill>
                    <a:blip r:embed="rId85"/>
                    <a:stretch>
                      <a:fillRect/>
                    </a:stretch>
                  </pic:blipFill>
                  <pic:spPr>
                    <a:xfrm>
                      <a:off x="0" y="0"/>
                      <a:ext cx="5943600" cy="3664475"/>
                    </a:xfrm>
                    <a:prstGeom prst="rect">
                      <a:avLst/>
                    </a:prstGeom>
                  </pic:spPr>
                </pic:pic>
              </a:graphicData>
            </a:graphic>
          </wp:inline>
        </w:drawing>
      </w:r>
    </w:p>
    <w:p w:rsidR="00887C6C" w:rsidRDefault="00AE7CDE" w14:paraId="15E55759" w14:textId="77777777">
      <w:pPr>
        <w:pStyle w:val="LeyendaFigura"/>
        <w:keepNext/>
        <w:spacing w:before="60"/>
      </w:pPr>
      <w:r>
        <w:t>Figura 4.25: “Diagrama de componentes del Sistema de Gestión de Inventario y Facturas”.</w:t>
      </w:r>
    </w:p>
    <w:p w:rsidR="00887C6C" w:rsidRDefault="00AE7CDE" w14:paraId="26E6C64D" w14:textId="77777777">
      <w:pPr>
        <w:spacing w:before="60" w:after="240" w:line="240" w:lineRule="auto"/>
        <w:jc w:val="center"/>
      </w:pPr>
      <w:r>
        <w:rPr>
          <w:rFonts w:ascii="Arial" w:hAnsi="Arial" w:eastAsia="Arial" w:cs="Arial"/>
          <w:i/>
          <w:iCs/>
          <w:sz w:val="18"/>
          <w:szCs w:val="18"/>
        </w:rPr>
        <w:t>Fuente: Elaborado por el equipo de proyecto.</w:t>
      </w:r>
    </w:p>
    <w:p w:rsidR="00887C6C" w:rsidRDefault="00887C6C" w14:paraId="2BA226A1" w14:textId="77777777">
      <w:pPr>
        <w:spacing w:after="240" w:line="240" w:lineRule="auto"/>
      </w:pPr>
    </w:p>
    <w:p w:rsidR="00887C6C" w:rsidRDefault="00AE7CDE" w14:paraId="0A53EAD9" w14:textId="77777777">
      <w:pPr>
        <w:keepNext/>
        <w:spacing w:before="240" w:after="200" w:line="276" w:lineRule="auto"/>
        <w:outlineLvl w:val="1"/>
      </w:pPr>
      <w:r>
        <w:rPr>
          <w:rFonts w:ascii="Arial" w:hAnsi="Arial" w:eastAsia="Arial" w:cs="Arial"/>
          <w:b/>
          <w:bCs/>
          <w:sz w:val="28"/>
          <w:szCs w:val="28"/>
        </w:rPr>
        <w:t>4.5 Vista física – Diagrama de despliegue</w:t>
      </w:r>
    </w:p>
    <w:p w:rsidR="00887C6C" w:rsidRDefault="00AE7CDE" w14:paraId="50F656E7" w14:textId="77777777">
      <w:pPr>
        <w:spacing w:line="360" w:lineRule="auto"/>
        <w:jc w:val="both"/>
      </w:pPr>
      <w:r>
        <w:rPr>
          <w:rFonts w:ascii="Arial" w:hAnsi="Arial" w:eastAsia="Arial" w:cs="Arial"/>
        </w:rPr>
        <w:t>La vista física describe la infraestructura sobre la que se ejecuta el Sistema de Gestión de Inventario y Facturas: los equipos que componen la solución, el software que se instala en cada uno y las conexiones que existen entre ellos. El diagrama de despliegue se planteó en el Documento 0 y no ha tenido modificaciones estructurales en los incrementos posteriores, por lo que el Incremento 3 se ejecuta sobre la misma infraestructura definida al inicio del proyecto. La Figura 4.26 presenta el diagrama, elaborado con la notación UML estándar: los equipos físicos se representan como nodos «device», el software que ejecuta a otros componentes como «executionEnvironment» y los archivos que se instalan en los equipos como «artifact».</w:t>
      </w:r>
    </w:p>
    <w:p w:rsidR="00887C6C" w:rsidRDefault="00AE7CDE" w14:paraId="17AD93B2" w14:textId="77777777">
      <w:pPr>
        <w:jc w:val="center"/>
      </w:pPr>
      <w:r>
        <w:rPr>
          <w:noProof/>
        </w:rPr>
        <w:drawing>
          <wp:inline distT="0" distB="0" distL="0" distR="0" wp14:anchorId="35AF3DC5" wp14:editId="07777777">
            <wp:extent cx="5943600" cy="4259408"/>
            <wp:effectExtent l="0" t="0" r="0" b="0"/>
            <wp:docPr id="2098045824" name="Picture 2098045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spliegue.png"/>
                    <pic:cNvPicPr/>
                  </pic:nvPicPr>
                  <pic:blipFill>
                    <a:blip r:embed="rId86"/>
                    <a:stretch>
                      <a:fillRect/>
                    </a:stretch>
                  </pic:blipFill>
                  <pic:spPr>
                    <a:xfrm>
                      <a:off x="0" y="0"/>
                      <a:ext cx="5943600" cy="4259408"/>
                    </a:xfrm>
                    <a:prstGeom prst="rect">
                      <a:avLst/>
                    </a:prstGeom>
                  </pic:spPr>
                </pic:pic>
              </a:graphicData>
            </a:graphic>
          </wp:inline>
        </w:drawing>
      </w:r>
    </w:p>
    <w:p w:rsidR="00887C6C" w:rsidRDefault="00AE7CDE" w14:paraId="5A28F333" w14:textId="77777777">
      <w:pPr>
        <w:pStyle w:val="LeyendaFigura"/>
        <w:keepNext/>
        <w:spacing w:before="60"/>
      </w:pPr>
      <w:r>
        <w:t>Figura 4.26: “Diagrama de despliegue del sistema”.</w:t>
      </w:r>
    </w:p>
    <w:p w:rsidR="00887C6C" w:rsidRDefault="00AE7CDE" w14:paraId="300D251A" w14:textId="77777777">
      <w:pPr>
        <w:spacing w:before="60" w:after="240" w:line="240" w:lineRule="auto"/>
        <w:jc w:val="center"/>
      </w:pPr>
      <w:r>
        <w:rPr>
          <w:rFonts w:ascii="Arial" w:hAnsi="Arial" w:eastAsia="Arial" w:cs="Arial"/>
          <w:i/>
          <w:iCs/>
          <w:sz w:val="18"/>
          <w:szCs w:val="18"/>
        </w:rPr>
        <w:t>Fuente: Elaborado por el equipo de proyecto.</w:t>
      </w:r>
    </w:p>
    <w:p w:rsidR="00887C6C" w:rsidRDefault="00AE7CDE" w14:paraId="54DD5636" w14:textId="0B0FC236">
      <w:pPr>
        <w:spacing w:line="360" w:lineRule="auto"/>
        <w:jc w:val="both"/>
      </w:pPr>
      <w:r w:rsidRPr="547F915B" w:rsidR="61AF1559">
        <w:rPr>
          <w:rFonts w:ascii="Arial" w:hAnsi="Arial" w:eastAsia="Arial" w:cs="Arial"/>
        </w:rPr>
        <w:t xml:space="preserve">El sistema funciona completamente dentro de la red LAN local del </w:t>
      </w:r>
      <w:r w:rsidRPr="547F915B" w:rsidR="61AF1559">
        <w:rPr>
          <w:rFonts w:ascii="Arial" w:hAnsi="Arial" w:eastAsia="Arial" w:cs="Arial"/>
        </w:rPr>
        <w:t>Minimarket</w:t>
      </w:r>
      <w:r w:rsidRPr="547F915B" w:rsidR="61AF1559">
        <w:rPr>
          <w:rFonts w:ascii="Arial" w:hAnsi="Arial" w:eastAsia="Arial" w:cs="Arial"/>
        </w:rPr>
        <w:t xml:space="preserve"> </w:t>
      </w:r>
      <w:r w:rsidRPr="547F915B" w:rsidR="61AF1559">
        <w:rPr>
          <w:rFonts w:ascii="Arial" w:hAnsi="Arial" w:eastAsia="Arial" w:cs="Arial"/>
        </w:rPr>
        <w:t>Antucayen</w:t>
      </w:r>
      <w:r w:rsidRPr="547F915B" w:rsidR="61AF1559">
        <w:rPr>
          <w:rFonts w:ascii="Arial" w:hAnsi="Arial" w:eastAsia="Arial" w:cs="Arial"/>
        </w:rPr>
        <w:t xml:space="preserve">, que en el diagrama se representa como el límite que agrupa a todos los nodos. Se trata de una aplicación de escritorio desarrollada en Java Swing bajo el patrón MVC, que se instala en cada puesto de trabajo y se conecta directamente a la base de datos mediante JDBC, sin un </w:t>
      </w:r>
      <w:r w:rsidRPr="547F915B" w:rsidR="61AF1559">
        <w:rPr>
          <w:rFonts w:ascii="Arial" w:hAnsi="Arial" w:eastAsia="Arial" w:cs="Arial"/>
        </w:rPr>
        <w:t>backend</w:t>
      </w:r>
      <w:r w:rsidRPr="547F915B" w:rsidR="61AF1559">
        <w:rPr>
          <w:rFonts w:ascii="Arial" w:hAnsi="Arial" w:eastAsia="Arial" w:cs="Arial"/>
        </w:rPr>
        <w:t xml:space="preserve"> ni servicios REST intermedios. La infraestructura está compuesta por tres computadores </w:t>
      </w:r>
      <w:r w:rsidRPr="547F915B" w:rsidR="61AF1559">
        <w:rPr>
          <w:rFonts w:ascii="Arial" w:hAnsi="Arial" w:eastAsia="Arial" w:cs="Arial"/>
        </w:rPr>
        <w:t>(</w:t>
      </w:r>
      <w:r w:rsidRPr="547F915B" w:rsidR="61AF1559">
        <w:rPr>
          <w:rFonts w:ascii="Arial" w:hAnsi="Arial" w:eastAsia="Arial" w:cs="Arial"/>
        </w:rPr>
        <w:t>el PC del Administrador, que además cumple la función de servidor de base de datos, el PC del Bodeguero y el PC del Cajero), dos lectores de código de barras y un dispositivo NAS destinado a los respaldos. Todos los nodos corresponden a equipos físicos «</w:t>
      </w:r>
      <w:r w:rsidRPr="547F915B" w:rsidR="61AF1559">
        <w:rPr>
          <w:rFonts w:ascii="Arial" w:hAnsi="Arial" w:eastAsia="Arial" w:cs="Arial"/>
        </w:rPr>
        <w:t>device</w:t>
      </w:r>
      <w:r w:rsidRPr="547F915B" w:rsidR="61AF1559">
        <w:rPr>
          <w:rFonts w:ascii="Arial" w:hAnsi="Arial" w:eastAsia="Arial" w:cs="Arial"/>
        </w:rPr>
        <w:t>», y la Tabla 4.2 resume sus especificaciones y los elementos que se despliegan en cada uno.</w:t>
      </w:r>
    </w:p>
    <w:p w:rsidR="00887C6C" w:rsidRDefault="00AE7CDE" w14:paraId="49CC6AAF" w14:textId="77777777">
      <w:pPr>
        <w:spacing w:line="360" w:lineRule="auto"/>
        <w:jc w:val="both"/>
      </w:pPr>
      <w:r>
        <w:rPr>
          <w:rFonts w:ascii="Arial" w:hAnsi="Arial" w:eastAsia="Arial" w:cs="Arial"/>
          <w:b/>
          <w:bCs/>
        </w:rPr>
        <w:t>Nodos del sistema</w:t>
      </w:r>
    </w:p>
    <w:p w:rsidR="00887C6C" w:rsidRDefault="00AE7CDE" w14:paraId="3652F9C2" w14:textId="77777777">
      <w:pPr>
        <w:pStyle w:val="LeyendaTabla"/>
        <w:keepNext/>
        <w:spacing w:before="240"/>
      </w:pPr>
      <w:r>
        <w:t>Tabla 4.2: “Nodos del diagrama de despliegue”.</w:t>
      </w:r>
    </w:p>
    <w:tbl>
      <w:tblPr>
        <w:tblW w:w="936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80" w:type="dxa"/>
          <w:right w:w="80" w:type="dxa"/>
        </w:tblCellMar>
        <w:tblLook w:val="04A0" w:firstRow="1" w:lastRow="0" w:firstColumn="1" w:lastColumn="0" w:noHBand="0" w:noVBand="1"/>
      </w:tblPr>
      <w:tblGrid>
        <w:gridCol w:w="2400"/>
        <w:gridCol w:w="3800"/>
        <w:gridCol w:w="3160"/>
      </w:tblGrid>
      <w:tr w:rsidR="00887C6C" w:rsidTr="547F915B" w14:paraId="06BDA3C1" w14:textId="77777777">
        <w:trPr>
          <w:cantSplit/>
          <w:tblHeader/>
          <w:jc w:val="center"/>
        </w:trPr>
        <w:tc>
          <w:tcPr>
            <w:tcW w:w="2400" w:type="dxa"/>
            <w:tcMar/>
            <w:vAlign w:val="center"/>
          </w:tcPr>
          <w:p w:rsidR="00887C6C" w:rsidP="547F915B" w:rsidRDefault="00AE7CDE" w14:paraId="45D6BE21" w14:textId="77777777">
            <w:pPr>
              <w:spacing w:before="20" w:after="20" w:line="240" w:lineRule="auto"/>
              <w:jc w:val="center"/>
              <w:rPr>
                <w:rFonts w:ascii="Arial" w:hAnsi="Arial" w:eastAsia="Arial" w:cs="Arial"/>
                <w:b w:val="1"/>
                <w:bCs w:val="1"/>
                <w:sz w:val="20"/>
                <w:szCs w:val="20"/>
              </w:rPr>
            </w:pPr>
            <w:r w:rsidRPr="547F915B" w:rsidR="61AF1559">
              <w:rPr>
                <w:rFonts w:ascii="Arial" w:hAnsi="Arial" w:eastAsia="Arial" w:cs="Arial"/>
                <w:b w:val="1"/>
                <w:bCs w:val="1"/>
                <w:sz w:val="20"/>
                <w:szCs w:val="20"/>
              </w:rPr>
              <w:t>Nodo</w:t>
            </w:r>
          </w:p>
        </w:tc>
        <w:tc>
          <w:tcPr>
            <w:tcW w:w="3800" w:type="dxa"/>
            <w:tcMar/>
            <w:vAlign w:val="center"/>
          </w:tcPr>
          <w:p w:rsidR="00887C6C" w:rsidP="547F915B" w:rsidRDefault="00AE7CDE" w14:paraId="53648429" w14:textId="77777777">
            <w:pPr>
              <w:spacing w:before="20" w:after="20" w:line="240" w:lineRule="auto"/>
              <w:jc w:val="center"/>
              <w:rPr>
                <w:rFonts w:ascii="Arial" w:hAnsi="Arial" w:eastAsia="Arial" w:cs="Arial"/>
                <w:b w:val="1"/>
                <w:bCs w:val="1"/>
                <w:sz w:val="20"/>
                <w:szCs w:val="20"/>
              </w:rPr>
            </w:pPr>
            <w:r w:rsidRPr="547F915B" w:rsidR="61AF1559">
              <w:rPr>
                <w:rFonts w:ascii="Arial" w:hAnsi="Arial" w:eastAsia="Arial" w:cs="Arial"/>
                <w:b w:val="1"/>
                <w:bCs w:val="1"/>
                <w:sz w:val="20"/>
                <w:szCs w:val="20"/>
              </w:rPr>
              <w:t>Especificaciones</w:t>
            </w:r>
          </w:p>
        </w:tc>
        <w:tc>
          <w:tcPr>
            <w:tcW w:w="3160" w:type="dxa"/>
            <w:tcMar/>
            <w:vAlign w:val="center"/>
          </w:tcPr>
          <w:p w:rsidR="00887C6C" w:rsidP="547F915B" w:rsidRDefault="00AE7CDE" w14:paraId="606F69CC" w14:textId="77777777">
            <w:pPr>
              <w:spacing w:before="20" w:after="20" w:line="240" w:lineRule="auto"/>
              <w:jc w:val="center"/>
              <w:rPr>
                <w:rFonts w:ascii="Arial" w:hAnsi="Arial" w:eastAsia="Arial" w:cs="Arial"/>
                <w:b w:val="1"/>
                <w:bCs w:val="1"/>
                <w:sz w:val="20"/>
                <w:szCs w:val="20"/>
              </w:rPr>
            </w:pPr>
            <w:r w:rsidRPr="547F915B" w:rsidR="61AF1559">
              <w:rPr>
                <w:rFonts w:ascii="Arial" w:hAnsi="Arial" w:eastAsia="Arial" w:cs="Arial"/>
                <w:b w:val="1"/>
                <w:bCs w:val="1"/>
                <w:sz w:val="20"/>
                <w:szCs w:val="20"/>
              </w:rPr>
              <w:t>Software y artefactos desplegados</w:t>
            </w:r>
          </w:p>
        </w:tc>
      </w:tr>
      <w:tr w:rsidR="00887C6C" w:rsidTr="547F915B" w14:paraId="45358F3C" w14:textId="77777777">
        <w:trPr>
          <w:jc w:val="center"/>
        </w:trPr>
        <w:tc>
          <w:tcPr>
            <w:tcW w:w="2400" w:type="dxa"/>
            <w:tcMar/>
            <w:vAlign w:val="center"/>
          </w:tcPr>
          <w:p w:rsidR="00887C6C" w:rsidP="547F915B" w:rsidRDefault="00AE7CDE" w14:paraId="4D596116"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PC Administrador (Servidor)</w:t>
            </w:r>
          </w:p>
        </w:tc>
        <w:tc>
          <w:tcPr>
            <w:tcW w:w="3800" w:type="dxa"/>
            <w:tcMar/>
            <w:vAlign w:val="center"/>
          </w:tcPr>
          <w:p w:rsidR="00887C6C" w:rsidP="547F915B" w:rsidRDefault="00AE7CDE" w14:paraId="3382A927"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Procesador: Intel Core i3 (o superior)</w:t>
            </w:r>
            <w:r>
              <w:br/>
            </w:r>
            <w:r w:rsidRPr="547F915B" w:rsidR="61AF1559">
              <w:rPr>
                <w:rFonts w:ascii="Arial" w:hAnsi="Arial" w:eastAsia="Arial" w:cs="Arial"/>
                <w:sz w:val="20"/>
                <w:szCs w:val="20"/>
              </w:rPr>
              <w:t>Memoria RAM: 8 GB mínimo</w:t>
            </w:r>
            <w:r>
              <w:br/>
            </w:r>
            <w:r w:rsidRPr="547F915B" w:rsidR="61AF1559">
              <w:rPr>
                <w:rFonts w:ascii="Arial" w:hAnsi="Arial" w:eastAsia="Arial" w:cs="Arial"/>
                <w:sz w:val="20"/>
                <w:szCs w:val="20"/>
              </w:rPr>
              <w:t>Almacenamiento: 128 GB SSD</w:t>
            </w:r>
            <w:r>
              <w:br/>
            </w:r>
            <w:r w:rsidRPr="547F915B" w:rsidR="61AF1559">
              <w:rPr>
                <w:rFonts w:ascii="Arial" w:hAnsi="Arial" w:eastAsia="Arial" w:cs="Arial"/>
                <w:sz w:val="20"/>
                <w:szCs w:val="20"/>
              </w:rPr>
              <w:t>Sistema operativo: Windows 10/11 Pro o Ubuntu Server 22.04 LTS</w:t>
            </w:r>
            <w:r>
              <w:br/>
            </w:r>
            <w:r w:rsidRPr="547F915B" w:rsidR="61AF1559">
              <w:rPr>
                <w:rFonts w:ascii="Arial" w:hAnsi="Arial" w:eastAsia="Arial" w:cs="Arial"/>
                <w:sz w:val="20"/>
                <w:szCs w:val="20"/>
              </w:rPr>
              <w:t>Conectividad: red LAN Gigabit Ethernet (1 Gbps)</w:t>
            </w:r>
          </w:p>
        </w:tc>
        <w:tc>
          <w:tcPr>
            <w:tcW w:w="3160" w:type="dxa"/>
            <w:tcMar/>
            <w:vAlign w:val="center"/>
          </w:tcPr>
          <w:p w:rsidR="00887C6C" w:rsidP="547F915B" w:rsidRDefault="00AE7CDE" w14:paraId="6C4DF060"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JVM 25: cliente-swing.jar</w:t>
            </w:r>
            <w:r>
              <w:br/>
            </w:r>
            <w:r w:rsidRPr="547F915B" w:rsidR="61AF1559">
              <w:rPr>
                <w:rFonts w:ascii="Arial" w:hAnsi="Arial" w:eastAsia="Arial" w:cs="Arial"/>
                <w:sz w:val="20"/>
                <w:szCs w:val="20"/>
              </w:rPr>
              <w:t>MariaDB 10.6+: minimarket_db</w:t>
            </w:r>
          </w:p>
        </w:tc>
      </w:tr>
      <w:tr w:rsidR="00887C6C" w:rsidTr="547F915B" w14:paraId="1D002D53" w14:textId="77777777">
        <w:trPr>
          <w:jc w:val="center"/>
        </w:trPr>
        <w:tc>
          <w:tcPr>
            <w:tcW w:w="2400" w:type="dxa"/>
            <w:tcMar/>
            <w:vAlign w:val="center"/>
          </w:tcPr>
          <w:p w:rsidR="00887C6C" w:rsidP="547F915B" w:rsidRDefault="00AE7CDE" w14:paraId="51E71CF9"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PC Bodeguero / Recepción</w:t>
            </w:r>
          </w:p>
        </w:tc>
        <w:tc>
          <w:tcPr>
            <w:tcW w:w="3800" w:type="dxa"/>
            <w:tcMar/>
            <w:vAlign w:val="center"/>
          </w:tcPr>
          <w:p w:rsidR="00887C6C" w:rsidP="547F915B" w:rsidRDefault="00AE7CDE" w14:paraId="76A16316"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Procesador: Intel Core i3 (o superior)</w:t>
            </w:r>
            <w:r>
              <w:br/>
            </w:r>
            <w:r w:rsidRPr="547F915B" w:rsidR="61AF1559">
              <w:rPr>
                <w:rFonts w:ascii="Arial" w:hAnsi="Arial" w:eastAsia="Arial" w:cs="Arial"/>
                <w:sz w:val="20"/>
                <w:szCs w:val="20"/>
              </w:rPr>
              <w:t>Memoria RAM: 8 GB mínimo</w:t>
            </w:r>
            <w:r>
              <w:br/>
            </w:r>
            <w:r w:rsidRPr="547F915B" w:rsidR="61AF1559">
              <w:rPr>
                <w:rFonts w:ascii="Arial" w:hAnsi="Arial" w:eastAsia="Arial" w:cs="Arial"/>
                <w:sz w:val="20"/>
                <w:szCs w:val="20"/>
              </w:rPr>
              <w:t>Almacenamiento: 128 GB SSD</w:t>
            </w:r>
            <w:r>
              <w:br/>
            </w:r>
            <w:r w:rsidRPr="547F915B" w:rsidR="61AF1559">
              <w:rPr>
                <w:rFonts w:ascii="Arial" w:hAnsi="Arial" w:eastAsia="Arial" w:cs="Arial"/>
                <w:sz w:val="20"/>
                <w:szCs w:val="20"/>
              </w:rPr>
              <w:t>Sistema operativo: Windows 10/11 (64 bits)</w:t>
            </w:r>
            <w:r>
              <w:br/>
            </w:r>
            <w:r w:rsidRPr="547F915B" w:rsidR="61AF1559">
              <w:rPr>
                <w:rFonts w:ascii="Arial" w:hAnsi="Arial" w:eastAsia="Arial" w:cs="Arial"/>
                <w:sz w:val="20"/>
                <w:szCs w:val="20"/>
              </w:rPr>
              <w:t>Conectividad: red LAN Ethernet 100 Mbps</w:t>
            </w:r>
          </w:p>
        </w:tc>
        <w:tc>
          <w:tcPr>
            <w:tcW w:w="3160" w:type="dxa"/>
            <w:tcMar/>
            <w:vAlign w:val="center"/>
          </w:tcPr>
          <w:p w:rsidR="00887C6C" w:rsidP="547F915B" w:rsidRDefault="00AE7CDE" w14:paraId="1781D6B4"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JVM 25: cliente-swing.jar</w:t>
            </w:r>
          </w:p>
        </w:tc>
      </w:tr>
      <w:tr w:rsidR="00887C6C" w:rsidTr="547F915B" w14:paraId="631BE969" w14:textId="77777777">
        <w:trPr>
          <w:jc w:val="center"/>
        </w:trPr>
        <w:tc>
          <w:tcPr>
            <w:tcW w:w="2400" w:type="dxa"/>
            <w:tcMar/>
            <w:vAlign w:val="center"/>
          </w:tcPr>
          <w:p w:rsidR="00887C6C" w:rsidP="547F915B" w:rsidRDefault="00AE7CDE" w14:paraId="11E847EA"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PC Cajero</w:t>
            </w:r>
          </w:p>
        </w:tc>
        <w:tc>
          <w:tcPr>
            <w:tcW w:w="3800" w:type="dxa"/>
            <w:tcMar/>
            <w:vAlign w:val="center"/>
          </w:tcPr>
          <w:p w:rsidR="00887C6C" w:rsidP="547F915B" w:rsidRDefault="00AE7CDE" w14:paraId="2EE134B3"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Procesador: Intel Core i3 (o superior)</w:t>
            </w:r>
            <w:r>
              <w:br/>
            </w:r>
            <w:r w:rsidRPr="547F915B" w:rsidR="61AF1559">
              <w:rPr>
                <w:rFonts w:ascii="Arial" w:hAnsi="Arial" w:eastAsia="Arial" w:cs="Arial"/>
                <w:sz w:val="20"/>
                <w:szCs w:val="20"/>
              </w:rPr>
              <w:t>Memoria RAM: 4 GB mínimo</w:t>
            </w:r>
            <w:r>
              <w:br/>
            </w:r>
            <w:r w:rsidRPr="547F915B" w:rsidR="61AF1559">
              <w:rPr>
                <w:rFonts w:ascii="Arial" w:hAnsi="Arial" w:eastAsia="Arial" w:cs="Arial"/>
                <w:sz w:val="20"/>
                <w:szCs w:val="20"/>
              </w:rPr>
              <w:t>Almacenamiento: 128 GB SSD</w:t>
            </w:r>
            <w:r>
              <w:br/>
            </w:r>
            <w:r w:rsidRPr="547F915B" w:rsidR="61AF1559">
              <w:rPr>
                <w:rFonts w:ascii="Arial" w:hAnsi="Arial" w:eastAsia="Arial" w:cs="Arial"/>
                <w:sz w:val="20"/>
                <w:szCs w:val="20"/>
              </w:rPr>
              <w:t>Sistema operativo: Windows 10/11 (64 bits)</w:t>
            </w:r>
            <w:r>
              <w:br/>
            </w:r>
            <w:r w:rsidRPr="547F915B" w:rsidR="61AF1559">
              <w:rPr>
                <w:rFonts w:ascii="Arial" w:hAnsi="Arial" w:eastAsia="Arial" w:cs="Arial"/>
                <w:sz w:val="20"/>
                <w:szCs w:val="20"/>
              </w:rPr>
              <w:t>Conectividad: red LAN Ethernet 100 Mbps</w:t>
            </w:r>
          </w:p>
        </w:tc>
        <w:tc>
          <w:tcPr>
            <w:tcW w:w="3160" w:type="dxa"/>
            <w:tcMar/>
            <w:vAlign w:val="center"/>
          </w:tcPr>
          <w:p w:rsidR="00887C6C" w:rsidP="547F915B" w:rsidRDefault="00AE7CDE" w14:paraId="2BE90815"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JVM 25: cliente-swing.jar</w:t>
            </w:r>
          </w:p>
        </w:tc>
      </w:tr>
      <w:tr w:rsidR="00887C6C" w:rsidTr="547F915B" w14:paraId="79193CBA" w14:textId="77777777">
        <w:trPr>
          <w:jc w:val="center"/>
        </w:trPr>
        <w:tc>
          <w:tcPr>
            <w:tcW w:w="2400" w:type="dxa"/>
            <w:tcMar/>
            <w:vAlign w:val="center"/>
          </w:tcPr>
          <w:p w:rsidR="00887C6C" w:rsidP="547F915B" w:rsidRDefault="00AE7CDE" w14:paraId="4C4730C1"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Lector de código de barras (Bodega)</w:t>
            </w:r>
          </w:p>
        </w:tc>
        <w:tc>
          <w:tcPr>
            <w:tcW w:w="3800" w:type="dxa"/>
            <w:tcMar/>
            <w:vAlign w:val="center"/>
          </w:tcPr>
          <w:p w:rsidR="00887C6C" w:rsidP="436022DB" w:rsidRDefault="00AE7CDE" w14:paraId="3BA7F8E2" w14:textId="592E2F3C">
            <w:pPr>
              <w:spacing w:before="20" w:after="20" w:line="240" w:lineRule="auto"/>
              <w:jc w:val="center"/>
            </w:pPr>
            <w:r w:rsidRPr="547F915B" w:rsidR="61AF1559">
              <w:rPr>
                <w:rFonts w:ascii="Arial" w:hAnsi="Arial" w:eastAsia="Arial" w:cs="Arial"/>
                <w:sz w:val="20"/>
                <w:szCs w:val="20"/>
              </w:rPr>
              <w:t>Tipo: lector USB HID 1D / 2D</w:t>
            </w:r>
            <w:r>
              <w:br/>
            </w:r>
            <w:r w:rsidRPr="547F915B" w:rsidR="61AF1559">
              <w:rPr>
                <w:rFonts w:ascii="Arial" w:hAnsi="Arial" w:eastAsia="Arial" w:cs="Arial"/>
                <w:sz w:val="20"/>
                <w:szCs w:val="20"/>
              </w:rPr>
              <w:t>Alimentación: bus USB 2.0 / 3.0</w:t>
            </w:r>
            <w:r>
              <w:br/>
            </w:r>
            <w:r w:rsidRPr="547F915B" w:rsidR="61AF1559">
              <w:rPr>
                <w:rFonts w:ascii="Arial" w:hAnsi="Arial" w:eastAsia="Arial" w:cs="Arial"/>
                <w:sz w:val="20"/>
                <w:szCs w:val="20"/>
              </w:rPr>
              <w:t xml:space="preserve">Conectividad: USB </w:t>
            </w:r>
            <w:r w:rsidRPr="547F915B" w:rsidR="61AF1559">
              <w:rPr>
                <w:rFonts w:ascii="Arial" w:hAnsi="Arial" w:eastAsia="Arial" w:cs="Arial"/>
                <w:sz w:val="20"/>
                <w:szCs w:val="20"/>
              </w:rPr>
              <w:t>plug</w:t>
            </w:r>
            <w:r w:rsidRPr="547F915B" w:rsidR="61AF1559">
              <w:rPr>
                <w:rFonts w:ascii="Arial" w:hAnsi="Arial" w:eastAsia="Arial" w:cs="Arial"/>
                <w:sz w:val="20"/>
                <w:szCs w:val="20"/>
              </w:rPr>
              <w:t>-and-</w:t>
            </w:r>
            <w:r w:rsidRPr="547F915B" w:rsidR="61AF1559">
              <w:rPr>
                <w:rFonts w:ascii="Arial" w:hAnsi="Arial" w:eastAsia="Arial" w:cs="Arial"/>
                <w:sz w:val="20"/>
                <w:szCs w:val="20"/>
              </w:rPr>
              <w:t>play</w:t>
            </w:r>
            <w:r w:rsidRPr="547F915B" w:rsidR="61AF1559">
              <w:rPr>
                <w:rFonts w:ascii="Arial" w:hAnsi="Arial" w:eastAsia="Arial" w:cs="Arial"/>
                <w:sz w:val="20"/>
                <w:szCs w:val="20"/>
              </w:rPr>
              <w:t xml:space="preserve"> sin </w:t>
            </w:r>
            <w:r w:rsidRPr="547F915B" w:rsidR="61AF1559">
              <w:rPr>
                <w:rFonts w:ascii="Arial" w:hAnsi="Arial" w:eastAsia="Arial" w:cs="Arial"/>
                <w:sz w:val="20"/>
                <w:szCs w:val="20"/>
              </w:rPr>
              <w:t>driver</w:t>
            </w:r>
          </w:p>
        </w:tc>
        <w:tc>
          <w:tcPr>
            <w:tcW w:w="3160" w:type="dxa"/>
            <w:tcMar/>
            <w:vAlign w:val="center"/>
          </w:tcPr>
          <w:p w:rsidR="00887C6C" w:rsidP="547F915B" w:rsidRDefault="00AE7CDE" w14:paraId="55FC8110"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No aplica (dispositivo de entrada conectado al PC Bodeguero)</w:t>
            </w:r>
          </w:p>
        </w:tc>
      </w:tr>
      <w:tr w:rsidR="00887C6C" w:rsidTr="547F915B" w14:paraId="7DDE03FB" w14:textId="77777777">
        <w:trPr>
          <w:jc w:val="center"/>
        </w:trPr>
        <w:tc>
          <w:tcPr>
            <w:tcW w:w="2400" w:type="dxa"/>
            <w:tcMar/>
            <w:vAlign w:val="center"/>
          </w:tcPr>
          <w:p w:rsidR="00887C6C" w:rsidP="547F915B" w:rsidRDefault="00AE7CDE" w14:paraId="6EE0A4DC" w14:textId="63822A3A">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Lector de código de barras Caja</w:t>
            </w:r>
          </w:p>
        </w:tc>
        <w:tc>
          <w:tcPr>
            <w:tcW w:w="3800" w:type="dxa"/>
            <w:tcMar/>
            <w:vAlign w:val="center"/>
          </w:tcPr>
          <w:p w:rsidR="00887C6C" w:rsidP="547F915B" w:rsidRDefault="00AE7CDE" w14:paraId="1184B376" w14:textId="65009680">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Tipo: lector USB HID 1D / 2D</w:t>
            </w:r>
            <w:r>
              <w:br/>
            </w:r>
            <w:r w:rsidRPr="547F915B" w:rsidR="61AF1559">
              <w:rPr>
                <w:rFonts w:ascii="Arial" w:hAnsi="Arial" w:eastAsia="Arial" w:cs="Arial"/>
                <w:sz w:val="20"/>
                <w:szCs w:val="20"/>
              </w:rPr>
              <w:t>Alimentación: bus USB 2.0 / 3.0</w:t>
            </w:r>
            <w:r>
              <w:br/>
            </w:r>
            <w:r w:rsidRPr="547F915B" w:rsidR="61AF1559">
              <w:rPr>
                <w:rFonts w:ascii="Arial" w:hAnsi="Arial" w:eastAsia="Arial" w:cs="Arial"/>
                <w:sz w:val="20"/>
                <w:szCs w:val="20"/>
              </w:rPr>
              <w:t xml:space="preserve">Conectividad: USB </w:t>
            </w:r>
            <w:r w:rsidRPr="547F915B" w:rsidR="61AF1559">
              <w:rPr>
                <w:rFonts w:ascii="Arial" w:hAnsi="Arial" w:eastAsia="Arial" w:cs="Arial"/>
                <w:sz w:val="20"/>
                <w:szCs w:val="20"/>
              </w:rPr>
              <w:t>plug</w:t>
            </w:r>
            <w:r w:rsidRPr="547F915B" w:rsidR="61AF1559">
              <w:rPr>
                <w:rFonts w:ascii="Arial" w:hAnsi="Arial" w:eastAsia="Arial" w:cs="Arial"/>
                <w:sz w:val="20"/>
                <w:szCs w:val="20"/>
              </w:rPr>
              <w:t>-and-</w:t>
            </w:r>
            <w:r w:rsidRPr="547F915B" w:rsidR="61AF1559">
              <w:rPr>
                <w:rFonts w:ascii="Arial" w:hAnsi="Arial" w:eastAsia="Arial" w:cs="Arial"/>
                <w:sz w:val="20"/>
                <w:szCs w:val="20"/>
              </w:rPr>
              <w:t>play</w:t>
            </w:r>
            <w:r w:rsidRPr="547F915B" w:rsidR="61AF1559">
              <w:rPr>
                <w:rFonts w:ascii="Arial" w:hAnsi="Arial" w:eastAsia="Arial" w:cs="Arial"/>
                <w:sz w:val="20"/>
                <w:szCs w:val="20"/>
              </w:rPr>
              <w:t xml:space="preserve"> sin </w:t>
            </w:r>
            <w:r w:rsidRPr="547F915B" w:rsidR="61AF1559">
              <w:rPr>
                <w:rFonts w:ascii="Arial" w:hAnsi="Arial" w:eastAsia="Arial" w:cs="Arial"/>
                <w:sz w:val="20"/>
                <w:szCs w:val="20"/>
              </w:rPr>
              <w:t>driver</w:t>
            </w:r>
          </w:p>
        </w:tc>
        <w:tc>
          <w:tcPr>
            <w:tcW w:w="3160" w:type="dxa"/>
            <w:tcMar/>
            <w:vAlign w:val="center"/>
          </w:tcPr>
          <w:p w:rsidR="00887C6C" w:rsidP="547F915B" w:rsidRDefault="00AE7CDE" w14:paraId="06671AE3" w14:textId="339EBA45">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No aplica dispositivo de entrada conectado al PC Cajero</w:t>
            </w:r>
          </w:p>
        </w:tc>
      </w:tr>
      <w:tr w:rsidR="00887C6C" w:rsidTr="547F915B" w14:paraId="296A52BC" w14:textId="77777777">
        <w:trPr>
          <w:jc w:val="center"/>
        </w:trPr>
        <w:tc>
          <w:tcPr>
            <w:tcW w:w="2400" w:type="dxa"/>
            <w:tcMar/>
            <w:vAlign w:val="center"/>
          </w:tcPr>
          <w:p w:rsidR="00887C6C" w:rsidP="547F915B" w:rsidRDefault="00AE7CDE" w14:paraId="47D0C5EB"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NAS / Almacenamiento externo</w:t>
            </w:r>
          </w:p>
        </w:tc>
        <w:tc>
          <w:tcPr>
            <w:tcW w:w="3800" w:type="dxa"/>
            <w:tcMar/>
            <w:vAlign w:val="center"/>
          </w:tcPr>
          <w:p w:rsidR="00887C6C" w:rsidP="547F915B" w:rsidRDefault="00AE7CDE" w14:paraId="183972DF" w14:textId="650F73B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Capacidad: 2 TB HDD, recomendado</w:t>
            </w:r>
            <w:r>
              <w:br/>
            </w:r>
            <w:r w:rsidRPr="547F915B" w:rsidR="61AF1559">
              <w:rPr>
                <w:rFonts w:ascii="Arial" w:hAnsi="Arial" w:eastAsia="Arial" w:cs="Arial"/>
                <w:sz w:val="20"/>
                <w:szCs w:val="20"/>
              </w:rPr>
              <w:t>Sistema operativo: firmware NAS Synology DSM / QNAP QTS</w:t>
            </w:r>
            <w:r>
              <w:br/>
            </w:r>
            <w:r w:rsidRPr="547F915B" w:rsidR="61AF1559">
              <w:rPr>
                <w:rFonts w:ascii="Arial" w:hAnsi="Arial" w:eastAsia="Arial" w:cs="Arial"/>
                <w:sz w:val="20"/>
                <w:szCs w:val="20"/>
              </w:rPr>
              <w:t>Conectividad: red LAN Gigabit Ethernet</w:t>
            </w:r>
          </w:p>
        </w:tc>
        <w:tc>
          <w:tcPr>
            <w:tcW w:w="3160" w:type="dxa"/>
            <w:tcMar/>
            <w:vAlign w:val="center"/>
          </w:tcPr>
          <w:p w:rsidR="00887C6C" w:rsidP="547F915B" w:rsidRDefault="00AE7CDE" w14:paraId="12879A7A"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minimarket_db_backup.sql</w:t>
            </w:r>
          </w:p>
        </w:tc>
      </w:tr>
    </w:tbl>
    <w:p w:rsidR="00887C6C" w:rsidRDefault="00AE7CDE" w14:paraId="4774173F" w14:textId="77777777">
      <w:pPr>
        <w:spacing w:before="60" w:after="240" w:line="240" w:lineRule="auto"/>
        <w:jc w:val="center"/>
      </w:pPr>
      <w:r>
        <w:rPr>
          <w:rFonts w:ascii="Arial" w:hAnsi="Arial" w:eastAsia="Arial" w:cs="Arial"/>
          <w:i/>
          <w:iCs/>
          <w:sz w:val="18"/>
          <w:szCs w:val="18"/>
        </w:rPr>
        <w:t>Fuente: Elaborado por el equipo de proyecto.</w:t>
      </w:r>
    </w:p>
    <w:p w:rsidR="00887C6C" w:rsidRDefault="00AE7CDE" w14:paraId="0B78DA22" w14:textId="15F54F61">
      <w:pPr>
        <w:spacing w:line="360" w:lineRule="auto"/>
        <w:jc w:val="both"/>
      </w:pPr>
      <w:r w:rsidRPr="547F915B" w:rsidR="61AF1559">
        <w:rPr>
          <w:rFonts w:ascii="Arial" w:hAnsi="Arial" w:eastAsia="Arial" w:cs="Arial"/>
        </w:rPr>
        <w:t xml:space="preserve">El PC Administrador Servidor es el nodo central de la infraestructura y cumple una doble función. Por una parte, es la estación de trabajo del Administrador, ya que ejecuta la aplicación cliente-swing.jar sobre el entorno JVM 25 con el menú de su perfil, que da acceso a los módulos de productos, proveedores, facturas, inventario, usuarios y reportes. Por otra parte, aloja el entorno </w:t>
      </w:r>
      <w:r w:rsidRPr="547F915B" w:rsidR="61AF1559">
        <w:rPr>
          <w:rFonts w:ascii="Arial" w:hAnsi="Arial" w:eastAsia="Arial" w:cs="Arial"/>
        </w:rPr>
        <w:t>MariaDB</w:t>
      </w:r>
      <w:r w:rsidRPr="547F915B" w:rsidR="61AF1559">
        <w:rPr>
          <w:rFonts w:ascii="Arial" w:hAnsi="Arial" w:eastAsia="Arial" w:cs="Arial"/>
        </w:rPr>
        <w:t xml:space="preserve"> 10.6+, donde reside </w:t>
      </w:r>
      <w:r w:rsidRPr="547F915B" w:rsidR="61AF1559">
        <w:rPr>
          <w:rFonts w:ascii="Arial" w:hAnsi="Arial" w:eastAsia="Arial" w:cs="Arial"/>
        </w:rPr>
        <w:t>minimarket_db</w:t>
      </w:r>
      <w:r w:rsidRPr="547F915B" w:rsidR="61AF1559">
        <w:rPr>
          <w:rFonts w:ascii="Arial" w:hAnsi="Arial" w:eastAsia="Arial" w:cs="Arial"/>
        </w:rPr>
        <w:t xml:space="preserve">, la base de datos que comparten los tres puestos de trabajo. Su configuración de hardware </w:t>
      </w:r>
      <w:r w:rsidRPr="547F915B" w:rsidR="61AF1559">
        <w:rPr>
          <w:rFonts w:ascii="Arial" w:hAnsi="Arial" w:eastAsia="Arial" w:cs="Arial"/>
        </w:rPr>
        <w:t>(</w:t>
      </w:r>
      <w:r w:rsidRPr="547F915B" w:rsidR="61AF1559">
        <w:rPr>
          <w:rFonts w:ascii="Arial" w:hAnsi="Arial" w:eastAsia="Arial" w:cs="Arial"/>
        </w:rPr>
        <w:t>procesador Intel Core i3 o superior, 8 GB de memoria RAM y 128 GB de almacenamiento SSD) es equivalente a la del PC Bodeguero; lo que distingue a este equipo no es la capacidad de sus componentes, sino su rol de servidor y su conexión mediante Gigabit Ethernet, que le da el mayor ancho de banda de los tres puestos para atender las conexiones JDBC entrantes del Bodeguero y del Cajero, además de su propia conexión local a la base de datos.</w:t>
      </w:r>
    </w:p>
    <w:p w:rsidR="00887C6C" w:rsidRDefault="00AE7CDE" w14:paraId="502805DA" w14:textId="77777777">
      <w:pPr>
        <w:spacing w:line="360" w:lineRule="auto"/>
        <w:jc w:val="both"/>
      </w:pPr>
      <w:r>
        <w:rPr>
          <w:rFonts w:ascii="Arial" w:hAnsi="Arial" w:eastAsia="Arial" w:cs="Arial"/>
        </w:rPr>
        <w:t>El PC Bodeguero / Recepción es el puesto donde se recibe la mercadería. Ejecuta la misma aplicación cliente-swing.jar sobre JVM 25, con el menú del perfil Bodeguero, que incluye los módulos de productos, proveedores, facturas, inventario y reportes. Desde este equipo se registran y procesan las facturas de compra, se gestionan las equivalencias de los proveedores y se realizan los ajustes de inventario, junto con la importación y exportación de archivos. Sus requerimientos son un procesador Intel Core i3 o superior, 8 GB de memoria RAM, 128 GB de almacenamiento SSD, Windows 10/11 de 64 bits y conexión Ethernet de 100 Mbps.</w:t>
      </w:r>
    </w:p>
    <w:p w:rsidR="00887C6C" w:rsidRDefault="00AE7CDE" w14:paraId="77BD4C20" w14:textId="77777777">
      <w:pPr>
        <w:spacing w:line="360" w:lineRule="auto"/>
        <w:jc w:val="both"/>
      </w:pPr>
      <w:r>
        <w:rPr>
          <w:rFonts w:ascii="Arial" w:hAnsi="Arial" w:eastAsia="Arial" w:cs="Arial"/>
        </w:rPr>
        <w:t>El PC Cajero corresponde al puesto de venta. Ejecuta cliente-swing.jar sobre JVM 25 con el menú del perfil Cajero, compuesto por los módulos de venta, inventario y reportes, desde el cual se registran las ventas, se valida el stock disponible, se registra el pago y se emite el comprobante. Comparte el mismo procesador y la misma capacidad de almacenamiento que los otros dos equipos (Intel Core i3 o superior, 128 GB de almacenamiento SSD), pero requiere la menor cantidad de memoria RAM de los tres, 4 GB como mínimo, además de Windows 10/11 de 64 bits y conexión Ethernet de 100 Mbps.</w:t>
      </w:r>
    </w:p>
    <w:p w:rsidR="00887C6C" w:rsidRDefault="00AE7CDE" w14:paraId="704734A5" w14:textId="77777777">
      <w:pPr>
        <w:spacing w:line="360" w:lineRule="auto"/>
        <w:jc w:val="both"/>
      </w:pPr>
      <w:r>
        <w:rPr>
          <w:rFonts w:ascii="Arial" w:hAnsi="Arial" w:eastAsia="Arial" w:cs="Arial"/>
        </w:rPr>
        <w:t>Los lectores de código de barras son dos: uno conectado al PC del Bodeguero y otro al PC del Cajero. Ambos son lectores USB HID 1D/2D que se alimentan desde el propio puerto USB y funcionan como dispositivos plug-and-play, sin necesidad de instalar controladores. Como operan como dispositivos de entrada, el código leído se ingresa directamente en la aplicación, por lo que no se despliega ningún artefacto en ellos ni requieren conexión a la red. En el puesto de venta, el lector permite agregar productos a una venta mediante la lectura de su código de barras (UR-65).</w:t>
      </w:r>
    </w:p>
    <w:p w:rsidR="00887C6C" w:rsidRDefault="00AE7CDE" w14:paraId="1E521229" w14:textId="77777777">
      <w:pPr>
        <w:spacing w:line="360" w:lineRule="auto"/>
        <w:jc w:val="both"/>
      </w:pPr>
      <w:r>
        <w:rPr>
          <w:rFonts w:ascii="Arial" w:hAnsi="Arial" w:eastAsia="Arial" w:cs="Arial"/>
        </w:rPr>
        <w:t>El NAS es un dispositivo de almacenamiento conectado a la red LAN mediante Gigabit Ethernet, con una capacidad de 2 TB en disco duro (HDD, recomendado) y su propio firmware (Synology DSM o QNAP QTS). Su función es resguardar la información del sistema: diariamente se genera un respaldo de la base de datos con mysqldump, que queda almacenado en el NAS como el artefacto minimarket_db_backup.sql. De esta forma se da cumplimiento al requerimiento no funcional de respaldo diario.</w:t>
      </w:r>
    </w:p>
    <w:p w:rsidR="00887C6C" w:rsidRDefault="00AE7CDE" w14:paraId="3189DD35" w14:textId="77777777">
      <w:pPr>
        <w:spacing w:line="360" w:lineRule="auto"/>
        <w:jc w:val="both"/>
      </w:pPr>
      <w:r>
        <w:rPr>
          <w:rFonts w:ascii="Arial" w:hAnsi="Arial" w:eastAsia="Arial" w:cs="Arial"/>
          <w:b/>
          <w:bCs/>
        </w:rPr>
        <w:t>Entornos de ejecución y artefactos</w:t>
      </w:r>
    </w:p>
    <w:p w:rsidR="00887C6C" w:rsidRDefault="00AE7CDE" w14:paraId="731554AD" w14:textId="094D835F">
      <w:pPr>
        <w:spacing w:line="360" w:lineRule="auto"/>
        <w:jc w:val="both"/>
      </w:pPr>
      <w:r>
        <w:rPr>
          <w:rFonts w:ascii="Arial" w:hAnsi="Arial" w:eastAsia="Arial" w:cs="Arial"/>
        </w:rPr>
        <w:t>El diagrama distingue dos entornos de ejecución. JVM 25 es el entorno sobre el que se ejecuta la aplicación en los tres computadores, mientras que MariaDB 10.6+ es el motor de base de datos instalado en el PC del Administrador. Sobre ellos se despliegan tres artefactos: cliente-swing.jar, que contiene las capas de vista, controlador y acceso a datos del sistema y se instala de forma idéntica en los tres computadores; minimarket_db, el esquema relacional con las quince tablas vigentes: perfil, usuario, producto, proveedor, producto_proveedor, auditoria_proveedor, equivalencia, factura, item_factura, venta, item_venta, pago_venta, ajuste_inventario, movimiento_inventario y log_archivo; y minimarket_db_backup.sql, el archivo de respaldo que se almacena en el NAS.</w:t>
      </w:r>
    </w:p>
    <w:p w:rsidR="00887C6C" w:rsidRDefault="00AE7CDE" w14:paraId="30DCCFB3" w14:textId="77777777">
      <w:pPr>
        <w:spacing w:line="360" w:lineRule="auto"/>
        <w:jc w:val="both"/>
      </w:pPr>
      <w:r>
        <w:rPr>
          <w:rFonts w:ascii="Arial" w:hAnsi="Arial" w:eastAsia="Arial" w:cs="Arial"/>
        </w:rPr>
        <w:t>Como los tres computadores ejecutan el mismo artefacto, la diferencia entre ellos no está en el software instalado, sino en el menú que la aplicación habilita según el perfil del usuario que inicia sesión. Por esta razón, en el diagrama cada instancia de cliente-swing.jar indica el menú del perfil asociado a ese puesto.</w:t>
      </w:r>
    </w:p>
    <w:p w:rsidR="00887C6C" w:rsidRDefault="00AE7CDE" w14:paraId="15174B2F" w14:textId="77777777">
      <w:pPr>
        <w:spacing w:line="360" w:lineRule="auto"/>
        <w:jc w:val="both"/>
      </w:pPr>
      <w:r>
        <w:rPr>
          <w:rFonts w:ascii="Arial" w:hAnsi="Arial" w:eastAsia="Arial" w:cs="Arial"/>
          <w:b/>
          <w:bCs/>
        </w:rPr>
        <w:t>Rutas de comunicación</w:t>
      </w:r>
    </w:p>
    <w:p w:rsidR="00887C6C" w:rsidRDefault="00AE7CDE" w14:paraId="786367DA" w14:textId="77777777">
      <w:pPr>
        <w:spacing w:line="360" w:lineRule="auto"/>
        <w:jc w:val="both"/>
      </w:pPr>
      <w:r>
        <w:rPr>
          <w:rFonts w:ascii="Arial" w:hAnsi="Arial" w:eastAsia="Arial" w:cs="Arial"/>
        </w:rPr>
        <w:t>Las rutas de comunicación del diagrama representan las conexiones entre los nodos e indican el medio y el protocolo que se utiliza en cada caso. La Tabla 4.3 resume estas conexiones.</w:t>
      </w:r>
    </w:p>
    <w:p w:rsidR="00887C6C" w:rsidRDefault="00AE7CDE" w14:paraId="65F5AB22" w14:textId="77777777">
      <w:pPr>
        <w:pStyle w:val="LeyendaTabla"/>
        <w:keepNext/>
        <w:spacing w:before="240"/>
      </w:pPr>
      <w:r>
        <w:t>Tabla 4.3: “Rutas de comunicación del diagrama de despliegue”.</w:t>
      </w:r>
    </w:p>
    <w:tbl>
      <w:tblPr>
        <w:tblW w:w="936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80" w:type="dxa"/>
          <w:right w:w="80" w:type="dxa"/>
        </w:tblCellMar>
        <w:tblLook w:val="04A0" w:firstRow="1" w:lastRow="0" w:firstColumn="1" w:lastColumn="0" w:noHBand="0" w:noVBand="1"/>
      </w:tblPr>
      <w:tblGrid>
        <w:gridCol w:w="2900"/>
        <w:gridCol w:w="2400"/>
        <w:gridCol w:w="4060"/>
      </w:tblGrid>
      <w:tr w:rsidR="00887C6C" w:rsidTr="436022DB" w14:paraId="5772B49E" w14:textId="77777777">
        <w:trPr>
          <w:cantSplit/>
          <w:tblHeader/>
          <w:jc w:val="center"/>
        </w:trPr>
        <w:tc>
          <w:tcPr>
            <w:tcW w:w="2900" w:type="dxa"/>
            <w:vAlign w:val="center"/>
          </w:tcPr>
          <w:p w:rsidR="00887C6C" w:rsidP="436022DB" w:rsidRDefault="00AE7CDE" w14:paraId="1C5733AC" w14:textId="77777777">
            <w:pPr>
              <w:spacing w:before="20" w:after="20" w:line="240" w:lineRule="auto"/>
              <w:jc w:val="center"/>
              <w:rPr>
                <w:rFonts w:ascii="Arial" w:hAnsi="Arial" w:eastAsia="Arial" w:cs="Arial"/>
                <w:b/>
                <w:bCs/>
              </w:rPr>
            </w:pPr>
            <w:r>
              <w:rPr>
                <w:rFonts w:ascii="Arial" w:hAnsi="Arial" w:eastAsia="Arial" w:cs="Arial"/>
                <w:b/>
                <w:bCs/>
              </w:rPr>
              <w:t>Conexión</w:t>
            </w:r>
          </w:p>
        </w:tc>
        <w:tc>
          <w:tcPr>
            <w:tcW w:w="2400" w:type="dxa"/>
            <w:vAlign w:val="center"/>
          </w:tcPr>
          <w:p w:rsidR="00887C6C" w:rsidP="436022DB" w:rsidRDefault="00AE7CDE" w14:paraId="6B573D90" w14:textId="77777777">
            <w:pPr>
              <w:spacing w:before="20" w:after="20" w:line="240" w:lineRule="auto"/>
              <w:jc w:val="center"/>
              <w:rPr>
                <w:rFonts w:ascii="Arial" w:hAnsi="Arial" w:eastAsia="Arial" w:cs="Arial"/>
                <w:b/>
                <w:bCs/>
              </w:rPr>
            </w:pPr>
            <w:r>
              <w:rPr>
                <w:rFonts w:ascii="Arial" w:hAnsi="Arial" w:eastAsia="Arial" w:cs="Arial"/>
                <w:b/>
                <w:bCs/>
              </w:rPr>
              <w:t>Medio y protocolo</w:t>
            </w:r>
          </w:p>
        </w:tc>
        <w:tc>
          <w:tcPr>
            <w:tcW w:w="4060" w:type="dxa"/>
            <w:vAlign w:val="center"/>
          </w:tcPr>
          <w:p w:rsidR="00887C6C" w:rsidP="436022DB" w:rsidRDefault="00AE7CDE" w14:paraId="68D74B49" w14:textId="77777777">
            <w:pPr>
              <w:spacing w:before="20" w:after="20" w:line="240" w:lineRule="auto"/>
              <w:jc w:val="center"/>
              <w:rPr>
                <w:rFonts w:ascii="Arial" w:hAnsi="Arial" w:eastAsia="Arial" w:cs="Arial"/>
                <w:b/>
                <w:bCs/>
              </w:rPr>
            </w:pPr>
            <w:r>
              <w:rPr>
                <w:rFonts w:ascii="Arial" w:hAnsi="Arial" w:eastAsia="Arial" w:cs="Arial"/>
                <w:b/>
                <w:bCs/>
              </w:rPr>
              <w:t>Propósito</w:t>
            </w:r>
          </w:p>
        </w:tc>
      </w:tr>
      <w:tr w:rsidR="00887C6C" w:rsidTr="436022DB" w14:paraId="2BD9BD86" w14:textId="77777777">
        <w:trPr>
          <w:jc w:val="center"/>
        </w:trPr>
        <w:tc>
          <w:tcPr>
            <w:tcW w:w="2900" w:type="dxa"/>
            <w:vAlign w:val="center"/>
          </w:tcPr>
          <w:p w:rsidR="00887C6C" w:rsidP="436022DB" w:rsidRDefault="00AE7CDE" w14:paraId="389A4FA6" w14:textId="77777777">
            <w:pPr>
              <w:spacing w:before="20" w:after="20" w:line="240" w:lineRule="auto"/>
              <w:jc w:val="center"/>
              <w:rPr>
                <w:rFonts w:ascii="Arial" w:hAnsi="Arial" w:eastAsia="Arial" w:cs="Arial"/>
              </w:rPr>
            </w:pPr>
            <w:r>
              <w:rPr>
                <w:rFonts w:ascii="Arial" w:hAnsi="Arial" w:eastAsia="Arial" w:cs="Arial"/>
              </w:rPr>
              <w:t>PC Bodeguero – MariaDB 10.6+ (PC Administrador)</w:t>
            </w:r>
          </w:p>
        </w:tc>
        <w:tc>
          <w:tcPr>
            <w:tcW w:w="2400" w:type="dxa"/>
            <w:vAlign w:val="center"/>
          </w:tcPr>
          <w:p w:rsidR="00887C6C" w:rsidP="436022DB" w:rsidRDefault="00AE7CDE" w14:paraId="23CBF5AC" w14:textId="77777777">
            <w:pPr>
              <w:spacing w:before="20" w:after="20" w:line="240" w:lineRule="auto"/>
              <w:jc w:val="center"/>
              <w:rPr>
                <w:rFonts w:ascii="Arial" w:hAnsi="Arial" w:eastAsia="Arial" w:cs="Arial"/>
              </w:rPr>
            </w:pPr>
            <w:r>
              <w:rPr>
                <w:rFonts w:ascii="Arial" w:hAnsi="Arial" w:eastAsia="Arial" w:cs="Arial"/>
              </w:rPr>
              <w:t>«LAN» JDBC (MariaDB Connector/J)</w:t>
            </w:r>
          </w:p>
        </w:tc>
        <w:tc>
          <w:tcPr>
            <w:tcW w:w="4060" w:type="dxa"/>
            <w:vAlign w:val="center"/>
          </w:tcPr>
          <w:p w:rsidR="00887C6C" w:rsidP="436022DB" w:rsidRDefault="00AE7CDE" w14:paraId="774F7A8C" w14:textId="77777777">
            <w:pPr>
              <w:spacing w:before="20" w:after="20" w:line="240" w:lineRule="auto"/>
              <w:jc w:val="center"/>
              <w:rPr>
                <w:rFonts w:ascii="Arial" w:hAnsi="Arial" w:eastAsia="Arial" w:cs="Arial"/>
              </w:rPr>
            </w:pPr>
            <w:r>
              <w:rPr>
                <w:rFonts w:ascii="Arial" w:hAnsi="Arial" w:eastAsia="Arial" w:cs="Arial"/>
              </w:rPr>
              <w:t>La aplicación del Bodeguero consulta y actualiza directamente la base de datos minimarket_db a través de la red local.</w:t>
            </w:r>
          </w:p>
        </w:tc>
      </w:tr>
      <w:tr w:rsidR="00887C6C" w:rsidTr="436022DB" w14:paraId="6AF40ECE" w14:textId="77777777">
        <w:trPr>
          <w:jc w:val="center"/>
        </w:trPr>
        <w:tc>
          <w:tcPr>
            <w:tcW w:w="2900" w:type="dxa"/>
            <w:vAlign w:val="center"/>
          </w:tcPr>
          <w:p w:rsidR="00887C6C" w:rsidP="436022DB" w:rsidRDefault="00AE7CDE" w14:paraId="6D0C3D9E" w14:textId="77777777">
            <w:pPr>
              <w:spacing w:before="20" w:after="20" w:line="240" w:lineRule="auto"/>
              <w:jc w:val="center"/>
              <w:rPr>
                <w:rFonts w:ascii="Arial" w:hAnsi="Arial" w:eastAsia="Arial" w:cs="Arial"/>
              </w:rPr>
            </w:pPr>
            <w:r>
              <w:rPr>
                <w:rFonts w:ascii="Arial" w:hAnsi="Arial" w:eastAsia="Arial" w:cs="Arial"/>
              </w:rPr>
              <w:t>PC Cajero – MariaDB 10.6+ (PC Administrador)</w:t>
            </w:r>
          </w:p>
        </w:tc>
        <w:tc>
          <w:tcPr>
            <w:tcW w:w="2400" w:type="dxa"/>
            <w:vAlign w:val="center"/>
          </w:tcPr>
          <w:p w:rsidR="00887C6C" w:rsidP="436022DB" w:rsidRDefault="00AE7CDE" w14:paraId="2593AC32" w14:textId="77777777">
            <w:pPr>
              <w:spacing w:before="20" w:after="20" w:line="240" w:lineRule="auto"/>
              <w:jc w:val="center"/>
              <w:rPr>
                <w:rFonts w:ascii="Arial" w:hAnsi="Arial" w:eastAsia="Arial" w:cs="Arial"/>
              </w:rPr>
            </w:pPr>
            <w:r>
              <w:rPr>
                <w:rFonts w:ascii="Arial" w:hAnsi="Arial" w:eastAsia="Arial" w:cs="Arial"/>
              </w:rPr>
              <w:t>«LAN» JDBC (MariaDB Connector/J)</w:t>
            </w:r>
          </w:p>
        </w:tc>
        <w:tc>
          <w:tcPr>
            <w:tcW w:w="4060" w:type="dxa"/>
            <w:vAlign w:val="center"/>
          </w:tcPr>
          <w:p w:rsidR="00887C6C" w:rsidP="436022DB" w:rsidRDefault="00AE7CDE" w14:paraId="6CDCD705" w14:textId="77777777">
            <w:pPr>
              <w:spacing w:before="20" w:after="20" w:line="240" w:lineRule="auto"/>
              <w:jc w:val="center"/>
              <w:rPr>
                <w:rFonts w:ascii="Arial" w:hAnsi="Arial" w:eastAsia="Arial" w:cs="Arial"/>
              </w:rPr>
            </w:pPr>
            <w:r>
              <w:rPr>
                <w:rFonts w:ascii="Arial" w:hAnsi="Arial" w:eastAsia="Arial" w:cs="Arial"/>
              </w:rPr>
              <w:t>La aplicación del Cajero registra las ventas y consulta el inventario en la base de datos a través de la red local.</w:t>
            </w:r>
          </w:p>
        </w:tc>
      </w:tr>
      <w:tr w:rsidR="00887C6C" w:rsidTr="436022DB" w14:paraId="2E42C66B" w14:textId="77777777">
        <w:trPr>
          <w:jc w:val="center"/>
        </w:trPr>
        <w:tc>
          <w:tcPr>
            <w:tcW w:w="2900" w:type="dxa"/>
            <w:vAlign w:val="center"/>
          </w:tcPr>
          <w:p w:rsidR="00887C6C" w:rsidP="436022DB" w:rsidRDefault="00AE7CDE" w14:paraId="6499B69B" w14:textId="77777777">
            <w:pPr>
              <w:spacing w:before="20" w:after="20" w:line="240" w:lineRule="auto"/>
              <w:jc w:val="center"/>
              <w:rPr>
                <w:rFonts w:ascii="Arial" w:hAnsi="Arial" w:eastAsia="Arial" w:cs="Arial"/>
              </w:rPr>
            </w:pPr>
            <w:r>
              <w:rPr>
                <w:rFonts w:ascii="Arial" w:hAnsi="Arial" w:eastAsia="Arial" w:cs="Arial"/>
              </w:rPr>
              <w:t>JVM 25 – MariaDB 10.6+ (dentro del PC Administrador)</w:t>
            </w:r>
          </w:p>
        </w:tc>
        <w:tc>
          <w:tcPr>
            <w:tcW w:w="2400" w:type="dxa"/>
            <w:vAlign w:val="center"/>
          </w:tcPr>
          <w:p w:rsidR="00887C6C" w:rsidP="436022DB" w:rsidRDefault="00AE7CDE" w14:paraId="2C5DA2F8" w14:textId="77777777">
            <w:pPr>
              <w:spacing w:before="20" w:after="20" w:line="240" w:lineRule="auto"/>
              <w:jc w:val="center"/>
              <w:rPr>
                <w:rFonts w:ascii="Arial" w:hAnsi="Arial" w:eastAsia="Arial" w:cs="Arial"/>
              </w:rPr>
            </w:pPr>
            <w:r>
              <w:rPr>
                <w:rFonts w:ascii="Arial" w:hAnsi="Arial" w:eastAsia="Arial" w:cs="Arial"/>
              </w:rPr>
              <w:t>JDBC local</w:t>
            </w:r>
          </w:p>
        </w:tc>
        <w:tc>
          <w:tcPr>
            <w:tcW w:w="4060" w:type="dxa"/>
            <w:vAlign w:val="center"/>
          </w:tcPr>
          <w:p w:rsidR="00887C6C" w:rsidP="436022DB" w:rsidRDefault="00AE7CDE" w14:paraId="73028D19" w14:textId="77777777">
            <w:pPr>
              <w:spacing w:before="20" w:after="20" w:line="240" w:lineRule="auto"/>
              <w:jc w:val="center"/>
              <w:rPr>
                <w:rFonts w:ascii="Arial" w:hAnsi="Arial" w:eastAsia="Arial" w:cs="Arial"/>
              </w:rPr>
            </w:pPr>
            <w:r>
              <w:rPr>
                <w:rFonts w:ascii="Arial" w:hAnsi="Arial" w:eastAsia="Arial" w:cs="Arial"/>
              </w:rPr>
              <w:t>La aplicación del Administrador accede a la base de datos instalada en el mismo equipo.</w:t>
            </w:r>
          </w:p>
        </w:tc>
      </w:tr>
      <w:tr w:rsidR="00887C6C" w:rsidTr="436022DB" w14:paraId="05DF9DD2" w14:textId="77777777">
        <w:trPr>
          <w:jc w:val="center"/>
        </w:trPr>
        <w:tc>
          <w:tcPr>
            <w:tcW w:w="2900" w:type="dxa"/>
            <w:vAlign w:val="center"/>
          </w:tcPr>
          <w:p w:rsidR="00887C6C" w:rsidP="436022DB" w:rsidRDefault="00AE7CDE" w14:paraId="0D3F283F" w14:textId="77777777">
            <w:pPr>
              <w:spacing w:before="20" w:after="20" w:line="240" w:lineRule="auto"/>
              <w:jc w:val="center"/>
              <w:rPr>
                <w:rFonts w:ascii="Arial" w:hAnsi="Arial" w:eastAsia="Arial" w:cs="Arial"/>
              </w:rPr>
            </w:pPr>
            <w:r>
              <w:rPr>
                <w:rFonts w:ascii="Arial" w:hAnsi="Arial" w:eastAsia="Arial" w:cs="Arial"/>
              </w:rPr>
              <w:t>Lector de código de barras (Bodega) – PC Bodeguero</w:t>
            </w:r>
          </w:p>
        </w:tc>
        <w:tc>
          <w:tcPr>
            <w:tcW w:w="2400" w:type="dxa"/>
            <w:vAlign w:val="center"/>
          </w:tcPr>
          <w:p w:rsidR="00887C6C" w:rsidP="436022DB" w:rsidRDefault="00AE7CDE" w14:paraId="65046AFE" w14:textId="77777777">
            <w:pPr>
              <w:spacing w:before="20" w:after="20" w:line="240" w:lineRule="auto"/>
              <w:jc w:val="center"/>
              <w:rPr>
                <w:rFonts w:ascii="Arial" w:hAnsi="Arial" w:eastAsia="Arial" w:cs="Arial"/>
              </w:rPr>
            </w:pPr>
            <w:r>
              <w:rPr>
                <w:rFonts w:ascii="Arial" w:hAnsi="Arial" w:eastAsia="Arial" w:cs="Arial"/>
              </w:rPr>
              <w:t>«USB HID»</w:t>
            </w:r>
          </w:p>
        </w:tc>
        <w:tc>
          <w:tcPr>
            <w:tcW w:w="4060" w:type="dxa"/>
            <w:vAlign w:val="center"/>
          </w:tcPr>
          <w:p w:rsidR="00887C6C" w:rsidP="436022DB" w:rsidRDefault="00AE7CDE" w14:paraId="0E1C0E98" w14:textId="77777777">
            <w:pPr>
              <w:spacing w:before="20" w:after="20" w:line="240" w:lineRule="auto"/>
              <w:jc w:val="center"/>
              <w:rPr>
                <w:rFonts w:ascii="Arial" w:hAnsi="Arial" w:eastAsia="Arial" w:cs="Arial"/>
              </w:rPr>
            </w:pPr>
            <w:r>
              <w:rPr>
                <w:rFonts w:ascii="Arial" w:hAnsi="Arial" w:eastAsia="Arial" w:cs="Arial"/>
              </w:rPr>
              <w:t>Ingreso de los códigos de barras en la aplicación del Bodeguero.</w:t>
            </w:r>
          </w:p>
        </w:tc>
      </w:tr>
      <w:tr w:rsidR="00887C6C" w:rsidTr="436022DB" w14:paraId="21751737" w14:textId="77777777">
        <w:trPr>
          <w:jc w:val="center"/>
        </w:trPr>
        <w:tc>
          <w:tcPr>
            <w:tcW w:w="2900" w:type="dxa"/>
            <w:vAlign w:val="center"/>
          </w:tcPr>
          <w:p w:rsidR="00887C6C" w:rsidP="436022DB" w:rsidRDefault="00AE7CDE" w14:paraId="72D40AEC" w14:textId="77777777">
            <w:pPr>
              <w:spacing w:before="20" w:after="20" w:line="240" w:lineRule="auto"/>
              <w:jc w:val="center"/>
              <w:rPr>
                <w:rFonts w:ascii="Arial" w:hAnsi="Arial" w:eastAsia="Arial" w:cs="Arial"/>
              </w:rPr>
            </w:pPr>
            <w:r>
              <w:rPr>
                <w:rFonts w:ascii="Arial" w:hAnsi="Arial" w:eastAsia="Arial" w:cs="Arial"/>
              </w:rPr>
              <w:t>Lector de código de barras (Caja) – PC Cajero</w:t>
            </w:r>
          </w:p>
        </w:tc>
        <w:tc>
          <w:tcPr>
            <w:tcW w:w="2400" w:type="dxa"/>
            <w:vAlign w:val="center"/>
          </w:tcPr>
          <w:p w:rsidR="00887C6C" w:rsidP="436022DB" w:rsidRDefault="00AE7CDE" w14:paraId="1DE3E076" w14:textId="77777777">
            <w:pPr>
              <w:spacing w:before="20" w:after="20" w:line="240" w:lineRule="auto"/>
              <w:jc w:val="center"/>
              <w:rPr>
                <w:rFonts w:ascii="Arial" w:hAnsi="Arial" w:eastAsia="Arial" w:cs="Arial"/>
              </w:rPr>
            </w:pPr>
            <w:r>
              <w:rPr>
                <w:rFonts w:ascii="Arial" w:hAnsi="Arial" w:eastAsia="Arial" w:cs="Arial"/>
              </w:rPr>
              <w:t>«USB HID»</w:t>
            </w:r>
          </w:p>
        </w:tc>
        <w:tc>
          <w:tcPr>
            <w:tcW w:w="4060" w:type="dxa"/>
            <w:vAlign w:val="center"/>
          </w:tcPr>
          <w:p w:rsidR="00887C6C" w:rsidP="436022DB" w:rsidRDefault="00AE7CDE" w14:paraId="4752DCCC" w14:textId="77777777">
            <w:pPr>
              <w:spacing w:before="20" w:after="20" w:line="240" w:lineRule="auto"/>
              <w:jc w:val="center"/>
              <w:rPr>
                <w:rFonts w:ascii="Arial" w:hAnsi="Arial" w:eastAsia="Arial" w:cs="Arial"/>
              </w:rPr>
            </w:pPr>
            <w:r>
              <w:rPr>
                <w:rFonts w:ascii="Arial" w:hAnsi="Arial" w:eastAsia="Arial" w:cs="Arial"/>
              </w:rPr>
              <w:t>Lectura de los productos que se agregan a una venta.</w:t>
            </w:r>
          </w:p>
        </w:tc>
      </w:tr>
      <w:tr w:rsidR="00887C6C" w:rsidTr="436022DB" w14:paraId="457A267A" w14:textId="77777777">
        <w:trPr>
          <w:jc w:val="center"/>
        </w:trPr>
        <w:tc>
          <w:tcPr>
            <w:tcW w:w="2900" w:type="dxa"/>
            <w:vAlign w:val="center"/>
          </w:tcPr>
          <w:p w:rsidR="00887C6C" w:rsidP="436022DB" w:rsidRDefault="00AE7CDE" w14:paraId="5808795A" w14:textId="77777777">
            <w:pPr>
              <w:spacing w:before="20" w:after="20" w:line="240" w:lineRule="auto"/>
              <w:jc w:val="center"/>
              <w:rPr>
                <w:rFonts w:ascii="Arial" w:hAnsi="Arial" w:eastAsia="Arial" w:cs="Arial"/>
              </w:rPr>
            </w:pPr>
            <w:r>
              <w:rPr>
                <w:rFonts w:ascii="Arial" w:hAnsi="Arial" w:eastAsia="Arial" w:cs="Arial"/>
              </w:rPr>
              <w:t>MariaDB 10.6+ – NAS</w:t>
            </w:r>
          </w:p>
        </w:tc>
        <w:tc>
          <w:tcPr>
            <w:tcW w:w="2400" w:type="dxa"/>
            <w:vAlign w:val="center"/>
          </w:tcPr>
          <w:p w:rsidR="00887C6C" w:rsidP="436022DB" w:rsidRDefault="00AE7CDE" w14:paraId="6ED66E59" w14:textId="77777777">
            <w:pPr>
              <w:spacing w:before="20" w:after="20" w:line="240" w:lineRule="auto"/>
              <w:jc w:val="center"/>
              <w:rPr>
                <w:rFonts w:ascii="Arial" w:hAnsi="Arial" w:eastAsia="Arial" w:cs="Arial"/>
              </w:rPr>
            </w:pPr>
            <w:r>
              <w:rPr>
                <w:rFonts w:ascii="Arial" w:hAnsi="Arial" w:eastAsia="Arial" w:cs="Arial"/>
              </w:rPr>
              <w:t>«LAN» Respaldo diario (mysqldump)</w:t>
            </w:r>
          </w:p>
        </w:tc>
        <w:tc>
          <w:tcPr>
            <w:tcW w:w="4060" w:type="dxa"/>
            <w:vAlign w:val="center"/>
          </w:tcPr>
          <w:p w:rsidR="00887C6C" w:rsidP="436022DB" w:rsidRDefault="00AE7CDE" w14:paraId="685CF8A2" w14:textId="77777777">
            <w:pPr>
              <w:spacing w:before="20" w:after="20" w:line="240" w:lineRule="auto"/>
              <w:jc w:val="center"/>
              <w:rPr>
                <w:rFonts w:ascii="Arial" w:hAnsi="Arial" w:eastAsia="Arial" w:cs="Arial"/>
              </w:rPr>
            </w:pPr>
            <w:r>
              <w:rPr>
                <w:rFonts w:ascii="Arial" w:hAnsi="Arial" w:eastAsia="Arial" w:cs="Arial"/>
              </w:rPr>
              <w:t>Copia diaria de la base de datos, que se almacena como minimarket_db_backup.sql.</w:t>
            </w:r>
          </w:p>
        </w:tc>
      </w:tr>
    </w:tbl>
    <w:p w:rsidR="00887C6C" w:rsidRDefault="00AE7CDE" w14:paraId="3B17685F" w14:textId="77777777">
      <w:pPr>
        <w:spacing w:before="60" w:after="240" w:line="240" w:lineRule="auto"/>
        <w:jc w:val="center"/>
      </w:pPr>
      <w:r>
        <w:rPr>
          <w:rFonts w:ascii="Arial" w:hAnsi="Arial" w:eastAsia="Arial" w:cs="Arial"/>
          <w:i/>
          <w:iCs/>
          <w:sz w:val="18"/>
          <w:szCs w:val="18"/>
        </w:rPr>
        <w:t>Fuente: Elaborado por el equipo de proyecto.</w:t>
      </w:r>
    </w:p>
    <w:p w:rsidR="00887C6C" w:rsidRDefault="00AE7CDE" w14:paraId="3306C758" w14:textId="77777777">
      <w:pPr>
        <w:spacing w:line="360" w:lineRule="auto"/>
        <w:jc w:val="both"/>
      </w:pPr>
      <w:r>
        <w:rPr>
          <w:rFonts w:ascii="Arial" w:hAnsi="Arial" w:eastAsia="Arial" w:cs="Arial"/>
        </w:rPr>
        <w:t>Las conexiones de datos de los PC del Bodeguero y del Cajero llegan directamente al entorno MariaDB 10.6+ y no a la aplicación del Administrador: cada puesto abre su propia conexión JDBC con el controlador MariaDB Connector/J a través de la red local, sin pasar por otro equipo ni por un servidor de aplicaciones. El PC del Administrador actúa como servidor solo en cuanto aloja la base de datos, por lo que debe estar encendido y conectado a la red para que los demás puestos puedan operar.</w:t>
      </w:r>
    </w:p>
    <w:p w:rsidR="00887C6C" w:rsidRDefault="00AE7CDE" w14:paraId="7C3E8B62" w14:textId="77777777">
      <w:pPr>
        <w:spacing w:line="360" w:lineRule="auto"/>
        <w:jc w:val="both"/>
      </w:pPr>
      <w:r>
        <w:rPr>
          <w:rFonts w:ascii="Arial" w:hAnsi="Arial" w:eastAsia="Arial" w:cs="Arial"/>
        </w:rPr>
        <w:t>En síntesis, el despliegue corresponde a una arquitectura de escritorio con base de datos centralizada: la aplicación se instala en cada puesto de trabajo, los tres equipos comparten una configuración de hardware equivalente salvo por la memoria RAM del Cajero, todos acceden a la base de datos MariaDB alojada en el PC del Administrador, y la información se respalda diariamente en el NAS dentro de la red local del minimarket.</w:t>
      </w:r>
    </w:p>
    <w:p w:rsidR="00887C6C" w:rsidRDefault="00887C6C" w14:paraId="0DE4B5B7" w14:textId="77777777">
      <w:pPr>
        <w:spacing w:after="240" w:line="240" w:lineRule="auto"/>
      </w:pPr>
    </w:p>
    <w:p w:rsidR="00887C6C" w:rsidRDefault="00AE7CDE" w14:paraId="7183A2BB" w14:textId="77777777">
      <w:pPr>
        <w:keepNext/>
        <w:spacing w:before="240" w:after="200" w:line="276" w:lineRule="auto"/>
        <w:outlineLvl w:val="1"/>
      </w:pPr>
      <w:r>
        <w:rPr>
          <w:rFonts w:ascii="Arial" w:hAnsi="Arial" w:eastAsia="Arial" w:cs="Arial"/>
          <w:b/>
          <w:bCs/>
          <w:sz w:val="28"/>
          <w:szCs w:val="28"/>
        </w:rPr>
        <w:t>4.6 Árbol de navegación</w:t>
      </w:r>
    </w:p>
    <w:p w:rsidR="00887C6C" w:rsidP="436022DB" w:rsidRDefault="00AE7CDE" w14:paraId="7FE0E2A9" w14:textId="337AD762">
      <w:pPr>
        <w:keepNext/>
        <w:spacing w:line="360" w:lineRule="auto"/>
        <w:jc w:val="both"/>
      </w:pPr>
      <w:r>
        <w:rPr>
          <w:rFonts w:ascii="Arial" w:hAnsi="Arial" w:eastAsia="Arial" w:cs="Arial"/>
        </w:rPr>
        <w:t>El árbol de navegación parte de la pantalla de inicio de sesión y despliega el menú principal según el perfil del usuario. En este incremento se agregan la exportación de ítems válidos y la descarga de la plantilla en la vista de ajuste de inventario, la opción de revertir ajustes en el historial, la vista de consulta de stock e historial, la vista de reportes y la pantalla de venta del Cajero.</w:t>
      </w:r>
    </w:p>
    <w:p w:rsidR="00887C6C" w:rsidP="436022DB" w:rsidRDefault="00AE7CDE" w14:paraId="69934CF7" w14:textId="4F4C0AFB">
      <w:pPr>
        <w:keepNext/>
        <w:spacing w:line="360" w:lineRule="auto"/>
        <w:jc w:val="both"/>
      </w:pPr>
      <w:r>
        <w:rPr>
          <w:rFonts w:ascii="Arial" w:hAnsi="Arial" w:eastAsia="Arial" w:cs="Arial"/>
        </w:rPr>
        <w:t>El color de cada caja indica en qué incremento se incorporó esa pantalla o función, usando el mismo criterio que ya aplicamos al modelo de base de datos: azul es Incremento 1, verde es Incremento 2, morado es Incremento 3. Así, con solo mirar el árbol, se ve de un vistazo que por ejemplo todo el módulo "Punto de Venta" del Cajero es morado porque es enteramente nuevo de este incremento, mientras que "Consulta de Productos" del mismo Cajero es azul porque ya existía desde el Incremento 1.</w:t>
      </w:r>
    </w:p>
    <w:p w:rsidR="7FF99128" w:rsidP="436022DB" w:rsidRDefault="7FF99128" w14:paraId="39B15005" w14:textId="77777777">
      <w:pPr>
        <w:pStyle w:val="LeyendaFigura"/>
        <w:keepNext/>
        <w:spacing w:before="60"/>
      </w:pPr>
      <w:r>
        <w:rPr>
          <w:color w:val="0E2841" w:themeColor="text2"/>
        </w:rPr>
        <w:t>Figura 4.27: “Árbol de navegación del Incremento 3”.</w:t>
      </w:r>
    </w:p>
    <w:p w:rsidR="436022DB" w:rsidP="436022DB" w:rsidRDefault="436022DB" w14:paraId="6CE86C39" w14:textId="6DC91355">
      <w:pPr>
        <w:spacing w:line="360" w:lineRule="auto"/>
        <w:jc w:val="both"/>
        <w:rPr>
          <w:rFonts w:ascii="Arial" w:hAnsi="Arial" w:eastAsia="Arial" w:cs="Arial"/>
        </w:rPr>
      </w:pPr>
    </w:p>
    <w:p w:rsidR="00887C6C" w:rsidP="5CE3DB99" w:rsidRDefault="00AE7CDE" w14:paraId="66204FF1" w14:textId="2CB330C1">
      <w:pPr>
        <w:keepNext/>
        <w:spacing w:before="120" w:after="0"/>
        <w:jc w:val="center"/>
      </w:pPr>
      <w:r>
        <w:rPr>
          <w:noProof/>
        </w:rPr>
        <w:drawing>
          <wp:inline distT="0" distB="0" distL="0" distR="0" wp14:anchorId="72401720" wp14:editId="127AFCAA">
            <wp:extent cx="5647851" cy="5638800"/>
            <wp:effectExtent l="0" t="0" r="0" b="0"/>
            <wp:docPr id="20416897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689723" name="Picture 2041689723"/>
                    <pic:cNvPicPr/>
                  </pic:nvPicPr>
                  <pic:blipFill>
                    <a:blip r:embed="rId87">
                      <a:extLst>
                        <a:ext uri="{28A0092B-C50C-407E-A947-70E740481C1C}">
                          <a14:useLocalDpi xmlns:a14="http://schemas.microsoft.com/office/drawing/2010/main"/>
                        </a:ext>
                      </a:extLst>
                    </a:blip>
                    <a:stretch>
                      <a:fillRect/>
                    </a:stretch>
                  </pic:blipFill>
                  <pic:spPr>
                    <a:xfrm>
                      <a:off x="0" y="0"/>
                      <a:ext cx="5647851" cy="5638800"/>
                    </a:xfrm>
                    <a:prstGeom prst="rect">
                      <a:avLst/>
                    </a:prstGeom>
                  </pic:spPr>
                </pic:pic>
              </a:graphicData>
            </a:graphic>
          </wp:inline>
        </w:drawing>
      </w:r>
    </w:p>
    <w:p w:rsidR="00887C6C" w:rsidRDefault="00AE7CDE" w14:paraId="0C7F3885" w14:textId="77777777">
      <w:pPr>
        <w:spacing w:before="60" w:after="240" w:line="240" w:lineRule="auto"/>
        <w:jc w:val="center"/>
      </w:pPr>
      <w:r>
        <w:rPr>
          <w:rFonts w:ascii="Arial" w:hAnsi="Arial" w:eastAsia="Arial" w:cs="Arial"/>
          <w:i/>
          <w:iCs/>
          <w:sz w:val="18"/>
          <w:szCs w:val="18"/>
        </w:rPr>
        <w:t>Fuente: Elaborado por el equipo de proyecto.</w:t>
      </w:r>
    </w:p>
    <w:p w:rsidR="00887C6C" w:rsidRDefault="00887C6C" w14:paraId="2DBF0D7D" w14:textId="77777777">
      <w:pPr>
        <w:spacing w:after="240" w:line="240" w:lineRule="auto"/>
      </w:pPr>
    </w:p>
    <w:p w:rsidR="00887C6C" w:rsidP="547F915B" w:rsidRDefault="00AE7CDE" w14:paraId="24ED80F8" w14:textId="5F69B732">
      <w:pPr>
        <w:pStyle w:val="Normal"/>
        <w:keepNext w:val="1"/>
        <w:pageBreakBefore w:val="1"/>
        <w:suppressLineNumbers w:val="0"/>
        <w:bidi w:val="0"/>
        <w:spacing w:before="0" w:beforeAutospacing="off" w:after="200" w:afterAutospacing="off" w:line="276" w:lineRule="auto"/>
        <w:ind w:left="0" w:right="0"/>
        <w:jc w:val="left"/>
      </w:pPr>
      <w:r w:rsidRPr="547F915B" w:rsidR="61AF1559">
        <w:rPr>
          <w:rFonts w:ascii="Arial" w:hAnsi="Arial" w:eastAsia="Arial" w:cs="Arial"/>
          <w:b w:val="1"/>
          <w:bCs w:val="1"/>
          <w:sz w:val="28"/>
          <w:szCs w:val="28"/>
        </w:rPr>
        <w:t xml:space="preserve">5. EVIDENCIA </w:t>
      </w:r>
      <w:r w:rsidRPr="547F915B" w:rsidR="695F19EC">
        <w:rPr>
          <w:rFonts w:ascii="Arial" w:hAnsi="Arial" w:eastAsia="Arial" w:cs="Arial"/>
          <w:b w:val="1"/>
          <w:bCs w:val="1"/>
          <w:sz w:val="28"/>
          <w:szCs w:val="28"/>
        </w:rPr>
        <w:t>Pruebas</w:t>
      </w:r>
    </w:p>
    <w:p w:rsidR="00887C6C" w:rsidP="436022DB" w:rsidRDefault="00AE7CDE" w14:paraId="5CA8BB20" w14:textId="1E1CD37F">
      <w:pPr>
        <w:spacing w:after="240" w:line="360" w:lineRule="auto"/>
        <w:rPr>
          <w:rFonts w:ascii="Arial" w:hAnsi="Arial" w:eastAsia="Arial" w:cs="Arial"/>
        </w:rPr>
      </w:pPr>
      <w:r w:rsidRPr="547F915B" w:rsidR="61AF1559">
        <w:rPr>
          <w:rFonts w:ascii="Arial" w:hAnsi="Arial" w:eastAsia="Arial" w:cs="Arial"/>
        </w:rPr>
        <w:t xml:space="preserve">Esta sección presenta la evidencia de la ejecución de las </w:t>
      </w:r>
      <w:r w:rsidRPr="547F915B" w:rsidR="61AF1559">
        <w:rPr>
          <w:rFonts w:ascii="Arial" w:hAnsi="Arial" w:eastAsia="Arial" w:cs="Arial"/>
        </w:rPr>
        <w:t>pruebas  realizadas</w:t>
      </w:r>
      <w:r w:rsidRPr="547F915B" w:rsidR="61AF1559">
        <w:rPr>
          <w:rFonts w:ascii="Arial" w:hAnsi="Arial" w:eastAsia="Arial" w:cs="Arial"/>
        </w:rPr>
        <w:t xml:space="preserve"> durante el incremento, ordenada de forma ascendente según el número de requerimiento de usuario UR al que corresponde cada escenario, en lugar de agruparla por módulo funcional como en incrementos anteriores. Cada entrada incluye una breve explicación de la acción demostrada en las capturas, seguida de las capturas de pantalla correspondientes. Las capturas provienen del archivo de evidencias del equipo Casos de Prueba; ese archivo agrupa las capturas por requerimiento, pero no distingue un identificador de caso ni un veredicto PASS/FAIL por captura individual, por lo que esa verificación explícita mencionada en la introducción de la sección A.3 queda pendiente de incorporar en una futura entrega.</w:t>
      </w:r>
    </w:p>
    <w:p w:rsidR="00887C6C" w:rsidRDefault="00AE7CDE" w14:paraId="4BB184D1" w14:textId="67092947">
      <w:pPr>
        <w:spacing w:line="360" w:lineRule="auto"/>
        <w:jc w:val="both"/>
      </w:pPr>
      <w:r w:rsidRPr="547F915B" w:rsidR="61AF1559">
        <w:rPr>
          <w:rFonts w:ascii="Arial" w:hAnsi="Arial" w:eastAsia="Arial" w:cs="Arial"/>
        </w:rPr>
        <w:t>La Tabla 5.1 resume la cobertura de la evidencia: 18 de los 22 requerimientos del incremento cuentan con capturas de su ejecución, y los cuatro restantes UR-56, UR-58, UR-65 y UR-71 quedan identificados como pendientes de evidencia.</w:t>
      </w:r>
    </w:p>
    <w:p w:rsidR="00887C6C" w:rsidRDefault="00AE7CDE" w14:paraId="1EB6BF74" w14:textId="77777777">
      <w:pPr>
        <w:pStyle w:val="LeyendaTabla"/>
        <w:keepNext/>
        <w:spacing w:before="240"/>
      </w:pPr>
      <w:r>
        <w:t>Tabla 5.1: “Cobertura de la evidencia de demostración por requerimiento”.</w:t>
      </w:r>
    </w:p>
    <w:tbl>
      <w:tblPr>
        <w:tblW w:w="936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80" w:type="dxa"/>
          <w:right w:w="80" w:type="dxa"/>
        </w:tblCellMar>
        <w:tblLook w:val="04A0" w:firstRow="1" w:lastRow="0" w:firstColumn="1" w:lastColumn="0" w:noHBand="0" w:noVBand="1"/>
      </w:tblPr>
      <w:tblGrid>
        <w:gridCol w:w="2200"/>
        <w:gridCol w:w="2200"/>
        <w:gridCol w:w="2760"/>
        <w:gridCol w:w="2200"/>
      </w:tblGrid>
      <w:tr w:rsidR="00887C6C" w14:paraId="0C08E4C1" w14:textId="77777777">
        <w:trPr>
          <w:cantSplit/>
          <w:tblHeader/>
          <w:jc w:val="center"/>
        </w:trPr>
        <w:tc>
          <w:tcPr>
            <w:tcW w:w="2200" w:type="dxa"/>
            <w:vAlign w:val="center"/>
          </w:tcPr>
          <w:p w:rsidR="00887C6C" w:rsidRDefault="00AE7CDE" w14:paraId="6D8C2B1A" w14:textId="77777777">
            <w:pPr>
              <w:spacing w:before="20" w:after="20" w:line="240" w:lineRule="auto"/>
              <w:jc w:val="center"/>
            </w:pPr>
            <w:r>
              <w:rPr>
                <w:rFonts w:ascii="Arial" w:hAnsi="Arial" w:eastAsia="Arial" w:cs="Arial"/>
                <w:b/>
                <w:bCs/>
                <w:sz w:val="20"/>
                <w:szCs w:val="20"/>
              </w:rPr>
              <w:t>Requerimiento</w:t>
            </w:r>
          </w:p>
        </w:tc>
        <w:tc>
          <w:tcPr>
            <w:tcW w:w="2200" w:type="dxa"/>
            <w:vAlign w:val="center"/>
          </w:tcPr>
          <w:p w:rsidR="00887C6C" w:rsidRDefault="00AE7CDE" w14:paraId="33985A5A" w14:textId="77777777">
            <w:pPr>
              <w:spacing w:before="20" w:after="20" w:line="240" w:lineRule="auto"/>
              <w:jc w:val="center"/>
            </w:pPr>
            <w:r>
              <w:rPr>
                <w:rFonts w:ascii="Arial" w:hAnsi="Arial" w:eastAsia="Arial" w:cs="Arial"/>
                <w:b/>
                <w:bCs/>
                <w:sz w:val="20"/>
                <w:szCs w:val="20"/>
              </w:rPr>
              <w:t>Caso de uso</w:t>
            </w:r>
          </w:p>
        </w:tc>
        <w:tc>
          <w:tcPr>
            <w:tcW w:w="2760" w:type="dxa"/>
            <w:vAlign w:val="center"/>
          </w:tcPr>
          <w:p w:rsidR="00887C6C" w:rsidRDefault="00AE7CDE" w14:paraId="74D90D95" w14:textId="77777777">
            <w:pPr>
              <w:spacing w:before="20" w:after="20" w:line="240" w:lineRule="auto"/>
              <w:jc w:val="center"/>
            </w:pPr>
            <w:r>
              <w:rPr>
                <w:rFonts w:ascii="Arial" w:hAnsi="Arial" w:eastAsia="Arial" w:cs="Arial"/>
                <w:b/>
                <w:bCs/>
                <w:sz w:val="20"/>
                <w:szCs w:val="20"/>
              </w:rPr>
              <w:t>Evidencia</w:t>
            </w:r>
          </w:p>
        </w:tc>
        <w:tc>
          <w:tcPr>
            <w:tcW w:w="2200" w:type="dxa"/>
            <w:vAlign w:val="center"/>
          </w:tcPr>
          <w:p w:rsidR="00887C6C" w:rsidRDefault="00AE7CDE" w14:paraId="3BA15028" w14:textId="77777777">
            <w:pPr>
              <w:spacing w:before="20" w:after="20" w:line="240" w:lineRule="auto"/>
              <w:jc w:val="center"/>
            </w:pPr>
            <w:r>
              <w:rPr>
                <w:rFonts w:ascii="Arial" w:hAnsi="Arial" w:eastAsia="Arial" w:cs="Arial"/>
                <w:b/>
                <w:bCs/>
                <w:sz w:val="20"/>
                <w:szCs w:val="20"/>
              </w:rPr>
              <w:t>Estado</w:t>
            </w:r>
          </w:p>
        </w:tc>
      </w:tr>
      <w:tr w:rsidR="00887C6C" w14:paraId="78E2C288" w14:textId="77777777">
        <w:trPr>
          <w:cantSplit/>
          <w:jc w:val="center"/>
        </w:trPr>
        <w:tc>
          <w:tcPr>
            <w:tcW w:w="2200" w:type="dxa"/>
          </w:tcPr>
          <w:p w:rsidR="00887C6C" w:rsidRDefault="00AE7CDE" w14:paraId="1111C34F" w14:textId="77777777">
            <w:pPr>
              <w:spacing w:before="20" w:after="20" w:line="240" w:lineRule="auto"/>
              <w:jc w:val="center"/>
            </w:pPr>
            <w:r>
              <w:rPr>
                <w:rFonts w:ascii="Arial" w:hAnsi="Arial" w:eastAsia="Arial" w:cs="Arial"/>
                <w:sz w:val="20"/>
                <w:szCs w:val="20"/>
              </w:rPr>
              <w:t>UR-25</w:t>
            </w:r>
          </w:p>
        </w:tc>
        <w:tc>
          <w:tcPr>
            <w:tcW w:w="2200" w:type="dxa"/>
          </w:tcPr>
          <w:p w:rsidR="00887C6C" w:rsidRDefault="00AE7CDE" w14:paraId="38CFE6A0" w14:textId="77777777">
            <w:pPr>
              <w:spacing w:before="20" w:after="20" w:line="240" w:lineRule="auto"/>
              <w:jc w:val="center"/>
            </w:pPr>
            <w:r>
              <w:rPr>
                <w:rFonts w:ascii="Arial" w:hAnsi="Arial" w:eastAsia="Arial" w:cs="Arial"/>
                <w:sz w:val="20"/>
                <w:szCs w:val="20"/>
              </w:rPr>
              <w:t>CU-62</w:t>
            </w:r>
          </w:p>
        </w:tc>
        <w:tc>
          <w:tcPr>
            <w:tcW w:w="2760" w:type="dxa"/>
          </w:tcPr>
          <w:p w:rsidR="00887C6C" w:rsidRDefault="00AE7CDE" w14:paraId="79D1827E" w14:textId="77777777">
            <w:pPr>
              <w:spacing w:before="20" w:after="20" w:line="240" w:lineRule="auto"/>
              <w:jc w:val="center"/>
            </w:pPr>
            <w:r>
              <w:rPr>
                <w:rFonts w:ascii="Arial" w:hAnsi="Arial" w:eastAsia="Arial" w:cs="Arial"/>
                <w:sz w:val="20"/>
                <w:szCs w:val="20"/>
              </w:rPr>
              <w:t>Figura 5.1</w:t>
            </w:r>
          </w:p>
        </w:tc>
        <w:tc>
          <w:tcPr>
            <w:tcW w:w="2200" w:type="dxa"/>
          </w:tcPr>
          <w:p w:rsidR="00887C6C" w:rsidRDefault="00AE7CDE" w14:paraId="05D0FA4D" w14:textId="77777777">
            <w:pPr>
              <w:spacing w:before="20" w:after="20" w:line="240" w:lineRule="auto"/>
              <w:jc w:val="center"/>
            </w:pPr>
            <w:r>
              <w:rPr>
                <w:rFonts w:ascii="Arial" w:hAnsi="Arial" w:eastAsia="Arial" w:cs="Arial"/>
                <w:sz w:val="20"/>
                <w:szCs w:val="20"/>
              </w:rPr>
              <w:t>Con evidencia</w:t>
            </w:r>
          </w:p>
        </w:tc>
      </w:tr>
      <w:tr w:rsidR="00887C6C" w14:paraId="00AB6995" w14:textId="77777777">
        <w:trPr>
          <w:cantSplit/>
          <w:jc w:val="center"/>
        </w:trPr>
        <w:tc>
          <w:tcPr>
            <w:tcW w:w="2200" w:type="dxa"/>
          </w:tcPr>
          <w:p w:rsidR="00887C6C" w:rsidRDefault="00AE7CDE" w14:paraId="78323AB1" w14:textId="77777777">
            <w:pPr>
              <w:spacing w:before="20" w:after="20" w:line="240" w:lineRule="auto"/>
              <w:jc w:val="center"/>
            </w:pPr>
            <w:r>
              <w:rPr>
                <w:rFonts w:ascii="Arial" w:hAnsi="Arial" w:eastAsia="Arial" w:cs="Arial"/>
                <w:sz w:val="20"/>
                <w:szCs w:val="20"/>
              </w:rPr>
              <w:t>UR-29 y UR-30</w:t>
            </w:r>
          </w:p>
        </w:tc>
        <w:tc>
          <w:tcPr>
            <w:tcW w:w="2200" w:type="dxa"/>
          </w:tcPr>
          <w:p w:rsidR="00887C6C" w:rsidRDefault="00AE7CDE" w14:paraId="79870B73" w14:textId="77777777">
            <w:pPr>
              <w:spacing w:before="20" w:after="20" w:line="240" w:lineRule="auto"/>
              <w:jc w:val="center"/>
            </w:pPr>
            <w:r>
              <w:rPr>
                <w:rFonts w:ascii="Arial" w:hAnsi="Arial" w:eastAsia="Arial" w:cs="Arial"/>
                <w:sz w:val="20"/>
                <w:szCs w:val="20"/>
              </w:rPr>
              <w:t>CU-63 y CU-64</w:t>
            </w:r>
          </w:p>
        </w:tc>
        <w:tc>
          <w:tcPr>
            <w:tcW w:w="2760" w:type="dxa"/>
          </w:tcPr>
          <w:p w:rsidR="00887C6C" w:rsidRDefault="00AE7CDE" w14:paraId="7A3EE982" w14:textId="77777777">
            <w:pPr>
              <w:spacing w:before="20" w:after="20" w:line="240" w:lineRule="auto"/>
              <w:jc w:val="center"/>
            </w:pPr>
            <w:r>
              <w:rPr>
                <w:rFonts w:ascii="Arial" w:hAnsi="Arial" w:eastAsia="Arial" w:cs="Arial"/>
                <w:sz w:val="20"/>
                <w:szCs w:val="20"/>
              </w:rPr>
              <w:t>Figuras 5.2 y 5.3</w:t>
            </w:r>
          </w:p>
        </w:tc>
        <w:tc>
          <w:tcPr>
            <w:tcW w:w="2200" w:type="dxa"/>
          </w:tcPr>
          <w:p w:rsidR="00887C6C" w:rsidRDefault="00AE7CDE" w14:paraId="15A47271" w14:textId="77777777">
            <w:pPr>
              <w:spacing w:before="20" w:after="20" w:line="240" w:lineRule="auto"/>
              <w:jc w:val="center"/>
            </w:pPr>
            <w:r>
              <w:rPr>
                <w:rFonts w:ascii="Arial" w:hAnsi="Arial" w:eastAsia="Arial" w:cs="Arial"/>
                <w:sz w:val="20"/>
                <w:szCs w:val="20"/>
              </w:rPr>
              <w:t>Con evidencia</w:t>
            </w:r>
          </w:p>
        </w:tc>
      </w:tr>
      <w:tr w:rsidR="00887C6C" w14:paraId="5F6D4787" w14:textId="77777777">
        <w:trPr>
          <w:cantSplit/>
          <w:jc w:val="center"/>
        </w:trPr>
        <w:tc>
          <w:tcPr>
            <w:tcW w:w="2200" w:type="dxa"/>
          </w:tcPr>
          <w:p w:rsidR="00887C6C" w:rsidRDefault="00AE7CDE" w14:paraId="1F4874B9" w14:textId="77777777">
            <w:pPr>
              <w:spacing w:before="20" w:after="20" w:line="240" w:lineRule="auto"/>
              <w:jc w:val="center"/>
            </w:pPr>
            <w:r>
              <w:rPr>
                <w:rFonts w:ascii="Arial" w:hAnsi="Arial" w:eastAsia="Arial" w:cs="Arial"/>
                <w:sz w:val="20"/>
                <w:szCs w:val="20"/>
              </w:rPr>
              <w:t>UR-36</w:t>
            </w:r>
          </w:p>
        </w:tc>
        <w:tc>
          <w:tcPr>
            <w:tcW w:w="2200" w:type="dxa"/>
          </w:tcPr>
          <w:p w:rsidR="00887C6C" w:rsidRDefault="00AE7CDE" w14:paraId="2FCA4D94" w14:textId="77777777">
            <w:pPr>
              <w:spacing w:before="20" w:after="20" w:line="240" w:lineRule="auto"/>
              <w:jc w:val="center"/>
            </w:pPr>
            <w:r>
              <w:rPr>
                <w:rFonts w:ascii="Arial" w:hAnsi="Arial" w:eastAsia="Arial" w:cs="Arial"/>
                <w:sz w:val="20"/>
                <w:szCs w:val="20"/>
              </w:rPr>
              <w:t>CU-65</w:t>
            </w:r>
          </w:p>
        </w:tc>
        <w:tc>
          <w:tcPr>
            <w:tcW w:w="2760" w:type="dxa"/>
          </w:tcPr>
          <w:p w:rsidR="00887C6C" w:rsidRDefault="00AE7CDE" w14:paraId="5C923B44" w14:textId="77777777">
            <w:pPr>
              <w:spacing w:before="20" w:after="20" w:line="240" w:lineRule="auto"/>
              <w:jc w:val="center"/>
            </w:pPr>
            <w:r>
              <w:rPr>
                <w:rFonts w:ascii="Arial" w:hAnsi="Arial" w:eastAsia="Arial" w:cs="Arial"/>
                <w:sz w:val="20"/>
                <w:szCs w:val="20"/>
              </w:rPr>
              <w:t>Figuras 5.4 y 5.5</w:t>
            </w:r>
          </w:p>
        </w:tc>
        <w:tc>
          <w:tcPr>
            <w:tcW w:w="2200" w:type="dxa"/>
          </w:tcPr>
          <w:p w:rsidR="00887C6C" w:rsidRDefault="00AE7CDE" w14:paraId="00282CEE" w14:textId="77777777">
            <w:pPr>
              <w:spacing w:before="20" w:after="20" w:line="240" w:lineRule="auto"/>
              <w:jc w:val="center"/>
            </w:pPr>
            <w:r>
              <w:rPr>
                <w:rFonts w:ascii="Arial" w:hAnsi="Arial" w:eastAsia="Arial" w:cs="Arial"/>
                <w:sz w:val="20"/>
                <w:szCs w:val="20"/>
              </w:rPr>
              <w:t>Con evidencia</w:t>
            </w:r>
          </w:p>
        </w:tc>
      </w:tr>
      <w:tr w:rsidR="00887C6C" w14:paraId="38C46F12" w14:textId="77777777">
        <w:trPr>
          <w:cantSplit/>
          <w:jc w:val="center"/>
        </w:trPr>
        <w:tc>
          <w:tcPr>
            <w:tcW w:w="2200" w:type="dxa"/>
          </w:tcPr>
          <w:p w:rsidR="00887C6C" w:rsidRDefault="00AE7CDE" w14:paraId="28E4A23C" w14:textId="77777777">
            <w:pPr>
              <w:spacing w:before="20" w:after="20" w:line="240" w:lineRule="auto"/>
              <w:jc w:val="center"/>
            </w:pPr>
            <w:r>
              <w:rPr>
                <w:rFonts w:ascii="Arial" w:hAnsi="Arial" w:eastAsia="Arial" w:cs="Arial"/>
                <w:sz w:val="20"/>
                <w:szCs w:val="20"/>
              </w:rPr>
              <w:t>UR-37</w:t>
            </w:r>
          </w:p>
        </w:tc>
        <w:tc>
          <w:tcPr>
            <w:tcW w:w="2200" w:type="dxa"/>
          </w:tcPr>
          <w:p w:rsidR="00887C6C" w:rsidRDefault="00AE7CDE" w14:paraId="7B69D557" w14:textId="77777777">
            <w:pPr>
              <w:spacing w:before="20" w:after="20" w:line="240" w:lineRule="auto"/>
              <w:jc w:val="center"/>
            </w:pPr>
            <w:r>
              <w:rPr>
                <w:rFonts w:ascii="Arial" w:hAnsi="Arial" w:eastAsia="Arial" w:cs="Arial"/>
                <w:sz w:val="20"/>
                <w:szCs w:val="20"/>
              </w:rPr>
              <w:t>CU-66</w:t>
            </w:r>
          </w:p>
        </w:tc>
        <w:tc>
          <w:tcPr>
            <w:tcW w:w="2760" w:type="dxa"/>
          </w:tcPr>
          <w:p w:rsidR="00887C6C" w:rsidRDefault="00AE7CDE" w14:paraId="5775AC17" w14:textId="77777777">
            <w:pPr>
              <w:spacing w:before="20" w:after="20" w:line="240" w:lineRule="auto"/>
              <w:jc w:val="center"/>
            </w:pPr>
            <w:r>
              <w:rPr>
                <w:rFonts w:ascii="Arial" w:hAnsi="Arial" w:eastAsia="Arial" w:cs="Arial"/>
                <w:sz w:val="20"/>
                <w:szCs w:val="20"/>
              </w:rPr>
              <w:t>Figura 5.6</w:t>
            </w:r>
          </w:p>
        </w:tc>
        <w:tc>
          <w:tcPr>
            <w:tcW w:w="2200" w:type="dxa"/>
          </w:tcPr>
          <w:p w:rsidR="00887C6C" w:rsidRDefault="00AE7CDE" w14:paraId="1449747A" w14:textId="77777777">
            <w:pPr>
              <w:spacing w:before="20" w:after="20" w:line="240" w:lineRule="auto"/>
              <w:jc w:val="center"/>
            </w:pPr>
            <w:r>
              <w:rPr>
                <w:rFonts w:ascii="Arial" w:hAnsi="Arial" w:eastAsia="Arial" w:cs="Arial"/>
                <w:sz w:val="20"/>
                <w:szCs w:val="20"/>
              </w:rPr>
              <w:t>Con evidencia</w:t>
            </w:r>
          </w:p>
        </w:tc>
      </w:tr>
      <w:tr w:rsidR="00887C6C" w14:paraId="4FEBF4E7" w14:textId="77777777">
        <w:trPr>
          <w:cantSplit/>
          <w:jc w:val="center"/>
        </w:trPr>
        <w:tc>
          <w:tcPr>
            <w:tcW w:w="2200" w:type="dxa"/>
          </w:tcPr>
          <w:p w:rsidR="00887C6C" w:rsidRDefault="00AE7CDE" w14:paraId="74038D83" w14:textId="77777777">
            <w:pPr>
              <w:spacing w:before="20" w:after="20" w:line="240" w:lineRule="auto"/>
              <w:jc w:val="center"/>
            </w:pPr>
            <w:r>
              <w:rPr>
                <w:rFonts w:ascii="Arial" w:hAnsi="Arial" w:eastAsia="Arial" w:cs="Arial"/>
                <w:sz w:val="20"/>
                <w:szCs w:val="20"/>
              </w:rPr>
              <w:t>UR-46</w:t>
            </w:r>
          </w:p>
        </w:tc>
        <w:tc>
          <w:tcPr>
            <w:tcW w:w="2200" w:type="dxa"/>
          </w:tcPr>
          <w:p w:rsidR="00887C6C" w:rsidRDefault="00AE7CDE" w14:paraId="1237EBE3" w14:textId="77777777">
            <w:pPr>
              <w:spacing w:before="20" w:after="20" w:line="240" w:lineRule="auto"/>
              <w:jc w:val="center"/>
            </w:pPr>
            <w:r>
              <w:rPr>
                <w:rFonts w:ascii="Arial" w:hAnsi="Arial" w:eastAsia="Arial" w:cs="Arial"/>
                <w:sz w:val="20"/>
                <w:szCs w:val="20"/>
              </w:rPr>
              <w:t>CU-67</w:t>
            </w:r>
          </w:p>
        </w:tc>
        <w:tc>
          <w:tcPr>
            <w:tcW w:w="2760" w:type="dxa"/>
          </w:tcPr>
          <w:p w:rsidR="00887C6C" w:rsidRDefault="00AE7CDE" w14:paraId="40193C91" w14:textId="77777777">
            <w:pPr>
              <w:spacing w:before="20" w:after="20" w:line="240" w:lineRule="auto"/>
              <w:jc w:val="center"/>
            </w:pPr>
            <w:r>
              <w:rPr>
                <w:rFonts w:ascii="Arial" w:hAnsi="Arial" w:eastAsia="Arial" w:cs="Arial"/>
                <w:sz w:val="20"/>
                <w:szCs w:val="20"/>
              </w:rPr>
              <w:t>Figuras 5.7 a 5.9</w:t>
            </w:r>
          </w:p>
        </w:tc>
        <w:tc>
          <w:tcPr>
            <w:tcW w:w="2200" w:type="dxa"/>
          </w:tcPr>
          <w:p w:rsidR="00887C6C" w:rsidRDefault="00AE7CDE" w14:paraId="74F10B45" w14:textId="77777777">
            <w:pPr>
              <w:spacing w:before="20" w:after="20" w:line="240" w:lineRule="auto"/>
              <w:jc w:val="center"/>
            </w:pPr>
            <w:r>
              <w:rPr>
                <w:rFonts w:ascii="Arial" w:hAnsi="Arial" w:eastAsia="Arial" w:cs="Arial"/>
                <w:sz w:val="20"/>
                <w:szCs w:val="20"/>
              </w:rPr>
              <w:t>Con evidencia</w:t>
            </w:r>
          </w:p>
        </w:tc>
      </w:tr>
      <w:tr w:rsidR="00887C6C" w14:paraId="3EC9F459" w14:textId="77777777">
        <w:trPr>
          <w:cantSplit/>
          <w:jc w:val="center"/>
        </w:trPr>
        <w:tc>
          <w:tcPr>
            <w:tcW w:w="2200" w:type="dxa"/>
          </w:tcPr>
          <w:p w:rsidR="00887C6C" w:rsidRDefault="00AE7CDE" w14:paraId="5C04A0F6" w14:textId="77777777">
            <w:pPr>
              <w:spacing w:before="20" w:after="20" w:line="240" w:lineRule="auto"/>
              <w:jc w:val="center"/>
            </w:pPr>
            <w:r>
              <w:rPr>
                <w:rFonts w:ascii="Arial" w:hAnsi="Arial" w:eastAsia="Arial" w:cs="Arial"/>
                <w:sz w:val="20"/>
                <w:szCs w:val="20"/>
              </w:rPr>
              <w:t>UR-47</w:t>
            </w:r>
          </w:p>
        </w:tc>
        <w:tc>
          <w:tcPr>
            <w:tcW w:w="2200" w:type="dxa"/>
          </w:tcPr>
          <w:p w:rsidR="00887C6C" w:rsidRDefault="00AE7CDE" w14:paraId="1D8F8E37" w14:textId="77777777">
            <w:pPr>
              <w:spacing w:before="20" w:after="20" w:line="240" w:lineRule="auto"/>
              <w:jc w:val="center"/>
            </w:pPr>
            <w:r>
              <w:rPr>
                <w:rFonts w:ascii="Arial" w:hAnsi="Arial" w:eastAsia="Arial" w:cs="Arial"/>
                <w:sz w:val="20"/>
                <w:szCs w:val="20"/>
              </w:rPr>
              <w:t>CU-68</w:t>
            </w:r>
          </w:p>
        </w:tc>
        <w:tc>
          <w:tcPr>
            <w:tcW w:w="2760" w:type="dxa"/>
          </w:tcPr>
          <w:p w:rsidR="00887C6C" w:rsidRDefault="00AE7CDE" w14:paraId="270DC0F1" w14:textId="77777777">
            <w:pPr>
              <w:spacing w:before="20" w:after="20" w:line="240" w:lineRule="auto"/>
              <w:jc w:val="center"/>
            </w:pPr>
            <w:r>
              <w:rPr>
                <w:rFonts w:ascii="Arial" w:hAnsi="Arial" w:eastAsia="Arial" w:cs="Arial"/>
                <w:sz w:val="20"/>
                <w:szCs w:val="20"/>
              </w:rPr>
              <w:t>Figura 5.10</w:t>
            </w:r>
          </w:p>
        </w:tc>
        <w:tc>
          <w:tcPr>
            <w:tcW w:w="2200" w:type="dxa"/>
          </w:tcPr>
          <w:p w:rsidR="00887C6C" w:rsidRDefault="00AE7CDE" w14:paraId="0A328766" w14:textId="77777777">
            <w:pPr>
              <w:spacing w:before="20" w:after="20" w:line="240" w:lineRule="auto"/>
              <w:jc w:val="center"/>
            </w:pPr>
            <w:r>
              <w:rPr>
                <w:rFonts w:ascii="Arial" w:hAnsi="Arial" w:eastAsia="Arial" w:cs="Arial"/>
                <w:sz w:val="20"/>
                <w:szCs w:val="20"/>
              </w:rPr>
              <w:t>Con evidencia</w:t>
            </w:r>
          </w:p>
        </w:tc>
      </w:tr>
      <w:tr w:rsidR="00887C6C" w14:paraId="2E7625BC" w14:textId="77777777">
        <w:trPr>
          <w:cantSplit/>
          <w:jc w:val="center"/>
        </w:trPr>
        <w:tc>
          <w:tcPr>
            <w:tcW w:w="2200" w:type="dxa"/>
          </w:tcPr>
          <w:p w:rsidR="00887C6C" w:rsidRDefault="00AE7CDE" w14:paraId="255E8C29" w14:textId="77777777">
            <w:pPr>
              <w:spacing w:before="20" w:after="20" w:line="240" w:lineRule="auto"/>
              <w:jc w:val="center"/>
            </w:pPr>
            <w:r>
              <w:rPr>
                <w:rFonts w:ascii="Arial" w:hAnsi="Arial" w:eastAsia="Arial" w:cs="Arial"/>
                <w:sz w:val="20"/>
                <w:szCs w:val="20"/>
              </w:rPr>
              <w:t>UR-56</w:t>
            </w:r>
          </w:p>
        </w:tc>
        <w:tc>
          <w:tcPr>
            <w:tcW w:w="2200" w:type="dxa"/>
          </w:tcPr>
          <w:p w:rsidR="00887C6C" w:rsidRDefault="00AE7CDE" w14:paraId="4A60DD76" w14:textId="77777777">
            <w:pPr>
              <w:spacing w:before="20" w:after="20" w:line="240" w:lineRule="auto"/>
              <w:jc w:val="center"/>
            </w:pPr>
            <w:r>
              <w:rPr>
                <w:rFonts w:ascii="Arial" w:hAnsi="Arial" w:eastAsia="Arial" w:cs="Arial"/>
                <w:sz w:val="20"/>
                <w:szCs w:val="20"/>
              </w:rPr>
              <w:t>CU-69</w:t>
            </w:r>
          </w:p>
        </w:tc>
        <w:tc>
          <w:tcPr>
            <w:tcW w:w="2760" w:type="dxa"/>
          </w:tcPr>
          <w:p w:rsidR="00887C6C" w:rsidRDefault="00AE7CDE" w14:paraId="6FDC1E7D" w14:textId="77777777">
            <w:pPr>
              <w:spacing w:before="20" w:after="20" w:line="240" w:lineRule="auto"/>
              <w:jc w:val="center"/>
            </w:pPr>
            <w:r>
              <w:rPr>
                <w:rFonts w:ascii="Arial" w:hAnsi="Arial" w:eastAsia="Arial" w:cs="Arial"/>
                <w:sz w:val="20"/>
                <w:szCs w:val="20"/>
              </w:rPr>
              <w:t>—</w:t>
            </w:r>
          </w:p>
        </w:tc>
        <w:tc>
          <w:tcPr>
            <w:tcW w:w="2200" w:type="dxa"/>
          </w:tcPr>
          <w:p w:rsidR="00887C6C" w:rsidRDefault="00AE7CDE" w14:paraId="3F6D0B55" w14:textId="77777777">
            <w:pPr>
              <w:spacing w:before="20" w:after="20" w:line="240" w:lineRule="auto"/>
              <w:jc w:val="center"/>
            </w:pPr>
            <w:r>
              <w:rPr>
                <w:rFonts w:ascii="Arial" w:hAnsi="Arial" w:eastAsia="Arial" w:cs="Arial"/>
                <w:sz w:val="20"/>
                <w:szCs w:val="20"/>
              </w:rPr>
              <w:t>Pendiente de evidencia</w:t>
            </w:r>
          </w:p>
        </w:tc>
      </w:tr>
      <w:tr w:rsidR="00887C6C" w14:paraId="37884D8F" w14:textId="77777777">
        <w:trPr>
          <w:cantSplit/>
          <w:jc w:val="center"/>
        </w:trPr>
        <w:tc>
          <w:tcPr>
            <w:tcW w:w="2200" w:type="dxa"/>
          </w:tcPr>
          <w:p w:rsidR="00887C6C" w:rsidRDefault="00AE7CDE" w14:paraId="7166606F" w14:textId="77777777">
            <w:pPr>
              <w:spacing w:before="20" w:after="20" w:line="240" w:lineRule="auto"/>
              <w:jc w:val="center"/>
            </w:pPr>
            <w:r>
              <w:rPr>
                <w:rFonts w:ascii="Arial" w:hAnsi="Arial" w:eastAsia="Arial" w:cs="Arial"/>
                <w:sz w:val="20"/>
                <w:szCs w:val="20"/>
              </w:rPr>
              <w:t>UR-57</w:t>
            </w:r>
          </w:p>
        </w:tc>
        <w:tc>
          <w:tcPr>
            <w:tcW w:w="2200" w:type="dxa"/>
          </w:tcPr>
          <w:p w:rsidR="00887C6C" w:rsidRDefault="00AE7CDE" w14:paraId="0FAABD47" w14:textId="77777777">
            <w:pPr>
              <w:spacing w:before="20" w:after="20" w:line="240" w:lineRule="auto"/>
              <w:jc w:val="center"/>
            </w:pPr>
            <w:r>
              <w:rPr>
                <w:rFonts w:ascii="Arial" w:hAnsi="Arial" w:eastAsia="Arial" w:cs="Arial"/>
                <w:sz w:val="20"/>
                <w:szCs w:val="20"/>
              </w:rPr>
              <w:t>CU-70</w:t>
            </w:r>
          </w:p>
        </w:tc>
        <w:tc>
          <w:tcPr>
            <w:tcW w:w="2760" w:type="dxa"/>
          </w:tcPr>
          <w:p w:rsidR="00887C6C" w:rsidRDefault="00AE7CDE" w14:paraId="460391D8" w14:textId="77777777">
            <w:pPr>
              <w:spacing w:before="20" w:after="20" w:line="240" w:lineRule="auto"/>
              <w:jc w:val="center"/>
            </w:pPr>
            <w:r>
              <w:rPr>
                <w:rFonts w:ascii="Arial" w:hAnsi="Arial" w:eastAsia="Arial" w:cs="Arial"/>
                <w:sz w:val="20"/>
                <w:szCs w:val="20"/>
              </w:rPr>
              <w:t>Figura 5.11</w:t>
            </w:r>
          </w:p>
        </w:tc>
        <w:tc>
          <w:tcPr>
            <w:tcW w:w="2200" w:type="dxa"/>
          </w:tcPr>
          <w:p w:rsidR="00887C6C" w:rsidRDefault="00AE7CDE" w14:paraId="3F9FD76D" w14:textId="77777777">
            <w:pPr>
              <w:spacing w:before="20" w:after="20" w:line="240" w:lineRule="auto"/>
              <w:jc w:val="center"/>
            </w:pPr>
            <w:r>
              <w:rPr>
                <w:rFonts w:ascii="Arial" w:hAnsi="Arial" w:eastAsia="Arial" w:cs="Arial"/>
                <w:sz w:val="20"/>
                <w:szCs w:val="20"/>
              </w:rPr>
              <w:t>Con evidencia</w:t>
            </w:r>
          </w:p>
        </w:tc>
      </w:tr>
      <w:tr w:rsidR="00887C6C" w14:paraId="4DB4F428" w14:textId="77777777">
        <w:trPr>
          <w:cantSplit/>
          <w:jc w:val="center"/>
        </w:trPr>
        <w:tc>
          <w:tcPr>
            <w:tcW w:w="2200" w:type="dxa"/>
          </w:tcPr>
          <w:p w:rsidR="00887C6C" w:rsidRDefault="00AE7CDE" w14:paraId="627D7842" w14:textId="77777777">
            <w:pPr>
              <w:spacing w:before="20" w:after="20" w:line="240" w:lineRule="auto"/>
              <w:jc w:val="center"/>
            </w:pPr>
            <w:r>
              <w:rPr>
                <w:rFonts w:ascii="Arial" w:hAnsi="Arial" w:eastAsia="Arial" w:cs="Arial"/>
                <w:sz w:val="20"/>
                <w:szCs w:val="20"/>
              </w:rPr>
              <w:t>UR-58</w:t>
            </w:r>
          </w:p>
        </w:tc>
        <w:tc>
          <w:tcPr>
            <w:tcW w:w="2200" w:type="dxa"/>
          </w:tcPr>
          <w:p w:rsidR="00887C6C" w:rsidRDefault="00AE7CDE" w14:paraId="6FCA335C" w14:textId="77777777">
            <w:pPr>
              <w:spacing w:before="20" w:after="20" w:line="240" w:lineRule="auto"/>
              <w:jc w:val="center"/>
            </w:pPr>
            <w:r>
              <w:rPr>
                <w:rFonts w:ascii="Arial" w:hAnsi="Arial" w:eastAsia="Arial" w:cs="Arial"/>
                <w:sz w:val="20"/>
                <w:szCs w:val="20"/>
              </w:rPr>
              <w:t>CU-71</w:t>
            </w:r>
          </w:p>
        </w:tc>
        <w:tc>
          <w:tcPr>
            <w:tcW w:w="2760" w:type="dxa"/>
          </w:tcPr>
          <w:p w:rsidR="00887C6C" w:rsidRDefault="00AE7CDE" w14:paraId="42C3A837" w14:textId="77777777">
            <w:pPr>
              <w:spacing w:before="20" w:after="20" w:line="240" w:lineRule="auto"/>
              <w:jc w:val="center"/>
            </w:pPr>
            <w:r>
              <w:rPr>
                <w:rFonts w:ascii="Arial" w:hAnsi="Arial" w:eastAsia="Arial" w:cs="Arial"/>
                <w:sz w:val="20"/>
                <w:szCs w:val="20"/>
              </w:rPr>
              <w:t>—</w:t>
            </w:r>
          </w:p>
        </w:tc>
        <w:tc>
          <w:tcPr>
            <w:tcW w:w="2200" w:type="dxa"/>
          </w:tcPr>
          <w:p w:rsidR="00887C6C" w:rsidRDefault="00AE7CDE" w14:paraId="6FE09956" w14:textId="77777777">
            <w:pPr>
              <w:spacing w:before="20" w:after="20" w:line="240" w:lineRule="auto"/>
              <w:jc w:val="center"/>
            </w:pPr>
            <w:r>
              <w:rPr>
                <w:rFonts w:ascii="Arial" w:hAnsi="Arial" w:eastAsia="Arial" w:cs="Arial"/>
                <w:sz w:val="20"/>
                <w:szCs w:val="20"/>
              </w:rPr>
              <w:t>Pendiente de evidencia</w:t>
            </w:r>
          </w:p>
        </w:tc>
      </w:tr>
      <w:tr w:rsidR="00887C6C" w14:paraId="201BC3E9" w14:textId="77777777">
        <w:trPr>
          <w:cantSplit/>
          <w:jc w:val="center"/>
        </w:trPr>
        <w:tc>
          <w:tcPr>
            <w:tcW w:w="2200" w:type="dxa"/>
          </w:tcPr>
          <w:p w:rsidR="00887C6C" w:rsidRDefault="00AE7CDE" w14:paraId="0708276B" w14:textId="77777777">
            <w:pPr>
              <w:spacing w:before="20" w:after="20" w:line="240" w:lineRule="auto"/>
              <w:jc w:val="center"/>
            </w:pPr>
            <w:r>
              <w:rPr>
                <w:rFonts w:ascii="Arial" w:hAnsi="Arial" w:eastAsia="Arial" w:cs="Arial"/>
                <w:sz w:val="20"/>
                <w:szCs w:val="20"/>
              </w:rPr>
              <w:t>UR-59</w:t>
            </w:r>
          </w:p>
        </w:tc>
        <w:tc>
          <w:tcPr>
            <w:tcW w:w="2200" w:type="dxa"/>
          </w:tcPr>
          <w:p w:rsidR="00887C6C" w:rsidRDefault="00AE7CDE" w14:paraId="2828ADB1" w14:textId="77777777">
            <w:pPr>
              <w:spacing w:before="20" w:after="20" w:line="240" w:lineRule="auto"/>
              <w:jc w:val="center"/>
            </w:pPr>
            <w:r>
              <w:rPr>
                <w:rFonts w:ascii="Arial" w:hAnsi="Arial" w:eastAsia="Arial" w:cs="Arial"/>
                <w:sz w:val="20"/>
                <w:szCs w:val="20"/>
              </w:rPr>
              <w:t>CU-72</w:t>
            </w:r>
          </w:p>
        </w:tc>
        <w:tc>
          <w:tcPr>
            <w:tcW w:w="2760" w:type="dxa"/>
          </w:tcPr>
          <w:p w:rsidR="00887C6C" w:rsidRDefault="00AE7CDE" w14:paraId="43A6EDB2" w14:textId="77777777">
            <w:pPr>
              <w:spacing w:before="20" w:after="20" w:line="240" w:lineRule="auto"/>
              <w:jc w:val="center"/>
            </w:pPr>
            <w:r>
              <w:rPr>
                <w:rFonts w:ascii="Arial" w:hAnsi="Arial" w:eastAsia="Arial" w:cs="Arial"/>
                <w:sz w:val="20"/>
                <w:szCs w:val="20"/>
              </w:rPr>
              <w:t>Figura 5.12</w:t>
            </w:r>
          </w:p>
        </w:tc>
        <w:tc>
          <w:tcPr>
            <w:tcW w:w="2200" w:type="dxa"/>
          </w:tcPr>
          <w:p w:rsidR="00887C6C" w:rsidRDefault="00AE7CDE" w14:paraId="42C0CF75" w14:textId="77777777">
            <w:pPr>
              <w:spacing w:before="20" w:after="20" w:line="240" w:lineRule="auto"/>
              <w:jc w:val="center"/>
            </w:pPr>
            <w:r>
              <w:rPr>
                <w:rFonts w:ascii="Arial" w:hAnsi="Arial" w:eastAsia="Arial" w:cs="Arial"/>
                <w:sz w:val="20"/>
                <w:szCs w:val="20"/>
              </w:rPr>
              <w:t>Con evidencia</w:t>
            </w:r>
          </w:p>
        </w:tc>
      </w:tr>
      <w:tr w:rsidR="00887C6C" w14:paraId="27594FAA" w14:textId="77777777">
        <w:trPr>
          <w:cantSplit/>
          <w:jc w:val="center"/>
        </w:trPr>
        <w:tc>
          <w:tcPr>
            <w:tcW w:w="2200" w:type="dxa"/>
          </w:tcPr>
          <w:p w:rsidR="00887C6C" w:rsidRDefault="00AE7CDE" w14:paraId="3ED9B174" w14:textId="77777777">
            <w:pPr>
              <w:spacing w:before="20" w:after="20" w:line="240" w:lineRule="auto"/>
              <w:jc w:val="center"/>
            </w:pPr>
            <w:r>
              <w:rPr>
                <w:rFonts w:ascii="Arial" w:hAnsi="Arial" w:eastAsia="Arial" w:cs="Arial"/>
                <w:sz w:val="20"/>
                <w:szCs w:val="20"/>
              </w:rPr>
              <w:t>UR-60</w:t>
            </w:r>
          </w:p>
        </w:tc>
        <w:tc>
          <w:tcPr>
            <w:tcW w:w="2200" w:type="dxa"/>
          </w:tcPr>
          <w:p w:rsidR="00887C6C" w:rsidRDefault="00AE7CDE" w14:paraId="63D137CF" w14:textId="77777777">
            <w:pPr>
              <w:spacing w:before="20" w:after="20" w:line="240" w:lineRule="auto"/>
              <w:jc w:val="center"/>
            </w:pPr>
            <w:r>
              <w:rPr>
                <w:rFonts w:ascii="Arial" w:hAnsi="Arial" w:eastAsia="Arial" w:cs="Arial"/>
                <w:sz w:val="20"/>
                <w:szCs w:val="20"/>
              </w:rPr>
              <w:t>CU-73</w:t>
            </w:r>
          </w:p>
        </w:tc>
        <w:tc>
          <w:tcPr>
            <w:tcW w:w="2760" w:type="dxa"/>
          </w:tcPr>
          <w:p w:rsidR="00887C6C" w:rsidRDefault="00AE7CDE" w14:paraId="4E6751B0" w14:textId="77777777">
            <w:pPr>
              <w:spacing w:before="20" w:after="20" w:line="240" w:lineRule="auto"/>
              <w:jc w:val="center"/>
            </w:pPr>
            <w:r>
              <w:rPr>
                <w:rFonts w:ascii="Arial" w:hAnsi="Arial" w:eastAsia="Arial" w:cs="Arial"/>
                <w:sz w:val="20"/>
                <w:szCs w:val="20"/>
              </w:rPr>
              <w:t>Figura 5.13</w:t>
            </w:r>
          </w:p>
        </w:tc>
        <w:tc>
          <w:tcPr>
            <w:tcW w:w="2200" w:type="dxa"/>
          </w:tcPr>
          <w:p w:rsidR="00887C6C" w:rsidRDefault="00AE7CDE" w14:paraId="34071037" w14:textId="77777777">
            <w:pPr>
              <w:spacing w:before="20" w:after="20" w:line="240" w:lineRule="auto"/>
              <w:jc w:val="center"/>
            </w:pPr>
            <w:r>
              <w:rPr>
                <w:rFonts w:ascii="Arial" w:hAnsi="Arial" w:eastAsia="Arial" w:cs="Arial"/>
                <w:sz w:val="20"/>
                <w:szCs w:val="20"/>
              </w:rPr>
              <w:t>Con evidencia</w:t>
            </w:r>
          </w:p>
        </w:tc>
      </w:tr>
      <w:tr w:rsidR="00887C6C" w14:paraId="4D355FD0" w14:textId="77777777">
        <w:trPr>
          <w:cantSplit/>
          <w:jc w:val="center"/>
        </w:trPr>
        <w:tc>
          <w:tcPr>
            <w:tcW w:w="2200" w:type="dxa"/>
          </w:tcPr>
          <w:p w:rsidR="00887C6C" w:rsidRDefault="00AE7CDE" w14:paraId="7AFFFD88" w14:textId="77777777">
            <w:pPr>
              <w:spacing w:before="20" w:after="20" w:line="240" w:lineRule="auto"/>
              <w:jc w:val="center"/>
            </w:pPr>
            <w:r>
              <w:rPr>
                <w:rFonts w:ascii="Arial" w:hAnsi="Arial" w:eastAsia="Arial" w:cs="Arial"/>
                <w:sz w:val="20"/>
                <w:szCs w:val="20"/>
              </w:rPr>
              <w:t>UR-61</w:t>
            </w:r>
          </w:p>
        </w:tc>
        <w:tc>
          <w:tcPr>
            <w:tcW w:w="2200" w:type="dxa"/>
          </w:tcPr>
          <w:p w:rsidR="00887C6C" w:rsidRDefault="00AE7CDE" w14:paraId="6704C379" w14:textId="77777777">
            <w:pPr>
              <w:spacing w:before="20" w:after="20" w:line="240" w:lineRule="auto"/>
              <w:jc w:val="center"/>
            </w:pPr>
            <w:r>
              <w:rPr>
                <w:rFonts w:ascii="Arial" w:hAnsi="Arial" w:eastAsia="Arial" w:cs="Arial"/>
                <w:sz w:val="20"/>
                <w:szCs w:val="20"/>
              </w:rPr>
              <w:t>CU-74</w:t>
            </w:r>
          </w:p>
        </w:tc>
        <w:tc>
          <w:tcPr>
            <w:tcW w:w="2760" w:type="dxa"/>
          </w:tcPr>
          <w:p w:rsidR="00887C6C" w:rsidRDefault="00AE7CDE" w14:paraId="0F0DC1CE" w14:textId="77777777">
            <w:pPr>
              <w:spacing w:before="20" w:after="20" w:line="240" w:lineRule="auto"/>
              <w:jc w:val="center"/>
            </w:pPr>
            <w:r>
              <w:rPr>
                <w:rFonts w:ascii="Arial" w:hAnsi="Arial" w:eastAsia="Arial" w:cs="Arial"/>
                <w:sz w:val="20"/>
                <w:szCs w:val="20"/>
              </w:rPr>
              <w:t>Figuras 5.14 y 5.15</w:t>
            </w:r>
          </w:p>
        </w:tc>
        <w:tc>
          <w:tcPr>
            <w:tcW w:w="2200" w:type="dxa"/>
          </w:tcPr>
          <w:p w:rsidR="00887C6C" w:rsidRDefault="00AE7CDE" w14:paraId="09F043E7" w14:textId="77777777">
            <w:pPr>
              <w:spacing w:before="20" w:after="20" w:line="240" w:lineRule="auto"/>
              <w:jc w:val="center"/>
            </w:pPr>
            <w:r>
              <w:rPr>
                <w:rFonts w:ascii="Arial" w:hAnsi="Arial" w:eastAsia="Arial" w:cs="Arial"/>
                <w:sz w:val="20"/>
                <w:szCs w:val="20"/>
              </w:rPr>
              <w:t>Con evidencia</w:t>
            </w:r>
          </w:p>
        </w:tc>
      </w:tr>
      <w:tr w:rsidR="00887C6C" w14:paraId="2E2889F5" w14:textId="77777777">
        <w:trPr>
          <w:cantSplit/>
          <w:jc w:val="center"/>
        </w:trPr>
        <w:tc>
          <w:tcPr>
            <w:tcW w:w="2200" w:type="dxa"/>
          </w:tcPr>
          <w:p w:rsidR="00887C6C" w:rsidRDefault="00AE7CDE" w14:paraId="6978CA75" w14:textId="77777777">
            <w:pPr>
              <w:spacing w:before="20" w:after="20" w:line="240" w:lineRule="auto"/>
              <w:jc w:val="center"/>
            </w:pPr>
            <w:r>
              <w:rPr>
                <w:rFonts w:ascii="Arial" w:hAnsi="Arial" w:eastAsia="Arial" w:cs="Arial"/>
                <w:sz w:val="20"/>
                <w:szCs w:val="20"/>
              </w:rPr>
              <w:t>UR-64</w:t>
            </w:r>
          </w:p>
        </w:tc>
        <w:tc>
          <w:tcPr>
            <w:tcW w:w="2200" w:type="dxa"/>
          </w:tcPr>
          <w:p w:rsidR="00887C6C" w:rsidRDefault="00AE7CDE" w14:paraId="608309A0" w14:textId="77777777">
            <w:pPr>
              <w:spacing w:before="20" w:after="20" w:line="240" w:lineRule="auto"/>
              <w:jc w:val="center"/>
            </w:pPr>
            <w:r>
              <w:rPr>
                <w:rFonts w:ascii="Arial" w:hAnsi="Arial" w:eastAsia="Arial" w:cs="Arial"/>
                <w:sz w:val="20"/>
                <w:szCs w:val="20"/>
              </w:rPr>
              <w:t>CU-75</w:t>
            </w:r>
          </w:p>
        </w:tc>
        <w:tc>
          <w:tcPr>
            <w:tcW w:w="2760" w:type="dxa"/>
          </w:tcPr>
          <w:p w:rsidR="00887C6C" w:rsidRDefault="00AE7CDE" w14:paraId="5B0A3823" w14:textId="77777777">
            <w:pPr>
              <w:spacing w:before="20" w:after="20" w:line="240" w:lineRule="auto"/>
              <w:jc w:val="center"/>
            </w:pPr>
            <w:r>
              <w:rPr>
                <w:rFonts w:ascii="Arial" w:hAnsi="Arial" w:eastAsia="Arial" w:cs="Arial"/>
                <w:sz w:val="20"/>
                <w:szCs w:val="20"/>
              </w:rPr>
              <w:t>Figuras 5.16 a 5.18</w:t>
            </w:r>
          </w:p>
        </w:tc>
        <w:tc>
          <w:tcPr>
            <w:tcW w:w="2200" w:type="dxa"/>
          </w:tcPr>
          <w:p w:rsidR="00887C6C" w:rsidRDefault="00AE7CDE" w14:paraId="3792CB93" w14:textId="77777777">
            <w:pPr>
              <w:spacing w:before="20" w:after="20" w:line="240" w:lineRule="auto"/>
              <w:jc w:val="center"/>
            </w:pPr>
            <w:r>
              <w:rPr>
                <w:rFonts w:ascii="Arial" w:hAnsi="Arial" w:eastAsia="Arial" w:cs="Arial"/>
                <w:sz w:val="20"/>
                <w:szCs w:val="20"/>
              </w:rPr>
              <w:t>Con evidencia</w:t>
            </w:r>
          </w:p>
        </w:tc>
      </w:tr>
      <w:tr w:rsidR="00887C6C" w14:paraId="38AA10FE" w14:textId="77777777">
        <w:trPr>
          <w:cantSplit/>
          <w:jc w:val="center"/>
        </w:trPr>
        <w:tc>
          <w:tcPr>
            <w:tcW w:w="2200" w:type="dxa"/>
          </w:tcPr>
          <w:p w:rsidR="00887C6C" w:rsidRDefault="00AE7CDE" w14:paraId="3E3A2E25" w14:textId="77777777">
            <w:pPr>
              <w:spacing w:before="20" w:after="20" w:line="240" w:lineRule="auto"/>
              <w:jc w:val="center"/>
            </w:pPr>
            <w:r>
              <w:rPr>
                <w:rFonts w:ascii="Arial" w:hAnsi="Arial" w:eastAsia="Arial" w:cs="Arial"/>
                <w:sz w:val="20"/>
                <w:szCs w:val="20"/>
              </w:rPr>
              <w:t>UR-65</w:t>
            </w:r>
          </w:p>
        </w:tc>
        <w:tc>
          <w:tcPr>
            <w:tcW w:w="2200" w:type="dxa"/>
          </w:tcPr>
          <w:p w:rsidR="00887C6C" w:rsidRDefault="00AE7CDE" w14:paraId="628AA595" w14:textId="77777777">
            <w:pPr>
              <w:spacing w:before="20" w:after="20" w:line="240" w:lineRule="auto"/>
              <w:jc w:val="center"/>
            </w:pPr>
            <w:r>
              <w:rPr>
                <w:rFonts w:ascii="Arial" w:hAnsi="Arial" w:eastAsia="Arial" w:cs="Arial"/>
                <w:sz w:val="20"/>
                <w:szCs w:val="20"/>
              </w:rPr>
              <w:t>CU-76</w:t>
            </w:r>
          </w:p>
        </w:tc>
        <w:tc>
          <w:tcPr>
            <w:tcW w:w="2760" w:type="dxa"/>
          </w:tcPr>
          <w:p w:rsidR="00887C6C" w:rsidRDefault="00AE7CDE" w14:paraId="5D5270E8" w14:textId="77777777">
            <w:pPr>
              <w:spacing w:before="20" w:after="20" w:line="240" w:lineRule="auto"/>
              <w:jc w:val="center"/>
            </w:pPr>
            <w:r>
              <w:rPr>
                <w:rFonts w:ascii="Arial" w:hAnsi="Arial" w:eastAsia="Arial" w:cs="Arial"/>
                <w:sz w:val="20"/>
                <w:szCs w:val="20"/>
              </w:rPr>
              <w:t>—</w:t>
            </w:r>
          </w:p>
        </w:tc>
        <w:tc>
          <w:tcPr>
            <w:tcW w:w="2200" w:type="dxa"/>
          </w:tcPr>
          <w:p w:rsidR="00887C6C" w:rsidRDefault="00AE7CDE" w14:paraId="054C6D9F" w14:textId="77777777">
            <w:pPr>
              <w:spacing w:before="20" w:after="20" w:line="240" w:lineRule="auto"/>
              <w:jc w:val="center"/>
            </w:pPr>
            <w:r>
              <w:rPr>
                <w:rFonts w:ascii="Arial" w:hAnsi="Arial" w:eastAsia="Arial" w:cs="Arial"/>
                <w:sz w:val="20"/>
                <w:szCs w:val="20"/>
              </w:rPr>
              <w:t>Pendiente de evidencia</w:t>
            </w:r>
          </w:p>
        </w:tc>
      </w:tr>
      <w:tr w:rsidR="00887C6C" w14:paraId="3AFDFCAE" w14:textId="77777777">
        <w:trPr>
          <w:cantSplit/>
          <w:jc w:val="center"/>
        </w:trPr>
        <w:tc>
          <w:tcPr>
            <w:tcW w:w="2200" w:type="dxa"/>
          </w:tcPr>
          <w:p w:rsidR="00887C6C" w:rsidRDefault="00AE7CDE" w14:paraId="1EF7AD93" w14:textId="77777777">
            <w:pPr>
              <w:spacing w:before="20" w:after="20" w:line="240" w:lineRule="auto"/>
              <w:jc w:val="center"/>
            </w:pPr>
            <w:r>
              <w:rPr>
                <w:rFonts w:ascii="Arial" w:hAnsi="Arial" w:eastAsia="Arial" w:cs="Arial"/>
                <w:sz w:val="20"/>
                <w:szCs w:val="20"/>
              </w:rPr>
              <w:t>UR-66</w:t>
            </w:r>
          </w:p>
        </w:tc>
        <w:tc>
          <w:tcPr>
            <w:tcW w:w="2200" w:type="dxa"/>
          </w:tcPr>
          <w:p w:rsidR="00887C6C" w:rsidRDefault="00AE7CDE" w14:paraId="32AAE0BA" w14:textId="77777777">
            <w:pPr>
              <w:spacing w:before="20" w:after="20" w:line="240" w:lineRule="auto"/>
              <w:jc w:val="center"/>
            </w:pPr>
            <w:r>
              <w:rPr>
                <w:rFonts w:ascii="Arial" w:hAnsi="Arial" w:eastAsia="Arial" w:cs="Arial"/>
                <w:sz w:val="20"/>
                <w:szCs w:val="20"/>
              </w:rPr>
              <w:t>CU-77</w:t>
            </w:r>
          </w:p>
        </w:tc>
        <w:tc>
          <w:tcPr>
            <w:tcW w:w="2760" w:type="dxa"/>
          </w:tcPr>
          <w:p w:rsidR="00887C6C" w:rsidRDefault="00AE7CDE" w14:paraId="276A38E0" w14:textId="77777777">
            <w:pPr>
              <w:spacing w:before="20" w:after="20" w:line="240" w:lineRule="auto"/>
              <w:jc w:val="center"/>
            </w:pPr>
            <w:r>
              <w:rPr>
                <w:rFonts w:ascii="Arial" w:hAnsi="Arial" w:eastAsia="Arial" w:cs="Arial"/>
                <w:sz w:val="20"/>
                <w:szCs w:val="20"/>
              </w:rPr>
              <w:t>Figura 5.19</w:t>
            </w:r>
          </w:p>
        </w:tc>
        <w:tc>
          <w:tcPr>
            <w:tcW w:w="2200" w:type="dxa"/>
          </w:tcPr>
          <w:p w:rsidR="00887C6C" w:rsidRDefault="00AE7CDE" w14:paraId="48BB3612" w14:textId="77777777">
            <w:pPr>
              <w:spacing w:before="20" w:after="20" w:line="240" w:lineRule="auto"/>
              <w:jc w:val="center"/>
            </w:pPr>
            <w:r>
              <w:rPr>
                <w:rFonts w:ascii="Arial" w:hAnsi="Arial" w:eastAsia="Arial" w:cs="Arial"/>
                <w:sz w:val="20"/>
                <w:szCs w:val="20"/>
              </w:rPr>
              <w:t>Con evidencia</w:t>
            </w:r>
          </w:p>
        </w:tc>
      </w:tr>
      <w:tr w:rsidR="00887C6C" w14:paraId="57557CAB" w14:textId="77777777">
        <w:trPr>
          <w:cantSplit/>
          <w:jc w:val="center"/>
        </w:trPr>
        <w:tc>
          <w:tcPr>
            <w:tcW w:w="2200" w:type="dxa"/>
          </w:tcPr>
          <w:p w:rsidR="00887C6C" w:rsidRDefault="00AE7CDE" w14:paraId="27C15452" w14:textId="77777777">
            <w:pPr>
              <w:spacing w:before="20" w:after="20" w:line="240" w:lineRule="auto"/>
              <w:jc w:val="center"/>
            </w:pPr>
            <w:r>
              <w:rPr>
                <w:rFonts w:ascii="Arial" w:hAnsi="Arial" w:eastAsia="Arial" w:cs="Arial"/>
                <w:sz w:val="20"/>
                <w:szCs w:val="20"/>
              </w:rPr>
              <w:t>UR-67</w:t>
            </w:r>
          </w:p>
        </w:tc>
        <w:tc>
          <w:tcPr>
            <w:tcW w:w="2200" w:type="dxa"/>
          </w:tcPr>
          <w:p w:rsidR="00887C6C" w:rsidRDefault="00AE7CDE" w14:paraId="0EFAD065" w14:textId="77777777">
            <w:pPr>
              <w:spacing w:before="20" w:after="20" w:line="240" w:lineRule="auto"/>
              <w:jc w:val="center"/>
            </w:pPr>
            <w:r>
              <w:rPr>
                <w:rFonts w:ascii="Arial" w:hAnsi="Arial" w:eastAsia="Arial" w:cs="Arial"/>
                <w:sz w:val="20"/>
                <w:szCs w:val="20"/>
              </w:rPr>
              <w:t>CU-78</w:t>
            </w:r>
          </w:p>
        </w:tc>
        <w:tc>
          <w:tcPr>
            <w:tcW w:w="2760" w:type="dxa"/>
          </w:tcPr>
          <w:p w:rsidR="00887C6C" w:rsidRDefault="00AE7CDE" w14:paraId="6430FEDD" w14:textId="77777777">
            <w:pPr>
              <w:spacing w:before="20" w:after="20" w:line="240" w:lineRule="auto"/>
              <w:jc w:val="center"/>
            </w:pPr>
            <w:r>
              <w:rPr>
                <w:rFonts w:ascii="Arial" w:hAnsi="Arial" w:eastAsia="Arial" w:cs="Arial"/>
                <w:sz w:val="20"/>
                <w:szCs w:val="20"/>
              </w:rPr>
              <w:t>Figura 5.20</w:t>
            </w:r>
          </w:p>
        </w:tc>
        <w:tc>
          <w:tcPr>
            <w:tcW w:w="2200" w:type="dxa"/>
          </w:tcPr>
          <w:p w:rsidR="00887C6C" w:rsidRDefault="00AE7CDE" w14:paraId="7FADDE43" w14:textId="77777777">
            <w:pPr>
              <w:spacing w:before="20" w:after="20" w:line="240" w:lineRule="auto"/>
              <w:jc w:val="center"/>
            </w:pPr>
            <w:r>
              <w:rPr>
                <w:rFonts w:ascii="Arial" w:hAnsi="Arial" w:eastAsia="Arial" w:cs="Arial"/>
                <w:sz w:val="20"/>
                <w:szCs w:val="20"/>
              </w:rPr>
              <w:t>Con evidencia</w:t>
            </w:r>
          </w:p>
        </w:tc>
      </w:tr>
      <w:tr w:rsidR="00887C6C" w14:paraId="7A85F5A5" w14:textId="77777777">
        <w:trPr>
          <w:cantSplit/>
          <w:jc w:val="center"/>
        </w:trPr>
        <w:tc>
          <w:tcPr>
            <w:tcW w:w="2200" w:type="dxa"/>
          </w:tcPr>
          <w:p w:rsidR="00887C6C" w:rsidRDefault="00AE7CDE" w14:paraId="6816A5CD" w14:textId="77777777">
            <w:pPr>
              <w:spacing w:before="20" w:after="20" w:line="240" w:lineRule="auto"/>
              <w:jc w:val="center"/>
            </w:pPr>
            <w:r>
              <w:rPr>
                <w:rFonts w:ascii="Arial" w:hAnsi="Arial" w:eastAsia="Arial" w:cs="Arial"/>
                <w:sz w:val="20"/>
                <w:szCs w:val="20"/>
              </w:rPr>
              <w:t>UR-68</w:t>
            </w:r>
          </w:p>
        </w:tc>
        <w:tc>
          <w:tcPr>
            <w:tcW w:w="2200" w:type="dxa"/>
          </w:tcPr>
          <w:p w:rsidR="00887C6C" w:rsidRDefault="00AE7CDE" w14:paraId="2BF57402" w14:textId="77777777">
            <w:pPr>
              <w:spacing w:before="20" w:after="20" w:line="240" w:lineRule="auto"/>
              <w:jc w:val="center"/>
            </w:pPr>
            <w:r>
              <w:rPr>
                <w:rFonts w:ascii="Arial" w:hAnsi="Arial" w:eastAsia="Arial" w:cs="Arial"/>
                <w:sz w:val="20"/>
                <w:szCs w:val="20"/>
              </w:rPr>
              <w:t>CU-79</w:t>
            </w:r>
          </w:p>
        </w:tc>
        <w:tc>
          <w:tcPr>
            <w:tcW w:w="2760" w:type="dxa"/>
          </w:tcPr>
          <w:p w:rsidR="00887C6C" w:rsidRDefault="00AE7CDE" w14:paraId="353F1D4B" w14:textId="77777777">
            <w:pPr>
              <w:spacing w:before="20" w:after="20" w:line="240" w:lineRule="auto"/>
              <w:jc w:val="center"/>
            </w:pPr>
            <w:r>
              <w:rPr>
                <w:rFonts w:ascii="Arial" w:hAnsi="Arial" w:eastAsia="Arial" w:cs="Arial"/>
                <w:sz w:val="20"/>
                <w:szCs w:val="20"/>
              </w:rPr>
              <w:t>Figuras 5.21 y 5.22</w:t>
            </w:r>
          </w:p>
        </w:tc>
        <w:tc>
          <w:tcPr>
            <w:tcW w:w="2200" w:type="dxa"/>
          </w:tcPr>
          <w:p w:rsidR="00887C6C" w:rsidRDefault="00AE7CDE" w14:paraId="1C90846F" w14:textId="77777777">
            <w:pPr>
              <w:spacing w:before="20" w:after="20" w:line="240" w:lineRule="auto"/>
              <w:jc w:val="center"/>
            </w:pPr>
            <w:r>
              <w:rPr>
                <w:rFonts w:ascii="Arial" w:hAnsi="Arial" w:eastAsia="Arial" w:cs="Arial"/>
                <w:sz w:val="20"/>
                <w:szCs w:val="20"/>
              </w:rPr>
              <w:t>Con evidencia</w:t>
            </w:r>
          </w:p>
        </w:tc>
      </w:tr>
      <w:tr w:rsidR="00887C6C" w14:paraId="284B9680" w14:textId="77777777">
        <w:trPr>
          <w:cantSplit/>
          <w:jc w:val="center"/>
        </w:trPr>
        <w:tc>
          <w:tcPr>
            <w:tcW w:w="2200" w:type="dxa"/>
          </w:tcPr>
          <w:p w:rsidR="00887C6C" w:rsidRDefault="00AE7CDE" w14:paraId="36950D0B" w14:textId="77777777">
            <w:pPr>
              <w:spacing w:before="20" w:after="20" w:line="240" w:lineRule="auto"/>
              <w:jc w:val="center"/>
            </w:pPr>
            <w:r>
              <w:rPr>
                <w:rFonts w:ascii="Arial" w:hAnsi="Arial" w:eastAsia="Arial" w:cs="Arial"/>
                <w:sz w:val="20"/>
                <w:szCs w:val="20"/>
              </w:rPr>
              <w:t>UR-69</w:t>
            </w:r>
          </w:p>
        </w:tc>
        <w:tc>
          <w:tcPr>
            <w:tcW w:w="2200" w:type="dxa"/>
          </w:tcPr>
          <w:p w:rsidR="00887C6C" w:rsidRDefault="00AE7CDE" w14:paraId="17A58EF1" w14:textId="77777777">
            <w:pPr>
              <w:spacing w:before="20" w:after="20" w:line="240" w:lineRule="auto"/>
              <w:jc w:val="center"/>
            </w:pPr>
            <w:r>
              <w:rPr>
                <w:rFonts w:ascii="Arial" w:hAnsi="Arial" w:eastAsia="Arial" w:cs="Arial"/>
                <w:sz w:val="20"/>
                <w:szCs w:val="20"/>
              </w:rPr>
              <w:t>CU-80</w:t>
            </w:r>
          </w:p>
        </w:tc>
        <w:tc>
          <w:tcPr>
            <w:tcW w:w="2760" w:type="dxa"/>
          </w:tcPr>
          <w:p w:rsidR="00887C6C" w:rsidRDefault="00AE7CDE" w14:paraId="68AC2458" w14:textId="77777777">
            <w:pPr>
              <w:spacing w:before="20" w:after="20" w:line="240" w:lineRule="auto"/>
              <w:jc w:val="center"/>
            </w:pPr>
            <w:r>
              <w:rPr>
                <w:rFonts w:ascii="Arial" w:hAnsi="Arial" w:eastAsia="Arial" w:cs="Arial"/>
                <w:sz w:val="20"/>
                <w:szCs w:val="20"/>
              </w:rPr>
              <w:t>Figuras 5.23 a 5.26</w:t>
            </w:r>
          </w:p>
        </w:tc>
        <w:tc>
          <w:tcPr>
            <w:tcW w:w="2200" w:type="dxa"/>
          </w:tcPr>
          <w:p w:rsidR="00887C6C" w:rsidRDefault="00AE7CDE" w14:paraId="1AA8BFD5" w14:textId="77777777">
            <w:pPr>
              <w:spacing w:before="20" w:after="20" w:line="240" w:lineRule="auto"/>
              <w:jc w:val="center"/>
            </w:pPr>
            <w:r>
              <w:rPr>
                <w:rFonts w:ascii="Arial" w:hAnsi="Arial" w:eastAsia="Arial" w:cs="Arial"/>
                <w:sz w:val="20"/>
                <w:szCs w:val="20"/>
              </w:rPr>
              <w:t>Con evidencia</w:t>
            </w:r>
          </w:p>
        </w:tc>
      </w:tr>
      <w:tr w:rsidR="00887C6C" w14:paraId="116C42DC" w14:textId="77777777">
        <w:trPr>
          <w:cantSplit/>
          <w:jc w:val="center"/>
        </w:trPr>
        <w:tc>
          <w:tcPr>
            <w:tcW w:w="2200" w:type="dxa"/>
          </w:tcPr>
          <w:p w:rsidR="00887C6C" w:rsidRDefault="00AE7CDE" w14:paraId="0F087AA5" w14:textId="77777777">
            <w:pPr>
              <w:spacing w:before="20" w:after="20" w:line="240" w:lineRule="auto"/>
              <w:jc w:val="center"/>
            </w:pPr>
            <w:r>
              <w:rPr>
                <w:rFonts w:ascii="Arial" w:hAnsi="Arial" w:eastAsia="Arial" w:cs="Arial"/>
                <w:sz w:val="20"/>
                <w:szCs w:val="20"/>
              </w:rPr>
              <w:t>UR-70</w:t>
            </w:r>
          </w:p>
        </w:tc>
        <w:tc>
          <w:tcPr>
            <w:tcW w:w="2200" w:type="dxa"/>
          </w:tcPr>
          <w:p w:rsidR="00887C6C" w:rsidRDefault="00AE7CDE" w14:paraId="04CFE69B" w14:textId="77777777">
            <w:pPr>
              <w:spacing w:before="20" w:after="20" w:line="240" w:lineRule="auto"/>
              <w:jc w:val="center"/>
            </w:pPr>
            <w:r>
              <w:rPr>
                <w:rFonts w:ascii="Arial" w:hAnsi="Arial" w:eastAsia="Arial" w:cs="Arial"/>
                <w:sz w:val="20"/>
                <w:szCs w:val="20"/>
              </w:rPr>
              <w:t>CU-81</w:t>
            </w:r>
          </w:p>
        </w:tc>
        <w:tc>
          <w:tcPr>
            <w:tcW w:w="2760" w:type="dxa"/>
          </w:tcPr>
          <w:p w:rsidR="00887C6C" w:rsidRDefault="00AE7CDE" w14:paraId="4AE60E6E" w14:textId="77777777">
            <w:pPr>
              <w:spacing w:before="20" w:after="20" w:line="240" w:lineRule="auto"/>
              <w:jc w:val="center"/>
            </w:pPr>
            <w:r>
              <w:rPr>
                <w:rFonts w:ascii="Arial" w:hAnsi="Arial" w:eastAsia="Arial" w:cs="Arial"/>
                <w:sz w:val="20"/>
                <w:szCs w:val="20"/>
              </w:rPr>
              <w:t>Figuras 5.27 y 5.28</w:t>
            </w:r>
          </w:p>
        </w:tc>
        <w:tc>
          <w:tcPr>
            <w:tcW w:w="2200" w:type="dxa"/>
          </w:tcPr>
          <w:p w:rsidR="00887C6C" w:rsidRDefault="00AE7CDE" w14:paraId="7A022704" w14:textId="77777777">
            <w:pPr>
              <w:spacing w:before="20" w:after="20" w:line="240" w:lineRule="auto"/>
              <w:jc w:val="center"/>
            </w:pPr>
            <w:r>
              <w:rPr>
                <w:rFonts w:ascii="Arial" w:hAnsi="Arial" w:eastAsia="Arial" w:cs="Arial"/>
                <w:sz w:val="20"/>
                <w:szCs w:val="20"/>
              </w:rPr>
              <w:t>Con evidencia</w:t>
            </w:r>
          </w:p>
        </w:tc>
      </w:tr>
      <w:tr w:rsidR="00887C6C" w14:paraId="702C88B9" w14:textId="77777777">
        <w:trPr>
          <w:cantSplit/>
          <w:jc w:val="center"/>
        </w:trPr>
        <w:tc>
          <w:tcPr>
            <w:tcW w:w="2200" w:type="dxa"/>
          </w:tcPr>
          <w:p w:rsidR="00887C6C" w:rsidRDefault="00AE7CDE" w14:paraId="19103659" w14:textId="77777777">
            <w:pPr>
              <w:spacing w:before="20" w:after="20" w:line="240" w:lineRule="auto"/>
              <w:jc w:val="center"/>
            </w:pPr>
            <w:r>
              <w:rPr>
                <w:rFonts w:ascii="Arial" w:hAnsi="Arial" w:eastAsia="Arial" w:cs="Arial"/>
                <w:sz w:val="20"/>
                <w:szCs w:val="20"/>
              </w:rPr>
              <w:t>UR-71</w:t>
            </w:r>
          </w:p>
        </w:tc>
        <w:tc>
          <w:tcPr>
            <w:tcW w:w="2200" w:type="dxa"/>
          </w:tcPr>
          <w:p w:rsidR="00887C6C" w:rsidRDefault="00AE7CDE" w14:paraId="3AE95A38" w14:textId="77777777">
            <w:pPr>
              <w:spacing w:before="20" w:after="20" w:line="240" w:lineRule="auto"/>
              <w:jc w:val="center"/>
            </w:pPr>
            <w:r>
              <w:rPr>
                <w:rFonts w:ascii="Arial" w:hAnsi="Arial" w:eastAsia="Arial" w:cs="Arial"/>
                <w:sz w:val="20"/>
                <w:szCs w:val="20"/>
              </w:rPr>
              <w:t>CU-82</w:t>
            </w:r>
          </w:p>
        </w:tc>
        <w:tc>
          <w:tcPr>
            <w:tcW w:w="2760" w:type="dxa"/>
          </w:tcPr>
          <w:p w:rsidR="00887C6C" w:rsidRDefault="00AE7CDE" w14:paraId="3DF531A8" w14:textId="77777777">
            <w:pPr>
              <w:spacing w:before="20" w:after="20" w:line="240" w:lineRule="auto"/>
              <w:jc w:val="center"/>
            </w:pPr>
            <w:r>
              <w:rPr>
                <w:rFonts w:ascii="Arial" w:hAnsi="Arial" w:eastAsia="Arial" w:cs="Arial"/>
                <w:sz w:val="20"/>
                <w:szCs w:val="20"/>
              </w:rPr>
              <w:t>—</w:t>
            </w:r>
          </w:p>
        </w:tc>
        <w:tc>
          <w:tcPr>
            <w:tcW w:w="2200" w:type="dxa"/>
          </w:tcPr>
          <w:p w:rsidR="00887C6C" w:rsidRDefault="00AE7CDE" w14:paraId="2270843A" w14:textId="77777777">
            <w:pPr>
              <w:spacing w:before="20" w:after="20" w:line="240" w:lineRule="auto"/>
              <w:jc w:val="center"/>
            </w:pPr>
            <w:r>
              <w:rPr>
                <w:rFonts w:ascii="Arial" w:hAnsi="Arial" w:eastAsia="Arial" w:cs="Arial"/>
                <w:sz w:val="20"/>
                <w:szCs w:val="20"/>
              </w:rPr>
              <w:t>Pendiente de evidencia</w:t>
            </w:r>
          </w:p>
        </w:tc>
      </w:tr>
      <w:tr w:rsidR="00887C6C" w14:paraId="4C887B59" w14:textId="77777777">
        <w:trPr>
          <w:cantSplit/>
          <w:jc w:val="center"/>
        </w:trPr>
        <w:tc>
          <w:tcPr>
            <w:tcW w:w="2200" w:type="dxa"/>
          </w:tcPr>
          <w:p w:rsidR="00887C6C" w:rsidRDefault="00AE7CDE" w14:paraId="179178E4" w14:textId="77777777">
            <w:pPr>
              <w:spacing w:before="20" w:after="20" w:line="240" w:lineRule="auto"/>
              <w:jc w:val="center"/>
            </w:pPr>
            <w:r>
              <w:rPr>
                <w:rFonts w:ascii="Arial" w:hAnsi="Arial" w:eastAsia="Arial" w:cs="Arial"/>
                <w:sz w:val="20"/>
                <w:szCs w:val="20"/>
              </w:rPr>
              <w:t>UR-72</w:t>
            </w:r>
          </w:p>
        </w:tc>
        <w:tc>
          <w:tcPr>
            <w:tcW w:w="2200" w:type="dxa"/>
          </w:tcPr>
          <w:p w:rsidR="00887C6C" w:rsidRDefault="00AE7CDE" w14:paraId="3A6311A7" w14:textId="77777777">
            <w:pPr>
              <w:spacing w:before="20" w:after="20" w:line="240" w:lineRule="auto"/>
              <w:jc w:val="center"/>
            </w:pPr>
            <w:r>
              <w:rPr>
                <w:rFonts w:ascii="Arial" w:hAnsi="Arial" w:eastAsia="Arial" w:cs="Arial"/>
                <w:sz w:val="20"/>
                <w:szCs w:val="20"/>
              </w:rPr>
              <w:t>CU-83</w:t>
            </w:r>
          </w:p>
        </w:tc>
        <w:tc>
          <w:tcPr>
            <w:tcW w:w="2760" w:type="dxa"/>
          </w:tcPr>
          <w:p w:rsidR="00887C6C" w:rsidRDefault="00AE7CDE" w14:paraId="23FE9534" w14:textId="77777777">
            <w:pPr>
              <w:spacing w:before="20" w:after="20" w:line="240" w:lineRule="auto"/>
              <w:jc w:val="center"/>
            </w:pPr>
            <w:r>
              <w:rPr>
                <w:rFonts w:ascii="Arial" w:hAnsi="Arial" w:eastAsia="Arial" w:cs="Arial"/>
                <w:sz w:val="20"/>
                <w:szCs w:val="20"/>
              </w:rPr>
              <w:t>Figuras 5.29 y 5.30</w:t>
            </w:r>
          </w:p>
        </w:tc>
        <w:tc>
          <w:tcPr>
            <w:tcW w:w="2200" w:type="dxa"/>
          </w:tcPr>
          <w:p w:rsidR="00887C6C" w:rsidRDefault="00AE7CDE" w14:paraId="3CF3F077" w14:textId="77777777">
            <w:pPr>
              <w:spacing w:before="20" w:after="20" w:line="240" w:lineRule="auto"/>
              <w:jc w:val="center"/>
            </w:pPr>
            <w:r>
              <w:rPr>
                <w:rFonts w:ascii="Arial" w:hAnsi="Arial" w:eastAsia="Arial" w:cs="Arial"/>
                <w:sz w:val="20"/>
                <w:szCs w:val="20"/>
              </w:rPr>
              <w:t>Con evidencia</w:t>
            </w:r>
          </w:p>
        </w:tc>
      </w:tr>
    </w:tbl>
    <w:p w:rsidR="00887C6C" w:rsidRDefault="00AE7CDE" w14:paraId="1EF8EB25" w14:textId="77777777">
      <w:pPr>
        <w:spacing w:before="60" w:after="240" w:line="240" w:lineRule="auto"/>
        <w:jc w:val="center"/>
      </w:pPr>
      <w:r>
        <w:rPr>
          <w:rFonts w:ascii="Arial" w:hAnsi="Arial" w:eastAsia="Arial" w:cs="Arial"/>
          <w:i/>
          <w:iCs/>
          <w:sz w:val="18"/>
          <w:szCs w:val="18"/>
        </w:rPr>
        <w:t>Fuente: Elaborado por el equipo de proyecto a partir de las capturas de los casos de prueba del Incremento 3.</w:t>
      </w:r>
    </w:p>
    <w:p w:rsidR="00887C6C" w:rsidRDefault="00AE7CDE" w14:paraId="589040A9" w14:textId="77777777">
      <w:pPr>
        <w:spacing w:line="360" w:lineRule="auto"/>
        <w:jc w:val="both"/>
      </w:pPr>
      <w:r>
        <w:rPr>
          <w:rFonts w:ascii="Arial" w:hAnsi="Arial" w:eastAsia="Arial" w:cs="Arial"/>
          <w:b/>
          <w:bCs/>
        </w:rPr>
        <w:t>UR-25 – Exportando lista de ítems válidos</w:t>
      </w:r>
    </w:p>
    <w:p w:rsidR="00887C6C" w:rsidRDefault="00AE7CDE" w14:paraId="00024198" w14:textId="3279BC07">
      <w:pPr>
        <w:spacing w:line="360" w:lineRule="auto"/>
        <w:jc w:val="both"/>
      </w:pPr>
      <w:r>
        <w:rPr>
          <w:rFonts w:ascii="Arial" w:hAnsi="Arial" w:eastAsia="Arial" w:cs="Arial"/>
        </w:rPr>
        <w:t>La Figura 5.1 corresponde al procesamiento de la factura 1003 a través del diálogo «Registrar/Procesar factura». Al finalizar la extracción, el sistema informa que se procesaron 15 ítems y aclara que los registros no legibles del archivo de origen quedan marcados como «No Procesado»; en la tabla resultante, los seis ítems visibles muestran justamente ese estado. La captura documenta entonces el caso en que el archivo de la factura no pudo leerse correctamente y no una exportación con ítems válidos, lo que evidencia que el sistema identifica y señaliza explícitamente los registros ilegibles en vez de descartarlos o fallar silenciosamente.</w:t>
      </w:r>
    </w:p>
    <w:p w:rsidR="436022DB" w:rsidP="436022DB" w:rsidRDefault="436022DB" w14:paraId="74091390" w14:textId="219440D5">
      <w:pPr>
        <w:spacing w:line="360" w:lineRule="auto"/>
        <w:jc w:val="both"/>
        <w:rPr>
          <w:rFonts w:ascii="Arial" w:hAnsi="Arial" w:eastAsia="Arial" w:cs="Arial"/>
        </w:rPr>
      </w:pPr>
    </w:p>
    <w:p w:rsidR="436022DB" w:rsidP="436022DB" w:rsidRDefault="436022DB" w14:paraId="7B180AC9" w14:textId="51CAA57E">
      <w:pPr>
        <w:spacing w:line="360" w:lineRule="auto"/>
        <w:jc w:val="both"/>
        <w:rPr>
          <w:rFonts w:ascii="Arial" w:hAnsi="Arial" w:eastAsia="Arial" w:cs="Arial"/>
        </w:rPr>
      </w:pPr>
    </w:p>
    <w:p w:rsidR="436022DB" w:rsidP="436022DB" w:rsidRDefault="436022DB" w14:paraId="389DAFE2" w14:textId="761B8FD9">
      <w:pPr>
        <w:spacing w:line="360" w:lineRule="auto"/>
        <w:jc w:val="both"/>
        <w:rPr>
          <w:rFonts w:ascii="Arial" w:hAnsi="Arial" w:eastAsia="Arial" w:cs="Arial"/>
        </w:rPr>
      </w:pPr>
    </w:p>
    <w:p w:rsidR="436022DB" w:rsidP="436022DB" w:rsidRDefault="436022DB" w14:paraId="4C480174" w14:textId="1CEDDFFD">
      <w:pPr>
        <w:spacing w:line="360" w:lineRule="auto"/>
        <w:jc w:val="both"/>
        <w:rPr>
          <w:rFonts w:ascii="Arial" w:hAnsi="Arial" w:eastAsia="Arial" w:cs="Arial"/>
        </w:rPr>
      </w:pPr>
    </w:p>
    <w:p w:rsidR="436022DB" w:rsidP="436022DB" w:rsidRDefault="436022DB" w14:paraId="101DA9EB" w14:textId="43722D08">
      <w:pPr>
        <w:spacing w:line="360" w:lineRule="auto"/>
        <w:jc w:val="both"/>
        <w:rPr>
          <w:rFonts w:ascii="Arial" w:hAnsi="Arial" w:eastAsia="Arial" w:cs="Arial"/>
        </w:rPr>
      </w:pPr>
    </w:p>
    <w:p w:rsidR="436022DB" w:rsidP="436022DB" w:rsidRDefault="436022DB" w14:paraId="4621368E" w14:textId="6D02772E">
      <w:pPr>
        <w:spacing w:line="360" w:lineRule="auto"/>
        <w:jc w:val="both"/>
        <w:rPr>
          <w:rFonts w:ascii="Arial" w:hAnsi="Arial" w:eastAsia="Arial" w:cs="Arial"/>
        </w:rPr>
      </w:pPr>
    </w:p>
    <w:p w:rsidR="4DAFBF1D" w:rsidP="436022DB" w:rsidRDefault="4DAFBF1D" w14:paraId="2613934A" w14:textId="30F74DA0">
      <w:pPr>
        <w:pStyle w:val="LeyendaFigura"/>
        <w:spacing w:after="160" w:line="360" w:lineRule="auto"/>
      </w:pPr>
      <w:r>
        <w:rPr>
          <w:color w:val="0E2740"/>
        </w:rPr>
        <w:t>Figura 5.1: “Procesamiento de la factura 1003, con ítems marcados como No Procesado (UR-25)”.</w:t>
      </w:r>
    </w:p>
    <w:p w:rsidR="00887C6C" w:rsidRDefault="00AE7CDE" w14:paraId="6B62F1B3" w14:textId="35828815">
      <w:pPr>
        <w:jc w:val="center"/>
      </w:pPr>
      <w:r>
        <w:rPr>
          <w:noProof/>
        </w:rPr>
        <w:drawing>
          <wp:inline distT="0" distB="0" distL="0" distR="0" wp14:anchorId="2286659B" wp14:editId="5EB614A4">
            <wp:extent cx="5724525" cy="3068202"/>
            <wp:effectExtent l="0" t="0" r="0" b="0"/>
            <wp:docPr id="2098045862" name="Picture 2098045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8"/>
                    <a:stretch>
                      <a:fillRect/>
                    </a:stretch>
                  </pic:blipFill>
                  <pic:spPr>
                    <a:xfrm>
                      <a:off x="0" y="0"/>
                      <a:ext cx="5724525" cy="3068202"/>
                    </a:xfrm>
                    <a:prstGeom prst="rect">
                      <a:avLst/>
                    </a:prstGeom>
                  </pic:spPr>
                </pic:pic>
              </a:graphicData>
            </a:graphic>
          </wp:inline>
        </w:drawing>
      </w:r>
    </w:p>
    <w:p w:rsidR="00887C6C" w:rsidRDefault="00AE7CDE" w14:paraId="7CF551E2" w14:textId="006FE451">
      <w:pPr>
        <w:spacing w:before="60" w:after="240" w:line="240" w:lineRule="auto"/>
        <w:jc w:val="center"/>
      </w:pPr>
      <w:r>
        <w:rPr>
          <w:rFonts w:ascii="Arial" w:hAnsi="Arial" w:eastAsia="Arial" w:cs="Arial"/>
          <w:i/>
          <w:iCs/>
          <w:sz w:val="18"/>
          <w:szCs w:val="18"/>
        </w:rPr>
        <w:t>Fuente: Casos de prueba del Incremento 3, elaborado por el equipo de proyecto.</w:t>
      </w:r>
    </w:p>
    <w:p w:rsidR="00887C6C" w:rsidRDefault="00AE7CDE" w14:paraId="55560EBA" w14:textId="77777777">
      <w:pPr>
        <w:spacing w:line="360" w:lineRule="auto"/>
        <w:jc w:val="both"/>
      </w:pPr>
      <w:r>
        <w:rPr>
          <w:rFonts w:ascii="Arial" w:hAnsi="Arial" w:eastAsia="Arial" w:cs="Arial"/>
          <w:b/>
          <w:bCs/>
        </w:rPr>
        <w:t>UR-29 y UR-30 – Exportando ítems a Excel y a CSV</w:t>
      </w:r>
    </w:p>
    <w:p w:rsidR="00887C6C" w:rsidRDefault="00AE7CDE" w14:paraId="5C528015" w14:textId="77777777">
      <w:pPr>
        <w:spacing w:line="360" w:lineRule="auto"/>
        <w:jc w:val="both"/>
      </w:pPr>
      <w:r>
        <w:rPr>
          <w:rFonts w:ascii="Arial" w:hAnsi="Arial" w:eastAsia="Arial" w:cs="Arial"/>
        </w:rPr>
        <w:t>La Figura 5.2 muestra el procesamiento de la factura 1001 (Comercial San Pedro Ltda.), con 2 ítems leídos y 0 no procesados. Al terminar la extracción, el sistema presenta el diálogo «Exportar ítems válidos» de la Figura 5.3, que ofrece elegir el formato de salida entre Excel (.xlsx) y CSV, cubriendo en una misma interacción los dos formatos de exportación exigidos por UR-29 y UR-30.</w:t>
      </w:r>
    </w:p>
    <w:p w:rsidR="436022DB" w:rsidP="436022DB" w:rsidRDefault="436022DB" w14:paraId="1FC88E17" w14:textId="05693633">
      <w:pPr>
        <w:spacing w:line="360" w:lineRule="auto"/>
        <w:jc w:val="both"/>
        <w:rPr>
          <w:rFonts w:ascii="Arial" w:hAnsi="Arial" w:eastAsia="Arial" w:cs="Arial"/>
        </w:rPr>
      </w:pPr>
    </w:p>
    <w:p w:rsidR="436022DB" w:rsidP="436022DB" w:rsidRDefault="436022DB" w14:paraId="24C3C050" w14:textId="290D88E8">
      <w:pPr>
        <w:spacing w:line="360" w:lineRule="auto"/>
        <w:jc w:val="both"/>
        <w:rPr>
          <w:rFonts w:ascii="Arial" w:hAnsi="Arial" w:eastAsia="Arial" w:cs="Arial"/>
        </w:rPr>
      </w:pPr>
    </w:p>
    <w:p w:rsidR="436022DB" w:rsidP="436022DB" w:rsidRDefault="436022DB" w14:paraId="028597DD" w14:textId="3DC14DB5">
      <w:pPr>
        <w:spacing w:line="360" w:lineRule="auto"/>
        <w:jc w:val="both"/>
        <w:rPr>
          <w:rFonts w:ascii="Arial" w:hAnsi="Arial" w:eastAsia="Arial" w:cs="Arial"/>
        </w:rPr>
      </w:pPr>
    </w:p>
    <w:p w:rsidR="436022DB" w:rsidP="436022DB" w:rsidRDefault="436022DB" w14:paraId="7B8839F4" w14:textId="2A325340">
      <w:pPr>
        <w:spacing w:line="360" w:lineRule="auto"/>
        <w:jc w:val="both"/>
        <w:rPr>
          <w:rFonts w:ascii="Arial" w:hAnsi="Arial" w:eastAsia="Arial" w:cs="Arial"/>
        </w:rPr>
      </w:pPr>
    </w:p>
    <w:p w:rsidR="436022DB" w:rsidP="436022DB" w:rsidRDefault="436022DB" w14:paraId="41BE3509" w14:textId="3A9A15D8">
      <w:pPr>
        <w:spacing w:line="360" w:lineRule="auto"/>
        <w:jc w:val="both"/>
        <w:rPr>
          <w:rFonts w:ascii="Arial" w:hAnsi="Arial" w:eastAsia="Arial" w:cs="Arial"/>
        </w:rPr>
      </w:pPr>
    </w:p>
    <w:p w:rsidR="436022DB" w:rsidP="436022DB" w:rsidRDefault="436022DB" w14:paraId="651B2E14" w14:textId="7D284129">
      <w:pPr>
        <w:spacing w:line="360" w:lineRule="auto"/>
        <w:jc w:val="both"/>
        <w:rPr>
          <w:rFonts w:ascii="Arial" w:hAnsi="Arial" w:eastAsia="Arial" w:cs="Arial"/>
        </w:rPr>
      </w:pPr>
    </w:p>
    <w:p w:rsidR="436022DB" w:rsidP="436022DB" w:rsidRDefault="436022DB" w14:paraId="4F2BFF9A" w14:textId="459C32BD">
      <w:pPr>
        <w:spacing w:line="360" w:lineRule="auto"/>
        <w:jc w:val="both"/>
        <w:rPr>
          <w:rFonts w:ascii="Arial" w:hAnsi="Arial" w:eastAsia="Arial" w:cs="Arial"/>
        </w:rPr>
      </w:pPr>
    </w:p>
    <w:p w:rsidR="76C52246" w:rsidP="76C52246" w:rsidRDefault="76C52246" w14:paraId="6B3EE8C8" w14:textId="5B4D453F">
      <w:pPr>
        <w:pStyle w:val="LeyendaFigura"/>
        <w:spacing w:after="160" w:line="360" w:lineRule="auto"/>
        <w:rPr>
          <w:color w:val="0E2740"/>
        </w:rPr>
      </w:pPr>
    </w:p>
    <w:p w:rsidR="58F81832" w:rsidP="436022DB" w:rsidRDefault="58F81832" w14:paraId="4B2D10C1" w14:textId="27516797">
      <w:pPr>
        <w:pStyle w:val="LeyendaFigura"/>
        <w:spacing w:after="160" w:line="360" w:lineRule="auto"/>
      </w:pPr>
      <w:r>
        <w:rPr>
          <w:color w:val="0E2740"/>
        </w:rPr>
        <w:t>Figura 5.2: “Procesamiento de la factura 1001, con 2 ítems leídos y 0 no procesados (UR-29 y UR-30)”.</w:t>
      </w:r>
    </w:p>
    <w:p w:rsidR="00887C6C" w:rsidRDefault="00AE7CDE" w14:paraId="02F2C34E" w14:textId="0685D90D">
      <w:pPr>
        <w:jc w:val="center"/>
      </w:pPr>
      <w:r>
        <w:rPr>
          <w:noProof/>
        </w:rPr>
        <w:drawing>
          <wp:inline distT="0" distB="0" distL="0" distR="0" wp14:anchorId="494B9621" wp14:editId="0DC9D59E">
            <wp:extent cx="5724525" cy="3064041"/>
            <wp:effectExtent l="0" t="0" r="0" b="0"/>
            <wp:docPr id="2098045863" name="Picture 2098045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9"/>
                    <a:stretch>
                      <a:fillRect/>
                    </a:stretch>
                  </pic:blipFill>
                  <pic:spPr>
                    <a:xfrm>
                      <a:off x="0" y="0"/>
                      <a:ext cx="5724525" cy="3064041"/>
                    </a:xfrm>
                    <a:prstGeom prst="rect">
                      <a:avLst/>
                    </a:prstGeom>
                  </pic:spPr>
                </pic:pic>
              </a:graphicData>
            </a:graphic>
          </wp:inline>
        </w:drawing>
      </w:r>
    </w:p>
    <w:p w:rsidR="00887C6C" w:rsidRDefault="00AE7CDE" w14:paraId="6B2981D9" w14:textId="7D3D4BED">
      <w:pPr>
        <w:spacing w:before="60" w:after="240" w:line="240" w:lineRule="auto"/>
        <w:jc w:val="center"/>
      </w:pPr>
      <w:r>
        <w:rPr>
          <w:rFonts w:ascii="Arial" w:hAnsi="Arial" w:eastAsia="Arial" w:cs="Arial"/>
          <w:i/>
          <w:iCs/>
          <w:sz w:val="18"/>
          <w:szCs w:val="18"/>
        </w:rPr>
        <w:t>Fuente: Casos de prueba del Incremento 3, elaborado por el equipo de proyecto.</w:t>
      </w:r>
    </w:p>
    <w:p w:rsidR="436022DB" w:rsidP="436022DB" w:rsidRDefault="436022DB" w14:paraId="58CCC5FD" w14:textId="4F1A8A83">
      <w:pPr>
        <w:spacing w:before="60" w:after="240" w:line="240" w:lineRule="auto"/>
        <w:jc w:val="center"/>
        <w:rPr>
          <w:rFonts w:ascii="Arial" w:hAnsi="Arial" w:eastAsia="Arial" w:cs="Arial"/>
          <w:i/>
          <w:iCs/>
          <w:sz w:val="18"/>
          <w:szCs w:val="18"/>
        </w:rPr>
      </w:pPr>
    </w:p>
    <w:p w:rsidR="436022DB" w:rsidP="436022DB" w:rsidRDefault="436022DB" w14:paraId="6B956200" w14:textId="6C17B219">
      <w:pPr>
        <w:spacing w:before="60" w:after="240" w:line="240" w:lineRule="auto"/>
        <w:jc w:val="center"/>
        <w:rPr>
          <w:rFonts w:ascii="Arial" w:hAnsi="Arial" w:eastAsia="Arial" w:cs="Arial"/>
          <w:i/>
          <w:iCs/>
          <w:sz w:val="18"/>
          <w:szCs w:val="18"/>
        </w:rPr>
      </w:pPr>
    </w:p>
    <w:p w:rsidR="436022DB" w:rsidP="436022DB" w:rsidRDefault="436022DB" w14:paraId="68DD0C0A" w14:textId="51A3DB51">
      <w:pPr>
        <w:spacing w:before="60" w:after="240" w:line="240" w:lineRule="auto"/>
        <w:jc w:val="center"/>
        <w:rPr>
          <w:rFonts w:ascii="Arial" w:hAnsi="Arial" w:eastAsia="Arial" w:cs="Arial"/>
          <w:i/>
          <w:iCs/>
          <w:sz w:val="18"/>
          <w:szCs w:val="18"/>
        </w:rPr>
      </w:pPr>
    </w:p>
    <w:p w:rsidR="436022DB" w:rsidP="436022DB" w:rsidRDefault="436022DB" w14:paraId="0AD64EFB" w14:textId="3F06A39D">
      <w:pPr>
        <w:spacing w:before="60" w:after="240" w:line="240" w:lineRule="auto"/>
        <w:jc w:val="center"/>
        <w:rPr>
          <w:rFonts w:ascii="Arial" w:hAnsi="Arial" w:eastAsia="Arial" w:cs="Arial"/>
          <w:i/>
          <w:iCs/>
          <w:sz w:val="18"/>
          <w:szCs w:val="18"/>
        </w:rPr>
      </w:pPr>
    </w:p>
    <w:p w:rsidR="436022DB" w:rsidP="436022DB" w:rsidRDefault="436022DB" w14:paraId="51DF4A1E" w14:textId="41BF8042">
      <w:pPr>
        <w:spacing w:before="60" w:after="240" w:line="240" w:lineRule="auto"/>
        <w:jc w:val="center"/>
        <w:rPr>
          <w:rFonts w:ascii="Arial" w:hAnsi="Arial" w:eastAsia="Arial" w:cs="Arial"/>
          <w:i/>
          <w:iCs/>
          <w:sz w:val="18"/>
          <w:szCs w:val="18"/>
        </w:rPr>
      </w:pPr>
    </w:p>
    <w:p w:rsidR="436022DB" w:rsidP="436022DB" w:rsidRDefault="436022DB" w14:paraId="59C73ABC" w14:textId="1724FF0B">
      <w:pPr>
        <w:spacing w:before="60" w:after="240" w:line="240" w:lineRule="auto"/>
        <w:jc w:val="center"/>
        <w:rPr>
          <w:rFonts w:ascii="Arial" w:hAnsi="Arial" w:eastAsia="Arial" w:cs="Arial"/>
          <w:i/>
          <w:iCs/>
          <w:sz w:val="18"/>
          <w:szCs w:val="18"/>
        </w:rPr>
      </w:pPr>
    </w:p>
    <w:p w:rsidR="436022DB" w:rsidP="436022DB" w:rsidRDefault="436022DB" w14:paraId="5013309D" w14:textId="306C5EDC">
      <w:pPr>
        <w:spacing w:before="60" w:after="240" w:line="240" w:lineRule="auto"/>
        <w:jc w:val="center"/>
        <w:rPr>
          <w:rFonts w:ascii="Arial" w:hAnsi="Arial" w:eastAsia="Arial" w:cs="Arial"/>
          <w:i/>
          <w:iCs/>
          <w:sz w:val="18"/>
          <w:szCs w:val="18"/>
        </w:rPr>
      </w:pPr>
    </w:p>
    <w:p w:rsidR="436022DB" w:rsidP="436022DB" w:rsidRDefault="436022DB" w14:paraId="5FF829B7" w14:textId="5DF54A46">
      <w:pPr>
        <w:spacing w:before="60" w:after="240" w:line="240" w:lineRule="auto"/>
        <w:jc w:val="center"/>
        <w:rPr>
          <w:rFonts w:ascii="Arial" w:hAnsi="Arial" w:eastAsia="Arial" w:cs="Arial"/>
          <w:i/>
          <w:iCs/>
          <w:sz w:val="18"/>
          <w:szCs w:val="18"/>
        </w:rPr>
      </w:pPr>
    </w:p>
    <w:p w:rsidR="436022DB" w:rsidP="436022DB" w:rsidRDefault="436022DB" w14:paraId="03493DAA" w14:textId="36201CC7">
      <w:pPr>
        <w:spacing w:before="60" w:after="240" w:line="240" w:lineRule="auto"/>
        <w:jc w:val="center"/>
        <w:rPr>
          <w:rFonts w:ascii="Arial" w:hAnsi="Arial" w:eastAsia="Arial" w:cs="Arial"/>
          <w:i/>
          <w:iCs/>
          <w:sz w:val="18"/>
          <w:szCs w:val="18"/>
        </w:rPr>
      </w:pPr>
    </w:p>
    <w:p w:rsidR="436022DB" w:rsidP="436022DB" w:rsidRDefault="436022DB" w14:paraId="00A77737" w14:textId="7EC19D1B">
      <w:pPr>
        <w:spacing w:before="60" w:after="240" w:line="240" w:lineRule="auto"/>
        <w:jc w:val="center"/>
        <w:rPr>
          <w:rFonts w:ascii="Arial" w:hAnsi="Arial" w:eastAsia="Arial" w:cs="Arial"/>
          <w:i/>
          <w:iCs/>
          <w:sz w:val="18"/>
          <w:szCs w:val="18"/>
        </w:rPr>
      </w:pPr>
    </w:p>
    <w:p w:rsidR="436022DB" w:rsidP="436022DB" w:rsidRDefault="436022DB" w14:paraId="420EF77A" w14:textId="143BB75E">
      <w:pPr>
        <w:spacing w:before="60" w:after="240" w:line="240" w:lineRule="auto"/>
        <w:jc w:val="center"/>
        <w:rPr>
          <w:rFonts w:ascii="Arial" w:hAnsi="Arial" w:eastAsia="Arial" w:cs="Arial"/>
          <w:i/>
          <w:iCs/>
          <w:sz w:val="18"/>
          <w:szCs w:val="18"/>
        </w:rPr>
      </w:pPr>
    </w:p>
    <w:p w:rsidR="436022DB" w:rsidP="436022DB" w:rsidRDefault="436022DB" w14:paraId="17A31496" w14:textId="4BE40726">
      <w:pPr>
        <w:spacing w:before="60" w:after="240" w:line="240" w:lineRule="auto"/>
        <w:jc w:val="center"/>
        <w:rPr>
          <w:rFonts w:ascii="Arial" w:hAnsi="Arial" w:eastAsia="Arial" w:cs="Arial"/>
          <w:i/>
          <w:iCs/>
          <w:sz w:val="18"/>
          <w:szCs w:val="18"/>
        </w:rPr>
      </w:pPr>
    </w:p>
    <w:p w:rsidR="436022DB" w:rsidP="436022DB" w:rsidRDefault="436022DB" w14:paraId="42A07106" w14:textId="3B5725AA">
      <w:pPr>
        <w:spacing w:before="60" w:after="240" w:line="240" w:lineRule="auto"/>
        <w:jc w:val="center"/>
        <w:rPr>
          <w:rFonts w:ascii="Arial" w:hAnsi="Arial" w:eastAsia="Arial" w:cs="Arial"/>
          <w:i/>
          <w:iCs/>
          <w:sz w:val="18"/>
          <w:szCs w:val="18"/>
        </w:rPr>
      </w:pPr>
    </w:p>
    <w:p w:rsidR="436022DB" w:rsidP="436022DB" w:rsidRDefault="436022DB" w14:paraId="6296EF06" w14:textId="17A31649">
      <w:pPr>
        <w:spacing w:before="60" w:after="240" w:line="240" w:lineRule="auto"/>
        <w:jc w:val="center"/>
        <w:rPr>
          <w:rFonts w:ascii="Arial" w:hAnsi="Arial" w:eastAsia="Arial" w:cs="Arial"/>
          <w:i/>
          <w:iCs/>
          <w:sz w:val="18"/>
          <w:szCs w:val="18"/>
        </w:rPr>
      </w:pPr>
    </w:p>
    <w:p w:rsidR="436022DB" w:rsidP="436022DB" w:rsidRDefault="436022DB" w14:paraId="182BC8C6" w14:textId="76037E5A">
      <w:pPr>
        <w:spacing w:before="60" w:after="240" w:line="240" w:lineRule="auto"/>
        <w:jc w:val="center"/>
        <w:rPr>
          <w:rFonts w:ascii="Arial" w:hAnsi="Arial" w:eastAsia="Arial" w:cs="Arial"/>
          <w:i/>
          <w:iCs/>
          <w:sz w:val="18"/>
          <w:szCs w:val="18"/>
        </w:rPr>
      </w:pPr>
    </w:p>
    <w:p w:rsidR="436022DB" w:rsidP="436022DB" w:rsidRDefault="436022DB" w14:paraId="7F829E01" w14:textId="5D689E50">
      <w:pPr>
        <w:spacing w:before="60" w:after="240" w:line="240" w:lineRule="auto"/>
        <w:jc w:val="center"/>
        <w:rPr>
          <w:rFonts w:ascii="Arial" w:hAnsi="Arial" w:eastAsia="Arial" w:cs="Arial"/>
          <w:i/>
          <w:iCs/>
          <w:sz w:val="18"/>
          <w:szCs w:val="18"/>
        </w:rPr>
      </w:pPr>
    </w:p>
    <w:p w:rsidR="7FB92FE0" w:rsidP="436022DB" w:rsidRDefault="7FB92FE0" w14:paraId="284C89E9" w14:textId="719E2E35">
      <w:pPr>
        <w:pStyle w:val="LeyendaFigura"/>
        <w:keepNext/>
        <w:spacing w:before="60"/>
      </w:pPr>
      <w:r>
        <w:rPr>
          <w:color w:val="0E2740"/>
        </w:rPr>
        <w:t>Figura 5.3: “Selección del formato de exportación de ítems válidos, Excel o CSV (UR-29 y UR-30)”.</w:t>
      </w:r>
    </w:p>
    <w:p w:rsidR="00887C6C" w:rsidRDefault="00AE7CDE" w14:paraId="680A4E5D" w14:textId="59F55BDB">
      <w:pPr>
        <w:jc w:val="center"/>
      </w:pPr>
      <w:r>
        <w:rPr>
          <w:noProof/>
        </w:rPr>
        <w:drawing>
          <wp:inline distT="0" distB="0" distL="0" distR="0" wp14:anchorId="642A7A8B" wp14:editId="22F4BAFC">
            <wp:extent cx="5724525" cy="5051893"/>
            <wp:effectExtent l="0" t="0" r="0" b="0"/>
            <wp:docPr id="2098045864" name="Picture 2098045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0"/>
                    <a:stretch>
                      <a:fillRect/>
                    </a:stretch>
                  </pic:blipFill>
                  <pic:spPr>
                    <a:xfrm>
                      <a:off x="0" y="0"/>
                      <a:ext cx="5724525" cy="5051893"/>
                    </a:xfrm>
                    <a:prstGeom prst="rect">
                      <a:avLst/>
                    </a:prstGeom>
                  </pic:spPr>
                </pic:pic>
              </a:graphicData>
            </a:graphic>
          </wp:inline>
        </w:drawing>
      </w:r>
    </w:p>
    <w:p w:rsidR="00887C6C" w:rsidRDefault="00AE7CDE" w14:paraId="14025C4B" w14:textId="6DA3E5D7">
      <w:pPr>
        <w:spacing w:before="60" w:after="240" w:line="240" w:lineRule="auto"/>
        <w:jc w:val="center"/>
      </w:pPr>
      <w:r>
        <w:rPr>
          <w:rFonts w:ascii="Arial" w:hAnsi="Arial" w:eastAsia="Arial" w:cs="Arial"/>
          <w:i/>
          <w:iCs/>
          <w:sz w:val="18"/>
          <w:szCs w:val="18"/>
        </w:rPr>
        <w:t>Fuente: Casos de prueba del Incremento 3, elaborado por el equipo de proyecto.</w:t>
      </w:r>
    </w:p>
    <w:p w:rsidR="00887C6C" w:rsidRDefault="00AE7CDE" w14:paraId="5632CC4C" w14:textId="77777777">
      <w:pPr>
        <w:spacing w:line="360" w:lineRule="auto"/>
        <w:jc w:val="both"/>
      </w:pPr>
      <w:r>
        <w:rPr>
          <w:rFonts w:ascii="Arial" w:hAnsi="Arial" w:eastAsia="Arial" w:cs="Arial"/>
          <w:b/>
          <w:bCs/>
        </w:rPr>
        <w:t>UR-36 – Descargando plantilla de importación</w:t>
      </w:r>
    </w:p>
    <w:p w:rsidR="00887C6C" w:rsidRDefault="00AE7CDE" w14:paraId="709D1298" w14:textId="77777777">
      <w:pPr>
        <w:spacing w:line="360" w:lineRule="auto"/>
        <w:jc w:val="both"/>
      </w:pPr>
      <w:r>
        <w:rPr>
          <w:rFonts w:ascii="Arial" w:hAnsi="Arial" w:eastAsia="Arial" w:cs="Arial"/>
        </w:rPr>
        <w:t>La Figura 5.4 corresponde al paso 1 de la pantalla «Importar inventario», donde el usuario puede solicitar la descarga de una plantilla de carga masiva en formato Excel o CSV. La Figura 5.5 muestra el mensaje de confirmación una vez generada la plantilla, con la ruta local del archivo creado (plantilla_inventario_20261001_180912.xlsx), lo que evidencia la generación efectiva del archivo.</w:t>
      </w:r>
    </w:p>
    <w:p w:rsidR="436022DB" w:rsidP="436022DB" w:rsidRDefault="436022DB" w14:paraId="51AACEC5" w14:textId="58FF8AFB">
      <w:pPr>
        <w:spacing w:line="360" w:lineRule="auto"/>
        <w:jc w:val="both"/>
        <w:rPr>
          <w:rFonts w:ascii="Arial" w:hAnsi="Arial" w:eastAsia="Arial" w:cs="Arial"/>
        </w:rPr>
      </w:pPr>
    </w:p>
    <w:p w:rsidR="436022DB" w:rsidP="436022DB" w:rsidRDefault="436022DB" w14:paraId="312D8792" w14:textId="541CD49C">
      <w:pPr>
        <w:spacing w:line="360" w:lineRule="auto"/>
        <w:jc w:val="both"/>
        <w:rPr>
          <w:rFonts w:ascii="Arial" w:hAnsi="Arial" w:eastAsia="Arial" w:cs="Arial"/>
        </w:rPr>
      </w:pPr>
    </w:p>
    <w:p w:rsidR="5FEA7B2C" w:rsidP="436022DB" w:rsidRDefault="5FEA7B2C" w14:paraId="6F236138" w14:textId="3223A22B">
      <w:pPr>
        <w:pStyle w:val="LeyendaFigura"/>
        <w:keepNext/>
        <w:spacing w:before="60"/>
      </w:pPr>
      <w:r>
        <w:rPr>
          <w:color w:val="0E2740"/>
        </w:rPr>
        <w:t>Figura 5.4: “Importar inventario, paso 1: selección de archivo y descarga de plantilla (UR-36)”.</w:t>
      </w:r>
    </w:p>
    <w:p w:rsidR="00887C6C" w:rsidRDefault="00AE7CDE" w14:paraId="19219836" w14:textId="74547C64">
      <w:pPr>
        <w:jc w:val="center"/>
      </w:pPr>
      <w:r>
        <w:rPr>
          <w:noProof/>
        </w:rPr>
        <w:drawing>
          <wp:inline distT="0" distB="0" distL="0" distR="0" wp14:anchorId="300C320C" wp14:editId="6901506B">
            <wp:extent cx="5724525" cy="3071405"/>
            <wp:effectExtent l="0" t="0" r="0" b="0"/>
            <wp:docPr id="2098045865" name="Picture 2098045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1"/>
                    <a:stretch>
                      <a:fillRect/>
                    </a:stretch>
                  </pic:blipFill>
                  <pic:spPr>
                    <a:xfrm>
                      <a:off x="0" y="0"/>
                      <a:ext cx="5724525" cy="3071405"/>
                    </a:xfrm>
                    <a:prstGeom prst="rect">
                      <a:avLst/>
                    </a:prstGeom>
                  </pic:spPr>
                </pic:pic>
              </a:graphicData>
            </a:graphic>
          </wp:inline>
        </w:drawing>
      </w:r>
    </w:p>
    <w:p w:rsidR="00887C6C" w:rsidRDefault="00AE7CDE" w14:paraId="1C7A8C92" w14:textId="295BBD6A">
      <w:pPr>
        <w:spacing w:before="60" w:after="240" w:line="240" w:lineRule="auto"/>
        <w:jc w:val="center"/>
      </w:pPr>
      <w:r>
        <w:rPr>
          <w:rFonts w:ascii="Arial" w:hAnsi="Arial" w:eastAsia="Arial" w:cs="Arial"/>
          <w:i/>
          <w:iCs/>
          <w:sz w:val="18"/>
          <w:szCs w:val="18"/>
        </w:rPr>
        <w:t>Fuente: Casos de prueba del Incremento 3, elaborado por el equipo de proyecto.</w:t>
      </w:r>
    </w:p>
    <w:p w:rsidR="3AF82A8F" w:rsidP="436022DB" w:rsidRDefault="3AF82A8F" w14:paraId="55E1C8B4" w14:textId="51C9FC23">
      <w:pPr>
        <w:pStyle w:val="LeyendaFigura"/>
        <w:spacing w:before="60" w:after="240"/>
      </w:pPr>
      <w:r>
        <w:rPr>
          <w:color w:val="0E2740"/>
        </w:rPr>
        <w:t>Figura 5.5: “Confirmación de la plantilla de importación generada (UR-36)”.</w:t>
      </w:r>
    </w:p>
    <w:p w:rsidR="00887C6C" w:rsidRDefault="00AE7CDE" w14:paraId="296FEF7D" w14:textId="7E1F1B83">
      <w:pPr>
        <w:jc w:val="center"/>
      </w:pPr>
      <w:r>
        <w:rPr>
          <w:noProof/>
        </w:rPr>
        <w:drawing>
          <wp:inline distT="0" distB="0" distL="0" distR="0" wp14:anchorId="549A196B" wp14:editId="1D52FECF">
            <wp:extent cx="5724525" cy="3080368"/>
            <wp:effectExtent l="0" t="0" r="0" b="0"/>
            <wp:docPr id="2098045866" name="Picture 20980458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2"/>
                    <a:stretch>
                      <a:fillRect/>
                    </a:stretch>
                  </pic:blipFill>
                  <pic:spPr>
                    <a:xfrm>
                      <a:off x="0" y="0"/>
                      <a:ext cx="5724525" cy="3080368"/>
                    </a:xfrm>
                    <a:prstGeom prst="rect">
                      <a:avLst/>
                    </a:prstGeom>
                  </pic:spPr>
                </pic:pic>
              </a:graphicData>
            </a:graphic>
          </wp:inline>
        </w:drawing>
      </w:r>
    </w:p>
    <w:p w:rsidR="00887C6C" w:rsidRDefault="00AE7CDE" w14:paraId="420A9CA3" w14:textId="6B9650F3">
      <w:pPr>
        <w:spacing w:before="60" w:after="240" w:line="240" w:lineRule="auto"/>
        <w:jc w:val="center"/>
      </w:pPr>
      <w:r>
        <w:rPr>
          <w:rFonts w:ascii="Arial" w:hAnsi="Arial" w:eastAsia="Arial" w:cs="Arial"/>
          <w:i/>
          <w:iCs/>
          <w:sz w:val="18"/>
          <w:szCs w:val="18"/>
        </w:rPr>
        <w:t>Fuente: Casos de prueba del Incremento 3, elaborado por el equipo de proyecto.</w:t>
      </w:r>
    </w:p>
    <w:p w:rsidR="00887C6C" w:rsidRDefault="00AE7CDE" w14:paraId="3B938FF0" w14:textId="77777777">
      <w:pPr>
        <w:spacing w:line="360" w:lineRule="auto"/>
        <w:jc w:val="both"/>
      </w:pPr>
      <w:r>
        <w:rPr>
          <w:rFonts w:ascii="Arial" w:hAnsi="Arial" w:eastAsia="Arial" w:cs="Arial"/>
          <w:b/>
          <w:bCs/>
        </w:rPr>
        <w:t>UR-37 – Registrando auditoría de archivo</w:t>
      </w:r>
    </w:p>
    <w:p w:rsidR="00887C6C" w:rsidRDefault="00AE7CDE" w14:paraId="54B451F6" w14:textId="77777777">
      <w:pPr>
        <w:spacing w:line="360" w:lineRule="auto"/>
        <w:jc w:val="both"/>
      </w:pPr>
      <w:r>
        <w:rPr>
          <w:rFonts w:ascii="Arial" w:hAnsi="Arial" w:eastAsia="Arial" w:cs="Arial"/>
        </w:rPr>
        <w:t>La Figura 5.6 corresponde a una consulta SQL directa sobre la tabla log_archivo de la base de datos, que registra cada operación de importación, exportación y generación de plantilla ejecutada por el sistema, con su fecha y hora, usuario, nombre de archivo, tipo de operación, formato, resultado y detalle. Las seis filas visibles, todas con resultado EXITOSO, evidencian que cada operación de archivo del módulo A queda auditada automáticamente, sin intervención manual del usuario.</w:t>
      </w:r>
    </w:p>
    <w:p w:rsidR="2A25E31D" w:rsidP="436022DB" w:rsidRDefault="2A25E31D" w14:paraId="57CB625F" w14:textId="10858110">
      <w:pPr>
        <w:pStyle w:val="LeyendaFigura"/>
        <w:spacing w:after="160" w:line="360" w:lineRule="auto"/>
      </w:pPr>
      <w:r>
        <w:rPr>
          <w:color w:val="0E2740"/>
        </w:rPr>
        <w:t>Figura 5.6: “Registro de auditoría de operaciones de archivo en la tabla log_archivo (UR-37)”.</w:t>
      </w:r>
    </w:p>
    <w:p w:rsidR="00887C6C" w:rsidRDefault="00AE7CDE" w14:paraId="7194DBDC" w14:textId="2F5738B6">
      <w:pPr>
        <w:jc w:val="center"/>
      </w:pPr>
      <w:r>
        <w:rPr>
          <w:noProof/>
        </w:rPr>
        <w:drawing>
          <wp:inline distT="0" distB="0" distL="0" distR="0" wp14:anchorId="663266D7" wp14:editId="19D0E2CB">
            <wp:extent cx="5724525" cy="702191"/>
            <wp:effectExtent l="0" t="0" r="0" b="0"/>
            <wp:docPr id="2098045867" name="Picture 20980458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3"/>
                    <a:stretch>
                      <a:fillRect/>
                    </a:stretch>
                  </pic:blipFill>
                  <pic:spPr>
                    <a:xfrm>
                      <a:off x="0" y="0"/>
                      <a:ext cx="5724525" cy="702191"/>
                    </a:xfrm>
                    <a:prstGeom prst="rect">
                      <a:avLst/>
                    </a:prstGeom>
                  </pic:spPr>
                </pic:pic>
              </a:graphicData>
            </a:graphic>
          </wp:inline>
        </w:drawing>
      </w:r>
    </w:p>
    <w:p w:rsidR="00887C6C" w:rsidRDefault="00AE7CDE" w14:paraId="1B187262" w14:textId="085275B4">
      <w:pPr>
        <w:spacing w:before="60" w:after="240" w:line="240" w:lineRule="auto"/>
        <w:jc w:val="center"/>
      </w:pPr>
      <w:r>
        <w:rPr>
          <w:rFonts w:ascii="Arial" w:hAnsi="Arial" w:eastAsia="Arial" w:cs="Arial"/>
          <w:i/>
          <w:iCs/>
          <w:sz w:val="18"/>
          <w:szCs w:val="18"/>
        </w:rPr>
        <w:t>Fuente: Casos de prueba del Incremento 3, elaborado por el equipo de proyecto.</w:t>
      </w:r>
    </w:p>
    <w:p w:rsidR="00887C6C" w:rsidRDefault="00AE7CDE" w14:paraId="1CA67F3B" w14:textId="77777777">
      <w:pPr>
        <w:spacing w:line="360" w:lineRule="auto"/>
        <w:jc w:val="both"/>
      </w:pPr>
      <w:r>
        <w:rPr>
          <w:rFonts w:ascii="Arial" w:hAnsi="Arial" w:eastAsia="Arial" w:cs="Arial"/>
          <w:b/>
          <w:bCs/>
        </w:rPr>
        <w:t>UR-46 – Revirtiendo ajuste</w:t>
      </w:r>
    </w:p>
    <w:p w:rsidR="00887C6C" w:rsidRDefault="00AE7CDE" w14:paraId="2337430D" w14:textId="76A80723">
      <w:pPr>
        <w:spacing w:line="360" w:lineRule="auto"/>
        <w:jc w:val="both"/>
      </w:pPr>
      <w:r w:rsidRPr="3F6A85AA">
        <w:rPr>
          <w:rFonts w:ascii="Arial" w:hAnsi="Arial" w:eastAsia="Arial" w:cs="Arial"/>
        </w:rPr>
        <w:t>Las Figuras 5.7 a 5.9 muestran el flujo completo de reversión de un ajuste de inventario desde la pantalla «Historial de movimientos»: primero el diálogo de confirmación «¿Revertir completamente el ajuste #2?» Figura 5.7, que advierte que la operación restaurará el stock anterior y registrará movimientos de tipo Reversión; luego el mensaje de éxito «Ajuste #2 revertido correctamente» Figura 5.8; y finalmente la tabla de historial ya actualizada Figura 5.9, donde aparecen las seis nuevas filas de tipo «Reversión» una por cada SKU afectado por el ajuste #2, cada una con su stock anterior, la cantidad revertida y el stock resultante.</w:t>
      </w:r>
    </w:p>
    <w:p w:rsidR="436022DB" w:rsidP="436022DB" w:rsidRDefault="436022DB" w14:paraId="1D6C297E" w14:textId="5A8E2CEA">
      <w:pPr>
        <w:spacing w:line="360" w:lineRule="auto"/>
        <w:jc w:val="both"/>
        <w:rPr>
          <w:rFonts w:ascii="Arial" w:hAnsi="Arial" w:eastAsia="Arial" w:cs="Arial"/>
        </w:rPr>
      </w:pPr>
    </w:p>
    <w:p w:rsidR="436022DB" w:rsidP="436022DB" w:rsidRDefault="436022DB" w14:paraId="6FE8CC96" w14:textId="7CD178F5">
      <w:pPr>
        <w:spacing w:line="360" w:lineRule="auto"/>
        <w:jc w:val="both"/>
        <w:rPr>
          <w:rFonts w:ascii="Arial" w:hAnsi="Arial" w:eastAsia="Arial" w:cs="Arial"/>
        </w:rPr>
      </w:pPr>
    </w:p>
    <w:p w:rsidR="436022DB" w:rsidP="436022DB" w:rsidRDefault="436022DB" w14:paraId="6831B630" w14:textId="49772E73">
      <w:pPr>
        <w:spacing w:line="360" w:lineRule="auto"/>
        <w:jc w:val="both"/>
        <w:rPr>
          <w:rFonts w:ascii="Arial" w:hAnsi="Arial" w:eastAsia="Arial" w:cs="Arial"/>
        </w:rPr>
      </w:pPr>
    </w:p>
    <w:p w:rsidR="436022DB" w:rsidP="436022DB" w:rsidRDefault="436022DB" w14:paraId="520CB0D0" w14:textId="5E7A84D6">
      <w:pPr>
        <w:spacing w:line="360" w:lineRule="auto"/>
        <w:jc w:val="both"/>
        <w:rPr>
          <w:rFonts w:ascii="Arial" w:hAnsi="Arial" w:eastAsia="Arial" w:cs="Arial"/>
        </w:rPr>
      </w:pPr>
    </w:p>
    <w:p w:rsidR="436022DB" w:rsidP="436022DB" w:rsidRDefault="436022DB" w14:paraId="2AD014A5" w14:textId="47A3804D">
      <w:pPr>
        <w:spacing w:line="360" w:lineRule="auto"/>
        <w:jc w:val="both"/>
        <w:rPr>
          <w:rFonts w:ascii="Arial" w:hAnsi="Arial" w:eastAsia="Arial" w:cs="Arial"/>
        </w:rPr>
      </w:pPr>
    </w:p>
    <w:p w:rsidR="436022DB" w:rsidP="436022DB" w:rsidRDefault="436022DB" w14:paraId="02841D67" w14:textId="09DDD8E6">
      <w:pPr>
        <w:spacing w:line="360" w:lineRule="auto"/>
        <w:jc w:val="both"/>
        <w:rPr>
          <w:rFonts w:ascii="Arial" w:hAnsi="Arial" w:eastAsia="Arial" w:cs="Arial"/>
        </w:rPr>
      </w:pPr>
    </w:p>
    <w:p w:rsidR="436022DB" w:rsidP="436022DB" w:rsidRDefault="436022DB" w14:paraId="4359CC92" w14:textId="2F70C279">
      <w:pPr>
        <w:spacing w:line="360" w:lineRule="auto"/>
        <w:jc w:val="both"/>
        <w:rPr>
          <w:rFonts w:ascii="Arial" w:hAnsi="Arial" w:eastAsia="Arial" w:cs="Arial"/>
        </w:rPr>
      </w:pPr>
    </w:p>
    <w:p w:rsidR="1CD967BF" w:rsidP="436022DB" w:rsidRDefault="1CD967BF" w14:paraId="2C5352C6" w14:textId="60A6E25C">
      <w:pPr>
        <w:pStyle w:val="LeyendaFigura"/>
        <w:keepNext/>
        <w:spacing w:before="60"/>
      </w:pPr>
      <w:r w:rsidRPr="04A2E1C0">
        <w:rPr>
          <w:color w:val="0E2740"/>
        </w:rPr>
        <w:t>Figura 5.7: “Confirmación para revertir el ajuste #2 UR-46”.</w:t>
      </w:r>
    </w:p>
    <w:p w:rsidR="00887C6C" w:rsidRDefault="00AE7CDE" w14:paraId="769D0D3C" w14:textId="11F183F0">
      <w:pPr>
        <w:jc w:val="center"/>
      </w:pPr>
      <w:r>
        <w:rPr>
          <w:noProof/>
        </w:rPr>
        <w:drawing>
          <wp:inline distT="0" distB="0" distL="0" distR="0" wp14:anchorId="00FA352B" wp14:editId="2D5E4848">
            <wp:extent cx="5724525" cy="3068202"/>
            <wp:effectExtent l="0" t="0" r="0" b="0"/>
            <wp:docPr id="2098045868" name="Picture 20980458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4"/>
                    <a:stretch>
                      <a:fillRect/>
                    </a:stretch>
                  </pic:blipFill>
                  <pic:spPr>
                    <a:xfrm>
                      <a:off x="0" y="0"/>
                      <a:ext cx="5724525" cy="3068202"/>
                    </a:xfrm>
                    <a:prstGeom prst="rect">
                      <a:avLst/>
                    </a:prstGeom>
                  </pic:spPr>
                </pic:pic>
              </a:graphicData>
            </a:graphic>
          </wp:inline>
        </w:drawing>
      </w:r>
    </w:p>
    <w:p w:rsidR="00887C6C" w:rsidRDefault="00AE7CDE" w14:paraId="7BAB8216" w14:textId="6995478E">
      <w:pPr>
        <w:spacing w:before="60" w:after="240" w:line="240" w:lineRule="auto"/>
        <w:jc w:val="center"/>
      </w:pPr>
      <w:r>
        <w:rPr>
          <w:rFonts w:ascii="Arial" w:hAnsi="Arial" w:eastAsia="Arial" w:cs="Arial"/>
          <w:i/>
          <w:iCs/>
          <w:sz w:val="18"/>
          <w:szCs w:val="18"/>
        </w:rPr>
        <w:t>Fuente: Casos de prueba del Incremento 3, elaborado por el equipo de proyecto.</w:t>
      </w:r>
    </w:p>
    <w:p w:rsidR="36FF8683" w:rsidP="1DA7F73E" w:rsidRDefault="36FF8683" w14:paraId="6500E4B7" w14:textId="089D264F">
      <w:pPr>
        <w:pStyle w:val="LeyendaFigura"/>
        <w:spacing w:before="60" w:after="240"/>
      </w:pPr>
      <w:r w:rsidRPr="04A2E1C0">
        <w:rPr>
          <w:color w:val="0E2740"/>
        </w:rPr>
        <w:t>Figura 5.8: “Mensaje de éxito de la reversión del ajuste #2 UR-46</w:t>
      </w:r>
      <w:r w:rsidRPr="04A2E1C0" w:rsidR="078AF6F0">
        <w:rPr>
          <w:color w:val="0E2740"/>
        </w:rPr>
        <w:t>"</w:t>
      </w:r>
      <w:r w:rsidRPr="04A2E1C0">
        <w:rPr>
          <w:color w:val="0E2740"/>
        </w:rPr>
        <w:t>.</w:t>
      </w:r>
    </w:p>
    <w:p w:rsidR="00887C6C" w:rsidRDefault="00AE7CDE" w14:paraId="54CD245A" w14:textId="6C992BD6">
      <w:pPr>
        <w:jc w:val="center"/>
      </w:pPr>
      <w:r>
        <w:rPr>
          <w:noProof/>
        </w:rPr>
        <w:drawing>
          <wp:inline distT="0" distB="0" distL="0" distR="0" wp14:anchorId="0F0AFE09" wp14:editId="1514FF00">
            <wp:extent cx="5724525" cy="3068417"/>
            <wp:effectExtent l="0" t="0" r="0" b="0"/>
            <wp:docPr id="2098045869" name="Picture 20980458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5"/>
                    <a:stretch>
                      <a:fillRect/>
                    </a:stretch>
                  </pic:blipFill>
                  <pic:spPr>
                    <a:xfrm>
                      <a:off x="0" y="0"/>
                      <a:ext cx="5724525" cy="3068417"/>
                    </a:xfrm>
                    <a:prstGeom prst="rect">
                      <a:avLst/>
                    </a:prstGeom>
                  </pic:spPr>
                </pic:pic>
              </a:graphicData>
            </a:graphic>
          </wp:inline>
        </w:drawing>
      </w:r>
    </w:p>
    <w:p w:rsidR="00887C6C" w:rsidRDefault="00AE7CDE" w14:paraId="36E5F206" w14:textId="3907DD2F">
      <w:pPr>
        <w:spacing w:before="60" w:after="240" w:line="240" w:lineRule="auto"/>
        <w:jc w:val="center"/>
      </w:pPr>
      <w:r>
        <w:rPr>
          <w:rFonts w:ascii="Arial" w:hAnsi="Arial" w:eastAsia="Arial" w:cs="Arial"/>
          <w:i/>
          <w:iCs/>
          <w:sz w:val="18"/>
          <w:szCs w:val="18"/>
        </w:rPr>
        <w:t>Fuente: Casos de prueba del Incremento 3, elaborado por el equipo de proyecto.</w:t>
      </w:r>
    </w:p>
    <w:p w:rsidR="436022DB" w:rsidP="436022DB" w:rsidRDefault="436022DB" w14:paraId="65137FAD" w14:textId="6D11DE6E">
      <w:pPr>
        <w:spacing w:before="60" w:after="240" w:line="240" w:lineRule="auto"/>
        <w:jc w:val="center"/>
        <w:rPr>
          <w:rFonts w:ascii="Arial" w:hAnsi="Arial" w:eastAsia="Arial" w:cs="Arial"/>
          <w:i/>
          <w:iCs/>
          <w:color w:val="0E2740"/>
          <w:sz w:val="18"/>
          <w:szCs w:val="18"/>
        </w:rPr>
      </w:pPr>
    </w:p>
    <w:p w:rsidR="436022DB" w:rsidP="436022DB" w:rsidRDefault="436022DB" w14:paraId="40D9F2AD" w14:textId="6D3FEFDE">
      <w:pPr>
        <w:spacing w:before="60" w:after="240" w:line="240" w:lineRule="auto"/>
        <w:jc w:val="center"/>
        <w:rPr>
          <w:rFonts w:ascii="Arial" w:hAnsi="Arial" w:eastAsia="Arial" w:cs="Arial"/>
          <w:i/>
          <w:iCs/>
          <w:color w:val="0E2740"/>
          <w:sz w:val="18"/>
          <w:szCs w:val="18"/>
        </w:rPr>
      </w:pPr>
    </w:p>
    <w:p w:rsidR="436022DB" w:rsidP="436022DB" w:rsidRDefault="436022DB" w14:paraId="31B0F979" w14:textId="31772261">
      <w:pPr>
        <w:spacing w:before="60" w:after="240" w:line="240" w:lineRule="auto"/>
        <w:jc w:val="center"/>
        <w:rPr>
          <w:rFonts w:ascii="Arial" w:hAnsi="Arial" w:eastAsia="Arial" w:cs="Arial"/>
          <w:i/>
          <w:iCs/>
          <w:color w:val="0E2740"/>
          <w:sz w:val="18"/>
          <w:szCs w:val="18"/>
        </w:rPr>
      </w:pPr>
    </w:p>
    <w:p w:rsidR="7336FE04" w:rsidP="3C8D8AF2" w:rsidRDefault="7336FE04" w14:paraId="39B56AAE" w14:textId="05FFC4CA">
      <w:pPr>
        <w:pStyle w:val="LeyendaFigura"/>
        <w:spacing w:before="60" w:after="240"/>
      </w:pPr>
      <w:r w:rsidRPr="04A2E1C0">
        <w:rPr>
          <w:color w:val="0E2740"/>
        </w:rPr>
        <w:t>Figura 5.9: “Historial de movimientos tras la reversión del ajuste #2 UR-46”.</w:t>
      </w:r>
    </w:p>
    <w:p w:rsidR="00887C6C" w:rsidRDefault="00AE7CDE" w14:paraId="1231BE67" w14:textId="5DA8615F">
      <w:pPr>
        <w:jc w:val="center"/>
      </w:pPr>
      <w:r>
        <w:rPr>
          <w:noProof/>
        </w:rPr>
        <w:drawing>
          <wp:inline distT="0" distB="0" distL="0" distR="0" wp14:anchorId="098B6BEA" wp14:editId="3AE9F651">
            <wp:extent cx="5724525" cy="3066816"/>
            <wp:effectExtent l="0" t="0" r="0" b="0"/>
            <wp:docPr id="2098045870" name="Picture 20980458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6"/>
                    <a:stretch>
                      <a:fillRect/>
                    </a:stretch>
                  </pic:blipFill>
                  <pic:spPr>
                    <a:xfrm>
                      <a:off x="0" y="0"/>
                      <a:ext cx="5724525" cy="3066816"/>
                    </a:xfrm>
                    <a:prstGeom prst="rect">
                      <a:avLst/>
                    </a:prstGeom>
                  </pic:spPr>
                </pic:pic>
              </a:graphicData>
            </a:graphic>
          </wp:inline>
        </w:drawing>
      </w:r>
    </w:p>
    <w:p w:rsidR="00887C6C" w:rsidRDefault="00AE7CDE" w14:paraId="786C1159" w14:textId="48A84D3E">
      <w:pPr>
        <w:spacing w:before="60" w:after="240" w:line="240" w:lineRule="auto"/>
        <w:jc w:val="center"/>
      </w:pPr>
      <w:r>
        <w:rPr>
          <w:rFonts w:ascii="Arial" w:hAnsi="Arial" w:eastAsia="Arial" w:cs="Arial"/>
          <w:i/>
          <w:iCs/>
          <w:sz w:val="18"/>
          <w:szCs w:val="18"/>
        </w:rPr>
        <w:t>Fuente: Casos de prueba del Incremento 3, elaborado por el equipo de proyecto.</w:t>
      </w:r>
    </w:p>
    <w:p w:rsidR="00887C6C" w:rsidRDefault="00AE7CDE" w14:paraId="777603E3" w14:textId="77777777">
      <w:pPr>
        <w:spacing w:line="360" w:lineRule="auto"/>
        <w:jc w:val="both"/>
      </w:pPr>
      <w:r>
        <w:rPr>
          <w:rFonts w:ascii="Arial" w:hAnsi="Arial" w:eastAsia="Arial" w:cs="Arial"/>
          <w:b/>
          <w:bCs/>
        </w:rPr>
        <w:t>UR-47 – Consultando historial de movimientos</w:t>
      </w:r>
    </w:p>
    <w:p w:rsidR="00887C6C" w:rsidRDefault="00AE7CDE" w14:paraId="343A7F05" w14:textId="61859C14">
      <w:pPr>
        <w:spacing w:line="360" w:lineRule="auto"/>
        <w:jc w:val="both"/>
      </w:pPr>
      <w:r w:rsidRPr="04A2E1C0">
        <w:rPr>
          <w:rFonts w:ascii="Arial" w:hAnsi="Arial" w:eastAsia="Arial" w:cs="Arial"/>
        </w:rPr>
        <w:t>La Figura 5.10 muestra la pantalla «Historial de movimientos» con sus filtros de búsqueda SKU, tipo, desde, hasta y la tabla completa de movimientos de inventario registrados ajustes positivos, reversiones, ingresos por compra y ventas, cada uno con su stock anterior, la cantidad aplicada y el stock resultante, lo que evidencia la consulta del historial completo exigida por el requerimiento.</w:t>
      </w:r>
    </w:p>
    <w:p w:rsidR="436022DB" w:rsidP="436022DB" w:rsidRDefault="436022DB" w14:paraId="7AECD7AF" w14:textId="3E3F2159">
      <w:pPr>
        <w:spacing w:line="360" w:lineRule="auto"/>
        <w:jc w:val="center"/>
        <w:rPr>
          <w:rFonts w:ascii="Arial" w:hAnsi="Arial" w:eastAsia="Arial" w:cs="Arial"/>
          <w:i/>
          <w:iCs/>
          <w:color w:val="0E2740"/>
          <w:sz w:val="18"/>
          <w:szCs w:val="18"/>
        </w:rPr>
      </w:pPr>
    </w:p>
    <w:p w:rsidR="436022DB" w:rsidP="436022DB" w:rsidRDefault="436022DB" w14:paraId="202ADB72" w14:textId="0C572458">
      <w:pPr>
        <w:spacing w:line="360" w:lineRule="auto"/>
        <w:jc w:val="center"/>
        <w:rPr>
          <w:rFonts w:ascii="Arial" w:hAnsi="Arial" w:eastAsia="Arial" w:cs="Arial"/>
          <w:i/>
          <w:iCs/>
          <w:color w:val="0E2740"/>
          <w:sz w:val="18"/>
          <w:szCs w:val="18"/>
        </w:rPr>
      </w:pPr>
    </w:p>
    <w:p w:rsidR="436022DB" w:rsidP="436022DB" w:rsidRDefault="436022DB" w14:paraId="2A85F2DE" w14:textId="01B6EEA2">
      <w:pPr>
        <w:spacing w:line="360" w:lineRule="auto"/>
        <w:jc w:val="center"/>
        <w:rPr>
          <w:rFonts w:ascii="Arial" w:hAnsi="Arial" w:eastAsia="Arial" w:cs="Arial"/>
          <w:i/>
          <w:iCs/>
          <w:color w:val="0E2740"/>
          <w:sz w:val="18"/>
          <w:szCs w:val="18"/>
        </w:rPr>
      </w:pPr>
    </w:p>
    <w:p w:rsidR="436022DB" w:rsidP="436022DB" w:rsidRDefault="436022DB" w14:paraId="604CCE8B" w14:textId="5D68796C">
      <w:pPr>
        <w:spacing w:line="360" w:lineRule="auto"/>
        <w:jc w:val="center"/>
        <w:rPr>
          <w:rFonts w:ascii="Arial" w:hAnsi="Arial" w:eastAsia="Arial" w:cs="Arial"/>
          <w:i/>
          <w:iCs/>
          <w:color w:val="0E2740"/>
          <w:sz w:val="18"/>
          <w:szCs w:val="18"/>
        </w:rPr>
      </w:pPr>
    </w:p>
    <w:p w:rsidR="436022DB" w:rsidP="436022DB" w:rsidRDefault="436022DB" w14:paraId="7B8AB7CF" w14:textId="1D7BAF9C">
      <w:pPr>
        <w:spacing w:line="360" w:lineRule="auto"/>
        <w:jc w:val="center"/>
        <w:rPr>
          <w:rFonts w:ascii="Arial" w:hAnsi="Arial" w:eastAsia="Arial" w:cs="Arial"/>
          <w:i/>
          <w:iCs/>
          <w:color w:val="0E2740"/>
          <w:sz w:val="18"/>
          <w:szCs w:val="18"/>
        </w:rPr>
      </w:pPr>
    </w:p>
    <w:p w:rsidR="436022DB" w:rsidP="436022DB" w:rsidRDefault="436022DB" w14:paraId="23E1D685" w14:textId="7461E762">
      <w:pPr>
        <w:spacing w:line="360" w:lineRule="auto"/>
        <w:jc w:val="center"/>
        <w:rPr>
          <w:rFonts w:ascii="Arial" w:hAnsi="Arial" w:eastAsia="Arial" w:cs="Arial"/>
          <w:i/>
          <w:iCs/>
          <w:color w:val="0E2740"/>
          <w:sz w:val="18"/>
          <w:szCs w:val="18"/>
        </w:rPr>
      </w:pPr>
    </w:p>
    <w:p w:rsidR="436022DB" w:rsidP="436022DB" w:rsidRDefault="436022DB" w14:paraId="38AFC31C" w14:textId="54A51C48">
      <w:pPr>
        <w:spacing w:line="360" w:lineRule="auto"/>
        <w:jc w:val="center"/>
        <w:rPr>
          <w:rFonts w:ascii="Arial" w:hAnsi="Arial" w:eastAsia="Arial" w:cs="Arial"/>
          <w:i/>
          <w:iCs/>
          <w:color w:val="0E2740"/>
          <w:sz w:val="18"/>
          <w:szCs w:val="18"/>
        </w:rPr>
      </w:pPr>
    </w:p>
    <w:p w:rsidR="436022DB" w:rsidP="436022DB" w:rsidRDefault="436022DB" w14:paraId="4EAEA7AB" w14:textId="18DDA197">
      <w:pPr>
        <w:spacing w:line="360" w:lineRule="auto"/>
        <w:jc w:val="center"/>
        <w:rPr>
          <w:rFonts w:ascii="Arial" w:hAnsi="Arial" w:eastAsia="Arial" w:cs="Arial"/>
          <w:i/>
          <w:iCs/>
          <w:color w:val="0E2740"/>
          <w:sz w:val="18"/>
          <w:szCs w:val="18"/>
        </w:rPr>
      </w:pPr>
    </w:p>
    <w:p w:rsidR="436022DB" w:rsidP="436022DB" w:rsidRDefault="436022DB" w14:paraId="0B33E2F8" w14:textId="3CFFE575">
      <w:pPr>
        <w:spacing w:line="360" w:lineRule="auto"/>
        <w:jc w:val="center"/>
        <w:rPr>
          <w:rFonts w:ascii="Arial" w:hAnsi="Arial" w:eastAsia="Arial" w:cs="Arial"/>
          <w:i/>
          <w:iCs/>
          <w:color w:val="0E2740"/>
          <w:sz w:val="18"/>
          <w:szCs w:val="18"/>
        </w:rPr>
      </w:pPr>
    </w:p>
    <w:p w:rsidR="436022DB" w:rsidP="436022DB" w:rsidRDefault="436022DB" w14:paraId="7F40D482" w14:textId="5AA1B2CA">
      <w:pPr>
        <w:spacing w:line="360" w:lineRule="auto"/>
        <w:jc w:val="center"/>
        <w:rPr>
          <w:rFonts w:ascii="Arial" w:hAnsi="Arial" w:eastAsia="Arial" w:cs="Arial"/>
          <w:i/>
          <w:iCs/>
          <w:color w:val="0E2740"/>
          <w:sz w:val="18"/>
          <w:szCs w:val="18"/>
        </w:rPr>
      </w:pPr>
    </w:p>
    <w:p w:rsidR="4BAF4D67" w:rsidP="3C8D8AF2" w:rsidRDefault="4BAF4D67" w14:paraId="0D64FDF4" w14:textId="37B291D4">
      <w:pPr>
        <w:pStyle w:val="LeyendaFigura"/>
        <w:spacing w:after="160" w:line="360" w:lineRule="auto"/>
      </w:pPr>
      <w:r w:rsidRPr="04A2E1C0">
        <w:rPr>
          <w:color w:val="0E2740"/>
        </w:rPr>
        <w:t>Figura 5.10: “Historial de movimientos con sus filtros de búsqueda UR-47”.</w:t>
      </w:r>
    </w:p>
    <w:p w:rsidR="00887C6C" w:rsidP="3C8D8AF2" w:rsidRDefault="00AE7CDE" w14:paraId="36FEB5B0" w14:textId="7BB525C4">
      <w:pPr>
        <w:keepNext/>
        <w:spacing w:before="60" w:after="120" w:line="240" w:lineRule="auto"/>
        <w:jc w:val="center"/>
      </w:pPr>
      <w:r>
        <w:rPr>
          <w:noProof/>
        </w:rPr>
        <w:drawing>
          <wp:inline distT="0" distB="0" distL="0" distR="0" wp14:anchorId="332D0416" wp14:editId="7FD2FC6B">
            <wp:extent cx="5724525" cy="3071405"/>
            <wp:effectExtent l="0" t="0" r="0" b="0"/>
            <wp:docPr id="2098045871" name="Picture 2098045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7"/>
                    <a:stretch>
                      <a:fillRect/>
                    </a:stretch>
                  </pic:blipFill>
                  <pic:spPr>
                    <a:xfrm>
                      <a:off x="0" y="0"/>
                      <a:ext cx="5724525" cy="3071405"/>
                    </a:xfrm>
                    <a:prstGeom prst="rect">
                      <a:avLst/>
                    </a:prstGeom>
                  </pic:spPr>
                </pic:pic>
              </a:graphicData>
            </a:graphic>
          </wp:inline>
        </w:drawing>
      </w:r>
    </w:p>
    <w:p w:rsidR="00887C6C" w:rsidRDefault="00AE7CDE" w14:paraId="77522FE8" w14:textId="63CCE901">
      <w:pPr>
        <w:spacing w:before="60" w:after="240" w:line="240" w:lineRule="auto"/>
        <w:jc w:val="center"/>
      </w:pPr>
      <w:r>
        <w:rPr>
          <w:rFonts w:ascii="Arial" w:hAnsi="Arial" w:eastAsia="Arial" w:cs="Arial"/>
          <w:i/>
          <w:iCs/>
          <w:sz w:val="18"/>
          <w:szCs w:val="18"/>
        </w:rPr>
        <w:t>Fuente: Casos de prueba del Incremento 3, elaborado por el equipo de proyecto.</w:t>
      </w:r>
    </w:p>
    <w:p w:rsidR="00887C6C" w:rsidRDefault="00AE7CDE" w14:paraId="161C2261" w14:textId="77777777">
      <w:pPr>
        <w:spacing w:line="360" w:lineRule="auto"/>
        <w:jc w:val="both"/>
      </w:pPr>
      <w:r>
        <w:rPr>
          <w:rFonts w:ascii="Arial" w:hAnsi="Arial" w:eastAsia="Arial" w:cs="Arial"/>
          <w:b/>
          <w:bCs/>
        </w:rPr>
        <w:t>UR-56 – Consultando stock e historial</w:t>
      </w:r>
    </w:p>
    <w:p w:rsidR="00887C6C" w:rsidRDefault="00AE7CDE" w14:paraId="47B5D69E" w14:textId="77777777">
      <w:pPr>
        <w:spacing w:line="360" w:lineRule="auto"/>
        <w:jc w:val="both"/>
      </w:pPr>
      <w:r>
        <w:rPr>
          <w:rFonts w:ascii="Arial" w:hAnsi="Arial" w:eastAsia="Arial" w:cs="Arial"/>
          <w:i/>
          <w:iCs/>
        </w:rPr>
        <w:t>El archivo de evidencia no incluye capturas para este requerimiento; su verificación queda pendiente de incorporar en una futura entrega.</w:t>
      </w:r>
    </w:p>
    <w:p w:rsidR="00887C6C" w:rsidRDefault="00AE7CDE" w14:paraId="0CA9C727" w14:textId="77777777">
      <w:pPr>
        <w:spacing w:line="360" w:lineRule="auto"/>
        <w:jc w:val="both"/>
      </w:pPr>
      <w:r>
        <w:rPr>
          <w:rFonts w:ascii="Arial" w:hAnsi="Arial" w:eastAsia="Arial" w:cs="Arial"/>
          <w:b/>
          <w:bCs/>
        </w:rPr>
        <w:t>UR-57 – Generando reporte de stock</w:t>
      </w:r>
    </w:p>
    <w:p w:rsidR="00887C6C" w:rsidRDefault="00AE7CDE" w14:paraId="36790A4E" w14:textId="3DDA9036">
      <w:pPr>
        <w:spacing w:line="360" w:lineRule="auto"/>
        <w:jc w:val="both"/>
      </w:pPr>
      <w:r>
        <w:rPr>
          <w:rFonts w:ascii="Arial" w:hAnsi="Arial" w:eastAsia="Arial" w:cs="Arial"/>
        </w:rPr>
        <w:t>La Figura 5.11 corresponde a la pantalla «Reportes» con el reporte «RF-57 Stock actual» ya generado, que lista las seis existencias SKU, nombre, unidad de medida y stock actual vigentes en el sistema al momento de la consulta.</w:t>
      </w:r>
    </w:p>
    <w:p w:rsidR="3C8D8AF2" w:rsidP="3C8D8AF2" w:rsidRDefault="3C8D8AF2" w14:paraId="3F52ACEF" w14:textId="5F30600E">
      <w:pPr>
        <w:spacing w:line="360" w:lineRule="auto"/>
        <w:jc w:val="both"/>
        <w:rPr>
          <w:rFonts w:ascii="Arial" w:hAnsi="Arial" w:eastAsia="Arial" w:cs="Arial"/>
        </w:rPr>
      </w:pPr>
    </w:p>
    <w:p w:rsidR="3C8D8AF2" w:rsidP="3C8D8AF2" w:rsidRDefault="3C8D8AF2" w14:paraId="4FEBA741" w14:textId="10848D94">
      <w:pPr>
        <w:spacing w:line="360" w:lineRule="auto"/>
        <w:jc w:val="both"/>
        <w:rPr>
          <w:rFonts w:ascii="Arial" w:hAnsi="Arial" w:eastAsia="Arial" w:cs="Arial"/>
        </w:rPr>
      </w:pPr>
    </w:p>
    <w:p w:rsidR="35CBD491" w:rsidP="3C8D8AF2" w:rsidRDefault="35CBD491" w14:paraId="7ACD5943" w14:textId="4A9AE8BC">
      <w:pPr>
        <w:pStyle w:val="LeyendaFigura"/>
        <w:keepNext/>
        <w:spacing w:before="60"/>
      </w:pPr>
      <w:r w:rsidRPr="04A2E1C0">
        <w:rPr>
          <w:color w:val="0E2740"/>
        </w:rPr>
        <w:t>Figura 5.11: “Reporte RF-57 Stock actual UR-57”.</w:t>
      </w:r>
    </w:p>
    <w:p w:rsidR="00887C6C" w:rsidRDefault="00AE7CDE" w14:paraId="30D7AA69" w14:textId="2CCC2726">
      <w:pPr>
        <w:jc w:val="center"/>
      </w:pPr>
      <w:r>
        <w:rPr>
          <w:noProof/>
        </w:rPr>
        <w:drawing>
          <wp:inline distT="0" distB="0" distL="0" distR="0" wp14:anchorId="1595D6DA" wp14:editId="5F7AC11E">
            <wp:extent cx="5724525" cy="3076932"/>
            <wp:effectExtent l="0" t="0" r="0" b="0"/>
            <wp:docPr id="2098045872" name="Picture 20980458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8"/>
                    <a:stretch>
                      <a:fillRect/>
                    </a:stretch>
                  </pic:blipFill>
                  <pic:spPr>
                    <a:xfrm>
                      <a:off x="0" y="0"/>
                      <a:ext cx="5724525" cy="3076932"/>
                    </a:xfrm>
                    <a:prstGeom prst="rect">
                      <a:avLst/>
                    </a:prstGeom>
                  </pic:spPr>
                </pic:pic>
              </a:graphicData>
            </a:graphic>
          </wp:inline>
        </w:drawing>
      </w:r>
    </w:p>
    <w:p w:rsidR="00887C6C" w:rsidRDefault="00AE7CDE" w14:paraId="4504CE73" w14:textId="28ED8A2F">
      <w:pPr>
        <w:spacing w:before="60" w:after="240" w:line="240" w:lineRule="auto"/>
        <w:jc w:val="center"/>
      </w:pPr>
      <w:r>
        <w:rPr>
          <w:rFonts w:ascii="Arial" w:hAnsi="Arial" w:eastAsia="Arial" w:cs="Arial"/>
          <w:i/>
          <w:iCs/>
          <w:sz w:val="18"/>
          <w:szCs w:val="18"/>
        </w:rPr>
        <w:t>Fuente: Casos de prueba del Incremento 3, elaborado por el equipo de proyecto.</w:t>
      </w:r>
    </w:p>
    <w:p w:rsidR="00887C6C" w:rsidRDefault="00AE7CDE" w14:paraId="511CBA1B" w14:textId="77777777">
      <w:pPr>
        <w:spacing w:line="360" w:lineRule="auto"/>
        <w:jc w:val="both"/>
      </w:pPr>
      <w:r>
        <w:rPr>
          <w:rFonts w:ascii="Arial" w:hAnsi="Arial" w:eastAsia="Arial" w:cs="Arial"/>
          <w:b/>
          <w:bCs/>
        </w:rPr>
        <w:t>UR-58 – Reportando equivalencias faltantes</w:t>
      </w:r>
    </w:p>
    <w:p w:rsidR="00887C6C" w:rsidRDefault="00AE7CDE" w14:paraId="4CF254B0" w14:textId="77777777">
      <w:pPr>
        <w:spacing w:line="360" w:lineRule="auto"/>
        <w:jc w:val="both"/>
      </w:pPr>
      <w:r>
        <w:rPr>
          <w:rFonts w:ascii="Arial" w:hAnsi="Arial" w:eastAsia="Arial" w:cs="Arial"/>
          <w:i/>
          <w:iCs/>
        </w:rPr>
        <w:t>El archivo de evidencia no incluye capturas para este requerimiento; su verificación queda pendiente de incorporar en una futura entrega.</w:t>
      </w:r>
    </w:p>
    <w:p w:rsidR="00887C6C" w:rsidRDefault="00AE7CDE" w14:paraId="6C63F719" w14:textId="77777777">
      <w:pPr>
        <w:spacing w:line="360" w:lineRule="auto"/>
        <w:jc w:val="both"/>
      </w:pPr>
      <w:r>
        <w:rPr>
          <w:rFonts w:ascii="Arial" w:hAnsi="Arial" w:eastAsia="Arial" w:cs="Arial"/>
          <w:b/>
          <w:bCs/>
        </w:rPr>
        <w:t>UR-59 – Generando reporte de facturas</w:t>
      </w:r>
    </w:p>
    <w:p w:rsidR="00887C6C" w:rsidRDefault="00AE7CDE" w14:paraId="3EAB2179" w14:textId="79F13B45">
      <w:pPr>
        <w:spacing w:line="360" w:lineRule="auto"/>
        <w:jc w:val="both"/>
      </w:pPr>
      <w:r w:rsidRPr="04A2E1C0">
        <w:rPr>
          <w:rFonts w:ascii="Arial" w:hAnsi="Arial" w:eastAsia="Arial" w:cs="Arial"/>
        </w:rPr>
        <w:t xml:space="preserve">La Figura 5.12 muestra el reporte «RF-59 Facturas» generado para el rango 30/09/2026 al 01/10/2026, que lista la factura 1001 </w:t>
      </w:r>
      <w:r w:rsidRPr="04A2E1C0" w:rsidR="04A2E1C0">
        <w:rPr>
          <w:rFonts w:ascii="Arial" w:hAnsi="Arial" w:eastAsia="Arial" w:cs="Arial"/>
        </w:rPr>
        <w:t>Comercial San Pedro Ltda</w:t>
      </w:r>
      <w:r w:rsidRPr="04A2E1C0">
        <w:rPr>
          <w:rFonts w:ascii="Arial" w:hAnsi="Arial" w:eastAsia="Arial" w:cs="Arial"/>
        </w:rPr>
        <w:t>, su fecha, su estado «Procesada» y la cantidad de ítems observados 0, confirmando que el reporte refleja correctamente el resultado del procesamiento de facturas del módulo A.</w:t>
      </w:r>
    </w:p>
    <w:p w:rsidR="3C8D8AF2" w:rsidP="3C8D8AF2" w:rsidRDefault="3C8D8AF2" w14:paraId="4ABFBC66" w14:textId="29D70531">
      <w:pPr>
        <w:spacing w:line="360" w:lineRule="auto"/>
        <w:jc w:val="both"/>
        <w:rPr>
          <w:rFonts w:ascii="Arial" w:hAnsi="Arial" w:eastAsia="Arial" w:cs="Arial"/>
        </w:rPr>
      </w:pPr>
    </w:p>
    <w:p w:rsidR="3C8D8AF2" w:rsidP="3C8D8AF2" w:rsidRDefault="3C8D8AF2" w14:paraId="7505A0CC" w14:textId="5855AD32">
      <w:pPr>
        <w:spacing w:line="360" w:lineRule="auto"/>
        <w:jc w:val="both"/>
        <w:rPr>
          <w:rFonts w:ascii="Arial" w:hAnsi="Arial" w:eastAsia="Arial" w:cs="Arial"/>
        </w:rPr>
      </w:pPr>
    </w:p>
    <w:p w:rsidR="3C8D8AF2" w:rsidP="3C8D8AF2" w:rsidRDefault="3C8D8AF2" w14:paraId="1EF8DC29" w14:textId="368D40E6">
      <w:pPr>
        <w:spacing w:line="360" w:lineRule="auto"/>
        <w:jc w:val="both"/>
        <w:rPr>
          <w:rFonts w:ascii="Arial" w:hAnsi="Arial" w:eastAsia="Arial" w:cs="Arial"/>
        </w:rPr>
      </w:pPr>
    </w:p>
    <w:p w:rsidR="3C8D8AF2" w:rsidP="3C8D8AF2" w:rsidRDefault="3C8D8AF2" w14:paraId="0EBAF61B" w14:textId="03F0A18B">
      <w:pPr>
        <w:spacing w:line="360" w:lineRule="auto"/>
        <w:jc w:val="both"/>
        <w:rPr>
          <w:rFonts w:ascii="Arial" w:hAnsi="Arial" w:eastAsia="Arial" w:cs="Arial"/>
        </w:rPr>
      </w:pPr>
    </w:p>
    <w:p w:rsidR="3C8D8AF2" w:rsidP="3C8D8AF2" w:rsidRDefault="3C8D8AF2" w14:paraId="24757016" w14:textId="1DBA1B46">
      <w:pPr>
        <w:spacing w:line="360" w:lineRule="auto"/>
        <w:jc w:val="both"/>
        <w:rPr>
          <w:rFonts w:ascii="Arial" w:hAnsi="Arial" w:eastAsia="Arial" w:cs="Arial"/>
        </w:rPr>
      </w:pPr>
    </w:p>
    <w:p w:rsidR="3C8D8AF2" w:rsidP="3C8D8AF2" w:rsidRDefault="3C8D8AF2" w14:paraId="537A7DE6" w14:textId="6AE49DFE">
      <w:pPr>
        <w:spacing w:line="360" w:lineRule="auto"/>
        <w:jc w:val="both"/>
        <w:rPr>
          <w:rFonts w:ascii="Arial" w:hAnsi="Arial" w:eastAsia="Arial" w:cs="Arial"/>
        </w:rPr>
      </w:pPr>
    </w:p>
    <w:p w:rsidR="5A56F0DE" w:rsidP="3C8D8AF2" w:rsidRDefault="5A56F0DE" w14:paraId="0CFF264E" w14:textId="360D1D72">
      <w:pPr>
        <w:pStyle w:val="LeyendaFigura"/>
        <w:spacing w:after="160" w:line="360" w:lineRule="auto"/>
      </w:pPr>
      <w:r w:rsidRPr="04A2E1C0">
        <w:rPr>
          <w:color w:val="0E2740"/>
        </w:rPr>
        <w:t>Figura 5.12: “Reporte RF-59 Facturas UR-59”.</w:t>
      </w:r>
    </w:p>
    <w:p w:rsidR="00887C6C" w:rsidRDefault="00AE7CDE" w14:paraId="7196D064" w14:textId="137D219F">
      <w:pPr>
        <w:jc w:val="center"/>
      </w:pPr>
      <w:r>
        <w:rPr>
          <w:noProof/>
        </w:rPr>
        <w:drawing>
          <wp:inline distT="0" distB="0" distL="0" distR="0" wp14:anchorId="46F8D5A3" wp14:editId="44B497E0">
            <wp:extent cx="5724525" cy="3076932"/>
            <wp:effectExtent l="0" t="0" r="0" b="0"/>
            <wp:docPr id="2098045873" name="Picture 2098045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9"/>
                    <a:stretch>
                      <a:fillRect/>
                    </a:stretch>
                  </pic:blipFill>
                  <pic:spPr>
                    <a:xfrm>
                      <a:off x="0" y="0"/>
                      <a:ext cx="5724525" cy="3076932"/>
                    </a:xfrm>
                    <a:prstGeom prst="rect">
                      <a:avLst/>
                    </a:prstGeom>
                  </pic:spPr>
                </pic:pic>
              </a:graphicData>
            </a:graphic>
          </wp:inline>
        </w:drawing>
      </w:r>
    </w:p>
    <w:p w:rsidR="00887C6C" w:rsidRDefault="00AE7CDE" w14:paraId="11292F38" w14:textId="14E714EE">
      <w:pPr>
        <w:spacing w:before="60" w:after="240" w:line="240" w:lineRule="auto"/>
        <w:jc w:val="center"/>
      </w:pPr>
      <w:r>
        <w:rPr>
          <w:rFonts w:ascii="Arial" w:hAnsi="Arial" w:eastAsia="Arial" w:cs="Arial"/>
          <w:i/>
          <w:iCs/>
          <w:sz w:val="18"/>
          <w:szCs w:val="18"/>
        </w:rPr>
        <w:t>Fuente: Casos de prueba del Incremento 3, elaborado por el equipo de proyecto.</w:t>
      </w:r>
    </w:p>
    <w:p w:rsidR="00887C6C" w:rsidRDefault="00AE7CDE" w14:paraId="0E3C8EDA" w14:textId="77777777">
      <w:pPr>
        <w:spacing w:line="360" w:lineRule="auto"/>
        <w:jc w:val="both"/>
      </w:pPr>
      <w:r>
        <w:rPr>
          <w:rFonts w:ascii="Arial" w:hAnsi="Arial" w:eastAsia="Arial" w:cs="Arial"/>
          <w:b/>
          <w:bCs/>
        </w:rPr>
        <w:t>UR-60 – Generando reporte de movimientos</w:t>
      </w:r>
    </w:p>
    <w:p w:rsidR="00887C6C" w:rsidRDefault="00AE7CDE" w14:paraId="3D3129E9" w14:textId="67F1B084">
      <w:pPr>
        <w:spacing w:line="360" w:lineRule="auto"/>
        <w:jc w:val="both"/>
      </w:pPr>
      <w:r>
        <w:rPr>
          <w:rFonts w:ascii="Arial" w:hAnsi="Arial" w:eastAsia="Arial" w:cs="Arial"/>
        </w:rPr>
        <w:t>La Figura 5.13 corresponde al reporte «RF-60 Movimientos» para el mismo rango de fechas, que detalla los 14 movimientos de inventario ocurridos en ese período ingresos por compra, reversiones y ajustes positivos con su fecha y hora, tipo, SKU, producto, cantidad aplicada y usuario responsable.</w:t>
      </w:r>
    </w:p>
    <w:p w:rsidR="3C8D8AF2" w:rsidP="3C8D8AF2" w:rsidRDefault="3C8D8AF2" w14:paraId="0833AF3E" w14:textId="63ED9770">
      <w:pPr>
        <w:spacing w:line="360" w:lineRule="auto"/>
        <w:jc w:val="both"/>
        <w:rPr>
          <w:rFonts w:ascii="Arial" w:hAnsi="Arial" w:eastAsia="Arial" w:cs="Arial"/>
        </w:rPr>
      </w:pPr>
    </w:p>
    <w:p w:rsidR="3C8D8AF2" w:rsidP="3C8D8AF2" w:rsidRDefault="3C8D8AF2" w14:paraId="5D111307" w14:textId="7DB32A2B">
      <w:pPr>
        <w:spacing w:line="360" w:lineRule="auto"/>
        <w:jc w:val="both"/>
        <w:rPr>
          <w:rFonts w:ascii="Arial" w:hAnsi="Arial" w:eastAsia="Arial" w:cs="Arial"/>
        </w:rPr>
      </w:pPr>
    </w:p>
    <w:p w:rsidR="3C8D8AF2" w:rsidP="3C8D8AF2" w:rsidRDefault="3C8D8AF2" w14:paraId="272EFCE9" w14:textId="60219731">
      <w:pPr>
        <w:spacing w:line="360" w:lineRule="auto"/>
        <w:jc w:val="both"/>
        <w:rPr>
          <w:rFonts w:ascii="Arial" w:hAnsi="Arial" w:eastAsia="Arial" w:cs="Arial"/>
        </w:rPr>
      </w:pPr>
    </w:p>
    <w:p w:rsidR="3C8D8AF2" w:rsidP="3C8D8AF2" w:rsidRDefault="3C8D8AF2" w14:paraId="51995525" w14:textId="3BC397A9">
      <w:pPr>
        <w:spacing w:line="360" w:lineRule="auto"/>
        <w:jc w:val="both"/>
        <w:rPr>
          <w:rFonts w:ascii="Arial" w:hAnsi="Arial" w:eastAsia="Arial" w:cs="Arial"/>
        </w:rPr>
      </w:pPr>
    </w:p>
    <w:p w:rsidR="3C8D8AF2" w:rsidP="3C8D8AF2" w:rsidRDefault="3C8D8AF2" w14:paraId="35896616" w14:textId="3985A261">
      <w:pPr>
        <w:spacing w:line="360" w:lineRule="auto"/>
        <w:jc w:val="both"/>
        <w:rPr>
          <w:rFonts w:ascii="Arial" w:hAnsi="Arial" w:eastAsia="Arial" w:cs="Arial"/>
        </w:rPr>
      </w:pPr>
    </w:p>
    <w:p w:rsidR="3C8D8AF2" w:rsidP="3C8D8AF2" w:rsidRDefault="3C8D8AF2" w14:paraId="5968AE55" w14:textId="25B29994">
      <w:pPr>
        <w:spacing w:line="360" w:lineRule="auto"/>
        <w:jc w:val="both"/>
        <w:rPr>
          <w:rFonts w:ascii="Arial" w:hAnsi="Arial" w:eastAsia="Arial" w:cs="Arial"/>
        </w:rPr>
      </w:pPr>
    </w:p>
    <w:p w:rsidR="3C8D8AF2" w:rsidP="3C8D8AF2" w:rsidRDefault="3C8D8AF2" w14:paraId="03F1C9AB" w14:textId="1E77B255">
      <w:pPr>
        <w:spacing w:line="360" w:lineRule="auto"/>
        <w:jc w:val="both"/>
        <w:rPr>
          <w:rFonts w:ascii="Arial" w:hAnsi="Arial" w:eastAsia="Arial" w:cs="Arial"/>
        </w:rPr>
      </w:pPr>
    </w:p>
    <w:p w:rsidR="3C8D8AF2" w:rsidP="3C8D8AF2" w:rsidRDefault="3C8D8AF2" w14:paraId="7C88A774" w14:textId="33B0B4CA">
      <w:pPr>
        <w:spacing w:line="360" w:lineRule="auto"/>
        <w:jc w:val="both"/>
        <w:rPr>
          <w:rFonts w:ascii="Arial" w:hAnsi="Arial" w:eastAsia="Arial" w:cs="Arial"/>
        </w:rPr>
      </w:pPr>
    </w:p>
    <w:p w:rsidR="5E406A09" w:rsidP="3C8D8AF2" w:rsidRDefault="5E406A09" w14:paraId="2932F86F" w14:textId="2F9EAA45">
      <w:pPr>
        <w:pStyle w:val="LeyendaFigura"/>
        <w:spacing w:after="160" w:line="360" w:lineRule="auto"/>
      </w:pPr>
      <w:r w:rsidRPr="04A2E1C0">
        <w:rPr>
          <w:color w:val="0E2740"/>
        </w:rPr>
        <w:t>Figura 5.13: “Reporte RF-60 Movimientos UR-60”.</w:t>
      </w:r>
    </w:p>
    <w:p w:rsidR="00887C6C" w:rsidRDefault="00AE7CDE" w14:paraId="34FF1C98" w14:textId="63A7DC8F">
      <w:pPr>
        <w:jc w:val="center"/>
      </w:pPr>
      <w:r>
        <w:rPr>
          <w:noProof/>
        </w:rPr>
        <w:drawing>
          <wp:inline distT="0" distB="0" distL="0" distR="0" wp14:anchorId="27370B83" wp14:editId="03748441">
            <wp:extent cx="5724525" cy="3076932"/>
            <wp:effectExtent l="0" t="0" r="0" b="0"/>
            <wp:docPr id="2098045874" name="Picture 20980458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0"/>
                    <a:stretch>
                      <a:fillRect/>
                    </a:stretch>
                  </pic:blipFill>
                  <pic:spPr>
                    <a:xfrm>
                      <a:off x="0" y="0"/>
                      <a:ext cx="5724525" cy="3076932"/>
                    </a:xfrm>
                    <a:prstGeom prst="rect">
                      <a:avLst/>
                    </a:prstGeom>
                  </pic:spPr>
                </pic:pic>
              </a:graphicData>
            </a:graphic>
          </wp:inline>
        </w:drawing>
      </w:r>
    </w:p>
    <w:p w:rsidR="00887C6C" w:rsidRDefault="00AE7CDE" w14:paraId="04B35CF2" w14:textId="6FBC4575">
      <w:pPr>
        <w:spacing w:before="60" w:after="240" w:line="240" w:lineRule="auto"/>
        <w:jc w:val="center"/>
      </w:pPr>
      <w:r>
        <w:rPr>
          <w:rFonts w:ascii="Arial" w:hAnsi="Arial" w:eastAsia="Arial" w:cs="Arial"/>
          <w:i/>
          <w:iCs/>
          <w:sz w:val="18"/>
          <w:szCs w:val="18"/>
        </w:rPr>
        <w:t>Fuente: Casos de prueba del Incremento 3, elaborado por el equipo de proyecto.</w:t>
      </w:r>
    </w:p>
    <w:p w:rsidR="00887C6C" w:rsidRDefault="00AE7CDE" w14:paraId="4B514368" w14:textId="77777777">
      <w:pPr>
        <w:spacing w:line="360" w:lineRule="auto"/>
        <w:jc w:val="both"/>
      </w:pPr>
      <w:r>
        <w:rPr>
          <w:rFonts w:ascii="Arial" w:hAnsi="Arial" w:eastAsia="Arial" w:cs="Arial"/>
          <w:b/>
          <w:bCs/>
        </w:rPr>
        <w:t>UR-61 – Exportando reportes a Excel</w:t>
      </w:r>
    </w:p>
    <w:p w:rsidR="00887C6C" w:rsidRDefault="00AE7CDE" w14:paraId="049BD591" w14:textId="7E63C04B">
      <w:pPr>
        <w:spacing w:line="360" w:lineRule="auto"/>
        <w:jc w:val="both"/>
      </w:pPr>
      <w:r w:rsidRPr="04A2E1C0">
        <w:rPr>
          <w:rFonts w:ascii="Arial" w:hAnsi="Arial" w:eastAsia="Arial" w:cs="Arial"/>
        </w:rPr>
        <w:t xml:space="preserve">Tras generar el reporte RF-60 Movimientos del caso anterior, la Figura 5.14 muestra el mensaje de confirmación «Reporte exportado correctamente», y la Figura 5.15 su detalle ampliado con la ruta local del archivo generado </w:t>
      </w:r>
      <w:r w:rsidRPr="04A2E1C0" w:rsidR="30CB2D95">
        <w:rPr>
          <w:rFonts w:ascii="Arial" w:hAnsi="Arial" w:eastAsia="Arial" w:cs="Arial"/>
        </w:rPr>
        <w:t>r</w:t>
      </w:r>
      <w:r w:rsidRPr="04A2E1C0">
        <w:rPr>
          <w:rFonts w:ascii="Arial" w:hAnsi="Arial" w:eastAsia="Arial" w:cs="Arial"/>
        </w:rPr>
        <w:t>eporte_20261001_171710.xlsx, lo que evidencia la exportación a Excel de los reportes del módulo D.</w:t>
      </w:r>
    </w:p>
    <w:p w:rsidR="3C8D8AF2" w:rsidP="3C8D8AF2" w:rsidRDefault="3C8D8AF2" w14:paraId="73BF0BC5" w14:textId="6B1EEF10">
      <w:pPr>
        <w:spacing w:line="360" w:lineRule="auto"/>
        <w:jc w:val="both"/>
        <w:rPr>
          <w:rFonts w:ascii="Arial" w:hAnsi="Arial" w:eastAsia="Arial" w:cs="Arial"/>
        </w:rPr>
      </w:pPr>
    </w:p>
    <w:p w:rsidR="3C8D8AF2" w:rsidP="3C8D8AF2" w:rsidRDefault="3C8D8AF2" w14:paraId="71D3E4DB" w14:textId="57EFB3E5">
      <w:pPr>
        <w:spacing w:line="360" w:lineRule="auto"/>
        <w:jc w:val="both"/>
        <w:rPr>
          <w:rFonts w:ascii="Arial" w:hAnsi="Arial" w:eastAsia="Arial" w:cs="Arial"/>
        </w:rPr>
      </w:pPr>
    </w:p>
    <w:p w:rsidR="3C8D8AF2" w:rsidP="3C8D8AF2" w:rsidRDefault="3C8D8AF2" w14:paraId="2C606EF9" w14:textId="5052838D">
      <w:pPr>
        <w:spacing w:line="360" w:lineRule="auto"/>
        <w:jc w:val="both"/>
        <w:rPr>
          <w:rFonts w:ascii="Arial" w:hAnsi="Arial" w:eastAsia="Arial" w:cs="Arial"/>
        </w:rPr>
      </w:pPr>
    </w:p>
    <w:p w:rsidR="3C8D8AF2" w:rsidP="3C8D8AF2" w:rsidRDefault="3C8D8AF2" w14:paraId="70A33778" w14:textId="2B6C7D50">
      <w:pPr>
        <w:spacing w:line="360" w:lineRule="auto"/>
        <w:jc w:val="both"/>
        <w:rPr>
          <w:rFonts w:ascii="Arial" w:hAnsi="Arial" w:eastAsia="Arial" w:cs="Arial"/>
        </w:rPr>
      </w:pPr>
    </w:p>
    <w:p w:rsidR="3C8D8AF2" w:rsidP="3C8D8AF2" w:rsidRDefault="3C8D8AF2" w14:paraId="63712698" w14:textId="227D3EEC">
      <w:pPr>
        <w:spacing w:line="360" w:lineRule="auto"/>
        <w:jc w:val="both"/>
        <w:rPr>
          <w:rFonts w:ascii="Arial" w:hAnsi="Arial" w:eastAsia="Arial" w:cs="Arial"/>
        </w:rPr>
      </w:pPr>
    </w:p>
    <w:p w:rsidR="3C8D8AF2" w:rsidP="3C8D8AF2" w:rsidRDefault="3C8D8AF2" w14:paraId="544E5892" w14:textId="339B69B9">
      <w:pPr>
        <w:spacing w:line="360" w:lineRule="auto"/>
        <w:jc w:val="both"/>
        <w:rPr>
          <w:rFonts w:ascii="Arial" w:hAnsi="Arial" w:eastAsia="Arial" w:cs="Arial"/>
        </w:rPr>
      </w:pPr>
    </w:p>
    <w:p w:rsidR="3C8D8AF2" w:rsidP="3C8D8AF2" w:rsidRDefault="3C8D8AF2" w14:paraId="16A07664" w14:textId="2ADAA73F">
      <w:pPr>
        <w:spacing w:line="360" w:lineRule="auto"/>
        <w:jc w:val="both"/>
        <w:rPr>
          <w:rFonts w:ascii="Arial" w:hAnsi="Arial" w:eastAsia="Arial" w:cs="Arial"/>
        </w:rPr>
      </w:pPr>
    </w:p>
    <w:p w:rsidR="3C8D8AF2" w:rsidP="3C8D8AF2" w:rsidRDefault="3C8D8AF2" w14:paraId="4C463F2F" w14:textId="40918435">
      <w:pPr>
        <w:spacing w:line="360" w:lineRule="auto"/>
        <w:jc w:val="both"/>
        <w:rPr>
          <w:rFonts w:ascii="Arial" w:hAnsi="Arial" w:eastAsia="Arial" w:cs="Arial"/>
        </w:rPr>
      </w:pPr>
    </w:p>
    <w:p w:rsidR="44CE1F27" w:rsidP="3C8D8AF2" w:rsidRDefault="44CE1F27" w14:paraId="4C48B5F2" w14:textId="694B1E6E">
      <w:pPr>
        <w:pStyle w:val="LeyendaFigura"/>
        <w:spacing w:after="160" w:line="360" w:lineRule="auto"/>
      </w:pPr>
      <w:r w:rsidRPr="04A2E1C0">
        <w:rPr>
          <w:color w:val="0E2740"/>
        </w:rPr>
        <w:t>Figura 5.14: “Confirmación de exportación a Excel del reporte de movimientos UR-61</w:t>
      </w:r>
      <w:r w:rsidRPr="04A2E1C0" w:rsidR="373DA3CF">
        <w:rPr>
          <w:color w:val="0E2740"/>
        </w:rPr>
        <w:t>"</w:t>
      </w:r>
      <w:r w:rsidRPr="04A2E1C0">
        <w:rPr>
          <w:color w:val="0E2740"/>
        </w:rPr>
        <w:t>.</w:t>
      </w:r>
    </w:p>
    <w:p w:rsidR="00887C6C" w:rsidRDefault="00AE7CDE" w14:paraId="6D072C0D" w14:textId="32B2AD09">
      <w:pPr>
        <w:jc w:val="center"/>
      </w:pPr>
      <w:r>
        <w:rPr>
          <w:noProof/>
        </w:rPr>
        <w:drawing>
          <wp:inline distT="0" distB="0" distL="0" distR="0" wp14:anchorId="3E2DB2B7" wp14:editId="533D3040">
            <wp:extent cx="5724525" cy="3074171"/>
            <wp:effectExtent l="0" t="0" r="0" b="0"/>
            <wp:docPr id="2098045875" name="Picture 20980458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1"/>
                    <a:stretch>
                      <a:fillRect/>
                    </a:stretch>
                  </pic:blipFill>
                  <pic:spPr>
                    <a:xfrm>
                      <a:off x="0" y="0"/>
                      <a:ext cx="5724525" cy="3074171"/>
                    </a:xfrm>
                    <a:prstGeom prst="rect">
                      <a:avLst/>
                    </a:prstGeom>
                  </pic:spPr>
                </pic:pic>
              </a:graphicData>
            </a:graphic>
          </wp:inline>
        </w:drawing>
      </w:r>
    </w:p>
    <w:p w:rsidR="00887C6C" w:rsidRDefault="00AE7CDE" w14:paraId="2D578E6D" w14:textId="29E45B22">
      <w:pPr>
        <w:spacing w:before="60" w:after="240" w:line="240" w:lineRule="auto"/>
        <w:jc w:val="center"/>
      </w:pPr>
      <w:r>
        <w:rPr>
          <w:rFonts w:ascii="Arial" w:hAnsi="Arial" w:eastAsia="Arial" w:cs="Arial"/>
          <w:i/>
          <w:iCs/>
          <w:sz w:val="18"/>
          <w:szCs w:val="18"/>
        </w:rPr>
        <w:t>Fuente: Casos de prueba del Incremento 3, elaborado por el equipo de proyecto.</w:t>
      </w:r>
    </w:p>
    <w:p w:rsidR="0CA09918" w:rsidP="3C8D8AF2" w:rsidRDefault="0CA09918" w14:paraId="448690DF" w14:textId="2CC609B7">
      <w:pPr>
        <w:pStyle w:val="LeyendaFigura"/>
        <w:keepNext/>
        <w:spacing w:before="60"/>
      </w:pPr>
      <w:r w:rsidRPr="04A2E1C0">
        <w:rPr>
          <w:color w:val="0E2740"/>
        </w:rPr>
        <w:t>Figura 5.15: “Detalle ampliado de la confirmación de exportación UR-61”.</w:t>
      </w:r>
    </w:p>
    <w:p w:rsidR="00887C6C" w:rsidRDefault="00AE7CDE" w14:paraId="48A21919" w14:textId="5CD97DCA">
      <w:pPr>
        <w:jc w:val="center"/>
      </w:pPr>
      <w:r>
        <w:rPr>
          <w:noProof/>
        </w:rPr>
        <w:drawing>
          <wp:inline distT="0" distB="0" distL="0" distR="0" wp14:anchorId="419BD1F7" wp14:editId="59162257">
            <wp:extent cx="3552825" cy="1219200"/>
            <wp:effectExtent l="0" t="0" r="0" b="0"/>
            <wp:docPr id="2098045876" name="Picture 2098045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2"/>
                    <a:stretch>
                      <a:fillRect/>
                    </a:stretch>
                  </pic:blipFill>
                  <pic:spPr>
                    <a:xfrm>
                      <a:off x="0" y="0"/>
                      <a:ext cx="3552825" cy="1219200"/>
                    </a:xfrm>
                    <a:prstGeom prst="rect">
                      <a:avLst/>
                    </a:prstGeom>
                  </pic:spPr>
                </pic:pic>
              </a:graphicData>
            </a:graphic>
          </wp:inline>
        </w:drawing>
      </w:r>
    </w:p>
    <w:p w:rsidR="00887C6C" w:rsidRDefault="00AE7CDE" w14:paraId="0EA99D9B" w14:textId="0D49B51A">
      <w:pPr>
        <w:spacing w:before="60" w:after="240" w:line="240" w:lineRule="auto"/>
        <w:jc w:val="center"/>
      </w:pPr>
      <w:r>
        <w:rPr>
          <w:rFonts w:ascii="Arial" w:hAnsi="Arial" w:eastAsia="Arial" w:cs="Arial"/>
          <w:i/>
          <w:iCs/>
          <w:sz w:val="18"/>
          <w:szCs w:val="18"/>
        </w:rPr>
        <w:t>Fuente: Casos de prueba del Incremento 3, elaborado por el equipo de proyecto.</w:t>
      </w:r>
    </w:p>
    <w:p w:rsidR="00887C6C" w:rsidRDefault="00AE7CDE" w14:paraId="3472F0E3" w14:textId="77777777">
      <w:pPr>
        <w:spacing w:line="360" w:lineRule="auto"/>
        <w:jc w:val="both"/>
      </w:pPr>
      <w:r>
        <w:rPr>
          <w:rFonts w:ascii="Arial" w:hAnsi="Arial" w:eastAsia="Arial" w:cs="Arial"/>
          <w:b/>
          <w:bCs/>
        </w:rPr>
        <w:t>UR-64 – Iniciando venta</w:t>
      </w:r>
    </w:p>
    <w:p w:rsidR="00887C6C" w:rsidRDefault="00AE7CDE" w14:paraId="60251F02" w14:textId="56F18FB1">
      <w:pPr>
        <w:spacing w:line="360" w:lineRule="auto"/>
        <w:jc w:val="both"/>
      </w:pPr>
      <w:r w:rsidRPr="04A2E1C0">
        <w:rPr>
          <w:rFonts w:ascii="Arial" w:hAnsi="Arial" w:eastAsia="Arial" w:cs="Arial"/>
        </w:rPr>
        <w:t>Las Figuras 5.16 a 5.18 muestran el flujo de inicio de una venta desde la pantalla «Punto de venta»: el carrito con un ítem ya agregado Pasta de dientes Colgate</w:t>
      </w:r>
      <w:r w:rsidRPr="04A2E1C0" w:rsidR="007C99FB">
        <w:rPr>
          <w:rFonts w:ascii="Arial" w:hAnsi="Arial" w:eastAsia="Arial" w:cs="Arial"/>
        </w:rPr>
        <w:t xml:space="preserve"> </w:t>
      </w:r>
      <w:r w:rsidRPr="04A2E1C0">
        <w:rPr>
          <w:rFonts w:ascii="Arial" w:hAnsi="Arial" w:eastAsia="Arial" w:cs="Arial"/>
        </w:rPr>
        <w:t>y el monto en efectivo ingresado Figura 5.16; el diálogo «Confirmar venta» con el cobro y el vuelto ya calculados Figura 5.17; y el comprobante de la venta #6 emitido al completar la operación Figura 5.18, con el detalle del ítem, el total, el monto recibido y el vuelto entregado.</w:t>
      </w:r>
    </w:p>
    <w:p w:rsidR="3C8D8AF2" w:rsidP="3C8D8AF2" w:rsidRDefault="3C8D8AF2" w14:paraId="0F5D7291" w14:textId="54F4495B">
      <w:pPr>
        <w:spacing w:line="360" w:lineRule="auto"/>
        <w:jc w:val="both"/>
        <w:rPr>
          <w:rFonts w:ascii="Arial" w:hAnsi="Arial" w:eastAsia="Arial" w:cs="Arial"/>
        </w:rPr>
      </w:pPr>
    </w:p>
    <w:p w:rsidR="3C8D8AF2" w:rsidP="3C8D8AF2" w:rsidRDefault="3C8D8AF2" w14:paraId="5E4D88DA" w14:textId="32075FEA">
      <w:pPr>
        <w:spacing w:line="360" w:lineRule="auto"/>
        <w:jc w:val="both"/>
        <w:rPr>
          <w:rFonts w:ascii="Arial" w:hAnsi="Arial" w:eastAsia="Arial" w:cs="Arial"/>
        </w:rPr>
      </w:pPr>
    </w:p>
    <w:p w:rsidR="642CF40A" w:rsidP="3C8D8AF2" w:rsidRDefault="642CF40A" w14:paraId="331B42C0" w14:textId="7C7F538B">
      <w:pPr>
        <w:pStyle w:val="LeyendaFigura"/>
        <w:spacing w:after="160" w:line="360" w:lineRule="auto"/>
      </w:pPr>
      <w:r w:rsidRPr="04A2E1C0">
        <w:rPr>
          <w:color w:val="0E2740"/>
        </w:rPr>
        <w:t>Figura 5.16: “Carrito de venta con el pago en efectivo ingresado UR-64”.</w:t>
      </w:r>
    </w:p>
    <w:p w:rsidR="00887C6C" w:rsidRDefault="00AE7CDE" w14:paraId="6BD18F9B" w14:textId="0C83E03A">
      <w:pPr>
        <w:jc w:val="center"/>
      </w:pPr>
      <w:r>
        <w:rPr>
          <w:noProof/>
        </w:rPr>
        <w:drawing>
          <wp:inline distT="0" distB="0" distL="0" distR="0" wp14:anchorId="690136E5" wp14:editId="75681CCB">
            <wp:extent cx="5724525" cy="3076932"/>
            <wp:effectExtent l="0" t="0" r="0" b="0"/>
            <wp:docPr id="2098045877" name="Picture 20980458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3"/>
                    <a:stretch>
                      <a:fillRect/>
                    </a:stretch>
                  </pic:blipFill>
                  <pic:spPr>
                    <a:xfrm>
                      <a:off x="0" y="0"/>
                      <a:ext cx="5724525" cy="3076932"/>
                    </a:xfrm>
                    <a:prstGeom prst="rect">
                      <a:avLst/>
                    </a:prstGeom>
                  </pic:spPr>
                </pic:pic>
              </a:graphicData>
            </a:graphic>
          </wp:inline>
        </w:drawing>
      </w:r>
    </w:p>
    <w:p w:rsidR="00887C6C" w:rsidRDefault="00AE7CDE" w14:paraId="289815D5" w14:textId="17C8317C">
      <w:pPr>
        <w:spacing w:before="60" w:after="240" w:line="240" w:lineRule="auto"/>
        <w:jc w:val="center"/>
      </w:pPr>
      <w:r>
        <w:rPr>
          <w:rFonts w:ascii="Arial" w:hAnsi="Arial" w:eastAsia="Arial" w:cs="Arial"/>
          <w:i/>
          <w:iCs/>
          <w:sz w:val="18"/>
          <w:szCs w:val="18"/>
        </w:rPr>
        <w:t>Fuente: Casos de prueba del Incremento 3, elaborado por el equipo de proyecto.</w:t>
      </w:r>
    </w:p>
    <w:p w:rsidR="71EE27B0" w:rsidP="3C8D8AF2" w:rsidRDefault="71EE27B0" w14:paraId="505F01CC" w14:textId="3E2CC9A7">
      <w:pPr>
        <w:pStyle w:val="LeyendaFigura"/>
        <w:keepNext/>
        <w:spacing w:before="60"/>
      </w:pPr>
      <w:r w:rsidRPr="04A2E1C0">
        <w:rPr>
          <w:color w:val="0E2740"/>
        </w:rPr>
        <w:t>Figura 5.17: “Confirmación del cobro de la venta #6 UR-64”.</w:t>
      </w:r>
    </w:p>
    <w:p w:rsidR="00887C6C" w:rsidRDefault="00AE7CDE" w14:paraId="238601FE" w14:textId="3A0C61E3">
      <w:pPr>
        <w:jc w:val="center"/>
      </w:pPr>
      <w:r>
        <w:rPr>
          <w:noProof/>
        </w:rPr>
        <w:drawing>
          <wp:inline distT="0" distB="0" distL="0" distR="0" wp14:anchorId="7C9433DA" wp14:editId="7F8D70BD">
            <wp:extent cx="5724525" cy="3072789"/>
            <wp:effectExtent l="0" t="0" r="0" b="0"/>
            <wp:docPr id="2098045878" name="Picture 20980458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4"/>
                    <a:stretch>
                      <a:fillRect/>
                    </a:stretch>
                  </pic:blipFill>
                  <pic:spPr>
                    <a:xfrm>
                      <a:off x="0" y="0"/>
                      <a:ext cx="5724525" cy="3072789"/>
                    </a:xfrm>
                    <a:prstGeom prst="rect">
                      <a:avLst/>
                    </a:prstGeom>
                  </pic:spPr>
                </pic:pic>
              </a:graphicData>
            </a:graphic>
          </wp:inline>
        </w:drawing>
      </w:r>
    </w:p>
    <w:p w:rsidR="00887C6C" w:rsidRDefault="00AE7CDE" w14:paraId="57126B3D" w14:textId="7EF8A94C">
      <w:pPr>
        <w:spacing w:before="60" w:after="240" w:line="240" w:lineRule="auto"/>
        <w:jc w:val="center"/>
      </w:pPr>
      <w:r>
        <w:rPr>
          <w:rFonts w:ascii="Arial" w:hAnsi="Arial" w:eastAsia="Arial" w:cs="Arial"/>
          <w:i/>
          <w:iCs/>
          <w:sz w:val="18"/>
          <w:szCs w:val="18"/>
        </w:rPr>
        <w:t>Fuente: Casos de prueba del Incremento 3, elaborado por el equipo de proyecto.</w:t>
      </w:r>
    </w:p>
    <w:p w:rsidR="3C8D8AF2" w:rsidP="3C8D8AF2" w:rsidRDefault="3C8D8AF2" w14:paraId="72B393D6" w14:textId="1E6F5C88">
      <w:pPr>
        <w:spacing w:before="60" w:after="240" w:line="240" w:lineRule="auto"/>
        <w:jc w:val="center"/>
        <w:rPr>
          <w:rFonts w:ascii="Arial" w:hAnsi="Arial" w:eastAsia="Arial" w:cs="Arial"/>
          <w:i/>
          <w:iCs/>
          <w:sz w:val="18"/>
          <w:szCs w:val="18"/>
        </w:rPr>
      </w:pPr>
    </w:p>
    <w:p w:rsidR="3C8D8AF2" w:rsidP="3C8D8AF2" w:rsidRDefault="3C8D8AF2" w14:paraId="57DCE3E0" w14:textId="46657FBA">
      <w:pPr>
        <w:spacing w:before="60" w:after="240" w:line="240" w:lineRule="auto"/>
        <w:jc w:val="center"/>
        <w:rPr>
          <w:rFonts w:ascii="Arial" w:hAnsi="Arial" w:eastAsia="Arial" w:cs="Arial"/>
          <w:i/>
          <w:iCs/>
          <w:sz w:val="18"/>
          <w:szCs w:val="18"/>
        </w:rPr>
      </w:pPr>
    </w:p>
    <w:p w:rsidR="3C8D8AF2" w:rsidP="3C8D8AF2" w:rsidRDefault="3C8D8AF2" w14:paraId="2E376082" w14:textId="7D6240F5">
      <w:pPr>
        <w:spacing w:before="60" w:after="240" w:line="240" w:lineRule="auto"/>
        <w:jc w:val="center"/>
        <w:rPr>
          <w:rFonts w:ascii="Arial" w:hAnsi="Arial" w:eastAsia="Arial" w:cs="Arial"/>
          <w:i/>
          <w:iCs/>
          <w:sz w:val="18"/>
          <w:szCs w:val="18"/>
        </w:rPr>
      </w:pPr>
    </w:p>
    <w:p w:rsidR="13FF20BD" w:rsidP="3C8D8AF2" w:rsidRDefault="13FF20BD" w14:paraId="1373B661" w14:textId="2DDF9CF2">
      <w:pPr>
        <w:pStyle w:val="LeyendaFigura"/>
        <w:spacing w:before="60" w:after="240"/>
      </w:pPr>
      <w:r w:rsidRPr="04A2E1C0">
        <w:rPr>
          <w:color w:val="0E2740"/>
        </w:rPr>
        <w:t>Figura 5.18: “Comprobante de la venta #6 UR-64”.</w:t>
      </w:r>
    </w:p>
    <w:p w:rsidR="00887C6C" w:rsidRDefault="00AE7CDE" w14:paraId="0F3CABC7" w14:textId="5E3558AA">
      <w:pPr>
        <w:jc w:val="center"/>
      </w:pPr>
      <w:r>
        <w:rPr>
          <w:noProof/>
        </w:rPr>
        <w:drawing>
          <wp:inline distT="0" distB="0" distL="0" distR="0" wp14:anchorId="5E4B9960" wp14:editId="37B46CF2">
            <wp:extent cx="5724525" cy="3077156"/>
            <wp:effectExtent l="0" t="0" r="0" b="0"/>
            <wp:docPr id="2098045879" name="Picture 20980458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5"/>
                    <a:stretch>
                      <a:fillRect/>
                    </a:stretch>
                  </pic:blipFill>
                  <pic:spPr>
                    <a:xfrm>
                      <a:off x="0" y="0"/>
                      <a:ext cx="5724525" cy="3077156"/>
                    </a:xfrm>
                    <a:prstGeom prst="rect">
                      <a:avLst/>
                    </a:prstGeom>
                  </pic:spPr>
                </pic:pic>
              </a:graphicData>
            </a:graphic>
          </wp:inline>
        </w:drawing>
      </w:r>
    </w:p>
    <w:p w:rsidR="00887C6C" w:rsidRDefault="00AE7CDE" w14:paraId="6445768C" w14:textId="73932C40">
      <w:pPr>
        <w:spacing w:before="60" w:after="240" w:line="240" w:lineRule="auto"/>
        <w:jc w:val="center"/>
      </w:pPr>
      <w:r>
        <w:rPr>
          <w:rFonts w:ascii="Arial" w:hAnsi="Arial" w:eastAsia="Arial" w:cs="Arial"/>
          <w:i/>
          <w:iCs/>
          <w:sz w:val="18"/>
          <w:szCs w:val="18"/>
        </w:rPr>
        <w:t>Fuente: Casos de prueba del Incremento 3, elaborado por el equipo de proyecto.</w:t>
      </w:r>
    </w:p>
    <w:p w:rsidR="00887C6C" w:rsidRDefault="00AE7CDE" w14:paraId="0814FAAD" w14:textId="77777777">
      <w:pPr>
        <w:spacing w:line="360" w:lineRule="auto"/>
        <w:jc w:val="both"/>
      </w:pPr>
      <w:r>
        <w:rPr>
          <w:rFonts w:ascii="Arial" w:hAnsi="Arial" w:eastAsia="Arial" w:cs="Arial"/>
          <w:b/>
          <w:bCs/>
        </w:rPr>
        <w:t>UR-65 – Agregando productos a la venta</w:t>
      </w:r>
    </w:p>
    <w:p w:rsidR="00887C6C" w:rsidRDefault="00AE7CDE" w14:paraId="36AEC450" w14:textId="77777777">
      <w:pPr>
        <w:spacing w:line="360" w:lineRule="auto"/>
        <w:jc w:val="both"/>
      </w:pPr>
      <w:r w:rsidRPr="547F915B" w:rsidR="61AF1559">
        <w:rPr>
          <w:rFonts w:ascii="Arial" w:hAnsi="Arial" w:eastAsia="Arial" w:cs="Arial"/>
          <w:i w:val="1"/>
          <w:iCs w:val="1"/>
        </w:rPr>
        <w:t>El archivo de evidencia no incluye capturas para este requerimiento; su verificación queda pendiente de incorporar en una futura entrega.</w:t>
      </w:r>
    </w:p>
    <w:p w:rsidR="547F915B" w:rsidP="547F915B" w:rsidRDefault="547F915B" w14:paraId="060286DB" w14:textId="0E0A3E2E">
      <w:pPr>
        <w:spacing w:line="360" w:lineRule="auto"/>
        <w:jc w:val="both"/>
        <w:rPr>
          <w:rFonts w:ascii="Arial" w:hAnsi="Arial" w:eastAsia="Arial" w:cs="Arial"/>
          <w:i w:val="1"/>
          <w:iCs w:val="1"/>
        </w:rPr>
      </w:pPr>
    </w:p>
    <w:p w:rsidR="547F915B" w:rsidP="547F915B" w:rsidRDefault="547F915B" w14:paraId="777F6B67" w14:textId="0A04F6EA">
      <w:pPr>
        <w:spacing w:line="360" w:lineRule="auto"/>
        <w:jc w:val="both"/>
        <w:rPr>
          <w:rFonts w:ascii="Arial" w:hAnsi="Arial" w:eastAsia="Arial" w:cs="Arial"/>
          <w:i w:val="1"/>
          <w:iCs w:val="1"/>
        </w:rPr>
      </w:pPr>
    </w:p>
    <w:p w:rsidR="547F915B" w:rsidP="547F915B" w:rsidRDefault="547F915B" w14:paraId="4E9587D9" w14:textId="06B440B7">
      <w:pPr>
        <w:spacing w:line="360" w:lineRule="auto"/>
        <w:jc w:val="both"/>
        <w:rPr>
          <w:rFonts w:ascii="Arial" w:hAnsi="Arial" w:eastAsia="Arial" w:cs="Arial"/>
          <w:i w:val="1"/>
          <w:iCs w:val="1"/>
        </w:rPr>
      </w:pPr>
    </w:p>
    <w:p w:rsidR="547F915B" w:rsidP="547F915B" w:rsidRDefault="547F915B" w14:paraId="05FA80A2" w14:textId="597646E2">
      <w:pPr>
        <w:spacing w:line="360" w:lineRule="auto"/>
        <w:jc w:val="both"/>
        <w:rPr>
          <w:rFonts w:ascii="Arial" w:hAnsi="Arial" w:eastAsia="Arial" w:cs="Arial"/>
          <w:i w:val="1"/>
          <w:iCs w:val="1"/>
        </w:rPr>
      </w:pPr>
    </w:p>
    <w:p w:rsidR="547F915B" w:rsidP="547F915B" w:rsidRDefault="547F915B" w14:paraId="7BD0B121" w14:textId="38C15B9D">
      <w:pPr>
        <w:spacing w:line="360" w:lineRule="auto"/>
        <w:jc w:val="both"/>
        <w:rPr>
          <w:rFonts w:ascii="Arial" w:hAnsi="Arial" w:eastAsia="Arial" w:cs="Arial"/>
          <w:i w:val="1"/>
          <w:iCs w:val="1"/>
        </w:rPr>
      </w:pPr>
    </w:p>
    <w:p w:rsidR="547F915B" w:rsidP="547F915B" w:rsidRDefault="547F915B" w14:paraId="058A45EB" w14:textId="3796D074">
      <w:pPr>
        <w:spacing w:line="360" w:lineRule="auto"/>
        <w:jc w:val="both"/>
        <w:rPr>
          <w:rFonts w:ascii="Arial" w:hAnsi="Arial" w:eastAsia="Arial" w:cs="Arial"/>
          <w:i w:val="1"/>
          <w:iCs w:val="1"/>
        </w:rPr>
      </w:pPr>
    </w:p>
    <w:p w:rsidR="547F915B" w:rsidP="547F915B" w:rsidRDefault="547F915B" w14:paraId="79264187" w14:textId="163F02FB">
      <w:pPr>
        <w:spacing w:line="360" w:lineRule="auto"/>
        <w:jc w:val="both"/>
        <w:rPr>
          <w:rFonts w:ascii="Arial" w:hAnsi="Arial" w:eastAsia="Arial" w:cs="Arial"/>
          <w:i w:val="1"/>
          <w:iCs w:val="1"/>
        </w:rPr>
      </w:pPr>
    </w:p>
    <w:p w:rsidR="547F915B" w:rsidP="547F915B" w:rsidRDefault="547F915B" w14:paraId="168714E6" w14:textId="1C004DA0">
      <w:pPr>
        <w:spacing w:line="360" w:lineRule="auto"/>
        <w:jc w:val="both"/>
        <w:rPr>
          <w:rFonts w:ascii="Arial" w:hAnsi="Arial" w:eastAsia="Arial" w:cs="Arial"/>
          <w:i w:val="1"/>
          <w:iCs w:val="1"/>
        </w:rPr>
      </w:pPr>
    </w:p>
    <w:p w:rsidR="095FC16E" w:rsidP="547F915B" w:rsidRDefault="095FC16E" w14:paraId="7DEB7C82" w14:textId="3B07C48F">
      <w:pPr>
        <w:pStyle w:val="Normal"/>
        <w:suppressLineNumbers w:val="0"/>
        <w:bidi w:val="0"/>
        <w:spacing w:before="0" w:beforeAutospacing="off" w:after="160" w:afterAutospacing="off" w:line="360" w:lineRule="auto"/>
        <w:ind w:left="0" w:right="0"/>
        <w:jc w:val="center"/>
        <w:rPr>
          <w:rFonts w:ascii="Arial" w:hAnsi="Arial" w:eastAsia="Arial" w:cs="Arial"/>
          <w:i w:val="1"/>
          <w:iCs w:val="1"/>
          <w:color w:val="0E2740"/>
          <w:sz w:val="18"/>
          <w:szCs w:val="18"/>
        </w:rPr>
      </w:pPr>
      <w:r w:rsidRPr="547F915B" w:rsidR="095FC16E">
        <w:rPr>
          <w:rFonts w:ascii="Arial" w:hAnsi="Arial" w:eastAsia="Arial" w:cs="Arial"/>
          <w:i w:val="1"/>
          <w:iCs w:val="1"/>
          <w:color w:val="0E2740"/>
          <w:sz w:val="18"/>
          <w:szCs w:val="18"/>
        </w:rPr>
        <w:t>Figura 5.19: “Agregando producto a la venta UR-65”.</w:t>
      </w:r>
    </w:p>
    <w:p w:rsidR="095FC16E" w:rsidP="547F915B" w:rsidRDefault="095FC16E" w14:paraId="55696A59" w14:textId="24F2EF87">
      <w:pPr>
        <w:pStyle w:val="Normal"/>
        <w:spacing w:line="360" w:lineRule="auto"/>
        <w:jc w:val="both"/>
      </w:pPr>
      <w:r w:rsidR="095FC16E">
        <w:drawing>
          <wp:inline wp14:editId="71B42499" wp14:anchorId="38167E66">
            <wp:extent cx="5724525" cy="3076575"/>
            <wp:effectExtent l="0" t="0" r="0" b="0"/>
            <wp:docPr id="10344325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34432516" name="Picture 1034432516"/>
                    <pic:cNvPicPr/>
                  </pic:nvPicPr>
                  <pic:blipFill>
                    <a:blip xmlns:r="http://schemas.openxmlformats.org/officeDocument/2006/relationships" r:embed="rId1051103570">
                      <a:extLst>
                        <a:ext uri="{28A0092B-C50C-407E-A947-70E740481C1C}">
                          <a14:useLocalDpi xmlns:a14="http://schemas.microsoft.com/office/drawing/2010/main"/>
                        </a:ext>
                      </a:extLst>
                    </a:blip>
                    <a:stretch>
                      <a:fillRect/>
                    </a:stretch>
                  </pic:blipFill>
                  <pic:spPr>
                    <a:xfrm>
                      <a:off x="0" y="0"/>
                      <a:ext cx="5724525" cy="3076575"/>
                    </a:xfrm>
                    <a:prstGeom prst="rect">
                      <a:avLst/>
                    </a:prstGeom>
                  </pic:spPr>
                </pic:pic>
              </a:graphicData>
            </a:graphic>
          </wp:inline>
        </w:drawing>
      </w:r>
    </w:p>
    <w:p w:rsidR="095FC16E" w:rsidP="547F915B" w:rsidRDefault="095FC16E" w14:paraId="47EBB1D3" w14:textId="177389C1">
      <w:pPr>
        <w:spacing w:before="60" w:after="240" w:line="240" w:lineRule="auto"/>
        <w:jc w:val="center"/>
      </w:pPr>
      <w:r w:rsidRPr="547F915B" w:rsidR="095FC16E">
        <w:rPr>
          <w:rFonts w:ascii="Arial" w:hAnsi="Arial" w:eastAsia="Arial" w:cs="Arial"/>
          <w:i w:val="1"/>
          <w:iCs w:val="1"/>
          <w:sz w:val="18"/>
          <w:szCs w:val="18"/>
        </w:rPr>
        <w:t>Fuente: Casos de prueba del Incremento 3, elaborado por el equipo de proyecto.</w:t>
      </w:r>
    </w:p>
    <w:p w:rsidR="547F915B" w:rsidP="547F915B" w:rsidRDefault="547F915B" w14:paraId="6F3E55CA" w14:textId="080B2FF1">
      <w:pPr>
        <w:spacing w:before="60" w:after="240" w:line="240" w:lineRule="auto"/>
        <w:jc w:val="center"/>
        <w:rPr>
          <w:rFonts w:ascii="Arial" w:hAnsi="Arial" w:eastAsia="Arial" w:cs="Arial"/>
          <w:i w:val="1"/>
          <w:iCs w:val="1"/>
          <w:sz w:val="18"/>
          <w:szCs w:val="18"/>
        </w:rPr>
      </w:pPr>
    </w:p>
    <w:p w:rsidR="61AF1559" w:rsidP="547F915B" w:rsidRDefault="61AF1559" w14:paraId="52B5EFE4" w14:textId="0532E956">
      <w:pPr>
        <w:spacing w:line="360" w:lineRule="auto"/>
        <w:jc w:val="both"/>
      </w:pPr>
      <w:r w:rsidRPr="547F915B" w:rsidR="61AF1559">
        <w:rPr>
          <w:rFonts w:ascii="Arial" w:hAnsi="Arial" w:eastAsia="Arial" w:cs="Arial"/>
          <w:b w:val="1"/>
          <w:bCs w:val="1"/>
        </w:rPr>
        <w:t>UR-66 – Validando stock disponible</w:t>
      </w:r>
    </w:p>
    <w:p w:rsidR="00887C6C" w:rsidRDefault="00AE7CDE" w14:paraId="4B0AF868" w14:textId="48E7392B">
      <w:pPr>
        <w:spacing w:line="360" w:lineRule="auto"/>
        <w:jc w:val="both"/>
      </w:pPr>
      <w:r w:rsidRPr="04A2E1C0">
        <w:rPr>
          <w:rFonts w:ascii="Arial" w:hAnsi="Arial" w:eastAsia="Arial" w:cs="Arial"/>
        </w:rPr>
        <w:t>La Figura 5.19 muestra un intento de vender 150 unidades de Pasta de dientes Colgate, cantidad que excede el stock disponible; el sistema bloquea la operación y despliega el mensaje «Stock insuficiente disponible: 24», evidenciando que la validación de stock se ejecuta antes de permitir el cobro de la venta.</w:t>
      </w:r>
    </w:p>
    <w:p w:rsidR="25586907" w:rsidP="25586907" w:rsidRDefault="25586907" w14:paraId="75F00D05" w14:textId="20535F97">
      <w:pPr>
        <w:spacing w:line="360" w:lineRule="auto"/>
        <w:jc w:val="both"/>
        <w:rPr>
          <w:rFonts w:ascii="Arial" w:hAnsi="Arial" w:eastAsia="Arial" w:cs="Arial"/>
        </w:rPr>
      </w:pPr>
    </w:p>
    <w:p w:rsidR="25586907" w:rsidP="25586907" w:rsidRDefault="25586907" w14:paraId="0F33F8BD" w14:textId="61A42E61">
      <w:pPr>
        <w:spacing w:line="360" w:lineRule="auto"/>
        <w:jc w:val="both"/>
        <w:rPr>
          <w:rFonts w:ascii="Arial" w:hAnsi="Arial" w:eastAsia="Arial" w:cs="Arial"/>
        </w:rPr>
      </w:pPr>
    </w:p>
    <w:p w:rsidR="25586907" w:rsidP="25586907" w:rsidRDefault="25586907" w14:paraId="5AF0C916" w14:textId="75A7E231">
      <w:pPr>
        <w:spacing w:line="360" w:lineRule="auto"/>
        <w:jc w:val="both"/>
        <w:rPr>
          <w:rFonts w:ascii="Arial" w:hAnsi="Arial" w:eastAsia="Arial" w:cs="Arial"/>
        </w:rPr>
      </w:pPr>
    </w:p>
    <w:p w:rsidR="25586907" w:rsidP="25586907" w:rsidRDefault="25586907" w14:paraId="46F4294F" w14:textId="5F310785">
      <w:pPr>
        <w:spacing w:line="360" w:lineRule="auto"/>
        <w:jc w:val="both"/>
        <w:rPr>
          <w:rFonts w:ascii="Arial" w:hAnsi="Arial" w:eastAsia="Arial" w:cs="Arial"/>
        </w:rPr>
      </w:pPr>
    </w:p>
    <w:p w:rsidR="25586907" w:rsidP="25586907" w:rsidRDefault="25586907" w14:paraId="17FB8EDC" w14:textId="3D265E3F">
      <w:pPr>
        <w:spacing w:line="360" w:lineRule="auto"/>
        <w:jc w:val="both"/>
        <w:rPr>
          <w:rFonts w:ascii="Arial" w:hAnsi="Arial" w:eastAsia="Arial" w:cs="Arial"/>
        </w:rPr>
      </w:pPr>
    </w:p>
    <w:p w:rsidR="645757CF" w:rsidP="25586907" w:rsidRDefault="645757CF" w14:paraId="792D762F" w14:textId="6332887F">
      <w:pPr>
        <w:pStyle w:val="LeyendaFigura"/>
        <w:keepNext w:val="1"/>
        <w:spacing w:before="60"/>
      </w:pPr>
      <w:r w:rsidRPr="547F915B" w:rsidR="6FCF6985">
        <w:rPr>
          <w:color w:val="0E2740"/>
        </w:rPr>
        <w:t>Figura 5.</w:t>
      </w:r>
      <w:r w:rsidRPr="547F915B" w:rsidR="5F849B3B">
        <w:rPr>
          <w:color w:val="0E2740"/>
        </w:rPr>
        <w:t>20</w:t>
      </w:r>
      <w:r w:rsidRPr="547F915B" w:rsidR="6FCF6985">
        <w:rPr>
          <w:color w:val="0E2740"/>
        </w:rPr>
        <w:t xml:space="preserve">: “Bloqueo por stock insuficiente al intentar vender 150 unidades </w:t>
      </w:r>
      <w:r w:rsidRPr="547F915B" w:rsidR="6FCF6985">
        <w:rPr>
          <w:color w:val="0E2740"/>
        </w:rPr>
        <w:t>(</w:t>
      </w:r>
      <w:r w:rsidRPr="547F915B" w:rsidR="6FCF6985">
        <w:rPr>
          <w:color w:val="0E2740"/>
        </w:rPr>
        <w:t>UR-66)”.</w:t>
      </w:r>
    </w:p>
    <w:p w:rsidR="00887C6C" w:rsidRDefault="00AE7CDE" w14:paraId="5B08B5D1" w14:textId="63BBEED0">
      <w:pPr>
        <w:jc w:val="center"/>
      </w:pPr>
      <w:r>
        <w:rPr>
          <w:noProof/>
        </w:rPr>
        <w:drawing>
          <wp:inline distT="0" distB="0" distL="0" distR="0" wp14:anchorId="0217F01E" wp14:editId="3417433F">
            <wp:extent cx="5724525" cy="3075775"/>
            <wp:effectExtent l="0" t="0" r="0" b="0"/>
            <wp:docPr id="2098045880" name="Picture 20980458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6"/>
                    <a:stretch>
                      <a:fillRect/>
                    </a:stretch>
                  </pic:blipFill>
                  <pic:spPr>
                    <a:xfrm>
                      <a:off x="0" y="0"/>
                      <a:ext cx="5724525" cy="3075775"/>
                    </a:xfrm>
                    <a:prstGeom prst="rect">
                      <a:avLst/>
                    </a:prstGeom>
                  </pic:spPr>
                </pic:pic>
              </a:graphicData>
            </a:graphic>
          </wp:inline>
        </w:drawing>
      </w:r>
    </w:p>
    <w:p w:rsidR="00887C6C" w:rsidRDefault="00AE7CDE" w14:paraId="0AC44230" w14:textId="338E940D">
      <w:pPr>
        <w:spacing w:before="60" w:after="240" w:line="240" w:lineRule="auto"/>
        <w:jc w:val="center"/>
      </w:pPr>
      <w:r>
        <w:rPr>
          <w:rFonts w:ascii="Arial" w:hAnsi="Arial" w:eastAsia="Arial" w:cs="Arial"/>
          <w:i/>
          <w:iCs/>
          <w:sz w:val="18"/>
          <w:szCs w:val="18"/>
        </w:rPr>
        <w:t>Fuente: Casos de prueba del Incremento 3, elaborado por el equipo de proyecto.</w:t>
      </w:r>
    </w:p>
    <w:p w:rsidR="00887C6C" w:rsidRDefault="00AE7CDE" w14:paraId="5A8ECF44" w14:textId="77777777">
      <w:pPr>
        <w:spacing w:line="360" w:lineRule="auto"/>
        <w:jc w:val="both"/>
      </w:pPr>
      <w:r>
        <w:rPr>
          <w:rFonts w:ascii="Arial" w:hAnsi="Arial" w:eastAsia="Arial" w:cs="Arial"/>
          <w:b/>
          <w:bCs/>
        </w:rPr>
        <w:t>UR-67 – Calculando total de venta</w:t>
      </w:r>
    </w:p>
    <w:p w:rsidR="00887C6C" w:rsidRDefault="00AE7CDE" w14:paraId="629AF36F" w14:textId="788DA24D">
      <w:pPr>
        <w:spacing w:line="360" w:lineRule="auto"/>
        <w:jc w:val="both"/>
      </w:pPr>
      <w:r w:rsidRPr="04A2E1C0">
        <w:rPr>
          <w:rFonts w:ascii="Arial" w:hAnsi="Arial" w:eastAsia="Arial" w:cs="Arial"/>
        </w:rPr>
        <w:t>La Figura 5.20 muestra el carrito con 5 unidades de Papas Lay's Clásicas precio unitario $1.990, donde el sistema calcula automáticamente el subtotal y el total de la venta $9.950; al ingresar $9.950 como pago con débito, se confirma «Pago completo, Vuelto: $0», lo que evidencia el cálculo correcto del total y del vuelto.</w:t>
      </w:r>
    </w:p>
    <w:p w:rsidR="25586907" w:rsidP="25586907" w:rsidRDefault="25586907" w14:paraId="5FFD73F6" w14:textId="7710FC56">
      <w:pPr>
        <w:spacing w:line="360" w:lineRule="auto"/>
        <w:jc w:val="both"/>
        <w:rPr>
          <w:rFonts w:ascii="Arial" w:hAnsi="Arial" w:eastAsia="Arial" w:cs="Arial"/>
        </w:rPr>
      </w:pPr>
    </w:p>
    <w:p w:rsidR="25586907" w:rsidP="25586907" w:rsidRDefault="25586907" w14:paraId="21A480D4" w14:textId="45B289CA">
      <w:pPr>
        <w:spacing w:line="360" w:lineRule="auto"/>
        <w:jc w:val="both"/>
        <w:rPr>
          <w:rFonts w:ascii="Arial" w:hAnsi="Arial" w:eastAsia="Arial" w:cs="Arial"/>
        </w:rPr>
      </w:pPr>
    </w:p>
    <w:p w:rsidR="25586907" w:rsidP="25586907" w:rsidRDefault="25586907" w14:paraId="6EB27E09" w14:textId="6D5321B0">
      <w:pPr>
        <w:spacing w:line="360" w:lineRule="auto"/>
        <w:jc w:val="both"/>
        <w:rPr>
          <w:rFonts w:ascii="Arial" w:hAnsi="Arial" w:eastAsia="Arial" w:cs="Arial"/>
        </w:rPr>
      </w:pPr>
    </w:p>
    <w:p w:rsidR="25586907" w:rsidP="25586907" w:rsidRDefault="25586907" w14:paraId="745F2791" w14:textId="14808005">
      <w:pPr>
        <w:spacing w:line="360" w:lineRule="auto"/>
        <w:jc w:val="both"/>
        <w:rPr>
          <w:rFonts w:ascii="Arial" w:hAnsi="Arial" w:eastAsia="Arial" w:cs="Arial"/>
        </w:rPr>
      </w:pPr>
    </w:p>
    <w:p w:rsidR="25586907" w:rsidP="25586907" w:rsidRDefault="25586907" w14:paraId="4280870F" w14:textId="327578BB">
      <w:pPr>
        <w:spacing w:line="360" w:lineRule="auto"/>
        <w:jc w:val="both"/>
        <w:rPr>
          <w:rFonts w:ascii="Arial" w:hAnsi="Arial" w:eastAsia="Arial" w:cs="Arial"/>
        </w:rPr>
      </w:pPr>
    </w:p>
    <w:p w:rsidR="25586907" w:rsidP="25586907" w:rsidRDefault="25586907" w14:paraId="2BD947E2" w14:textId="56EF632F">
      <w:pPr>
        <w:spacing w:line="360" w:lineRule="auto"/>
        <w:jc w:val="both"/>
        <w:rPr>
          <w:rFonts w:ascii="Arial" w:hAnsi="Arial" w:eastAsia="Arial" w:cs="Arial"/>
        </w:rPr>
      </w:pPr>
    </w:p>
    <w:p w:rsidR="25586907" w:rsidP="25586907" w:rsidRDefault="25586907" w14:paraId="310E825F" w14:textId="1786A4F9">
      <w:pPr>
        <w:spacing w:line="360" w:lineRule="auto"/>
        <w:jc w:val="both"/>
        <w:rPr>
          <w:rFonts w:ascii="Arial" w:hAnsi="Arial" w:eastAsia="Arial" w:cs="Arial"/>
        </w:rPr>
      </w:pPr>
    </w:p>
    <w:p w:rsidR="25586907" w:rsidP="25586907" w:rsidRDefault="25586907" w14:paraId="2FF79E29" w14:textId="62D5EE40">
      <w:pPr>
        <w:spacing w:line="360" w:lineRule="auto"/>
        <w:jc w:val="both"/>
        <w:rPr>
          <w:rFonts w:ascii="Arial" w:hAnsi="Arial" w:eastAsia="Arial" w:cs="Arial"/>
        </w:rPr>
      </w:pPr>
    </w:p>
    <w:p w:rsidR="19DB2B3A" w:rsidP="25586907" w:rsidRDefault="19DB2B3A" w14:paraId="450AFF10" w14:textId="548E2414">
      <w:pPr>
        <w:pStyle w:val="LeyendaFigura"/>
        <w:spacing w:after="160" w:line="360" w:lineRule="auto"/>
      </w:pPr>
      <w:r w:rsidRPr="547F915B" w:rsidR="72C2108B">
        <w:rPr>
          <w:color w:val="0E2740"/>
        </w:rPr>
        <w:t>Figura 5.2</w:t>
      </w:r>
      <w:r w:rsidRPr="547F915B" w:rsidR="4E8E34C3">
        <w:rPr>
          <w:color w:val="0E2740"/>
        </w:rPr>
        <w:t>1</w:t>
      </w:r>
      <w:r w:rsidRPr="547F915B" w:rsidR="72C2108B">
        <w:rPr>
          <w:color w:val="0E2740"/>
        </w:rPr>
        <w:t xml:space="preserve">: “Cálculo automático del total de la venta </w:t>
      </w:r>
      <w:r w:rsidRPr="547F915B" w:rsidR="72C2108B">
        <w:rPr>
          <w:color w:val="0E2740"/>
        </w:rPr>
        <w:t>(</w:t>
      </w:r>
      <w:r w:rsidRPr="547F915B" w:rsidR="72C2108B">
        <w:rPr>
          <w:color w:val="0E2740"/>
        </w:rPr>
        <w:t>UR-67)”.</w:t>
      </w:r>
    </w:p>
    <w:p w:rsidR="00887C6C" w:rsidP="25586907" w:rsidRDefault="00AE7CDE" w14:paraId="16DEB4AB" w14:textId="5238E5B5">
      <w:pPr>
        <w:keepNext/>
        <w:spacing w:before="60" w:after="120" w:line="240" w:lineRule="auto"/>
        <w:jc w:val="center"/>
      </w:pPr>
      <w:r>
        <w:rPr>
          <w:noProof/>
        </w:rPr>
        <w:drawing>
          <wp:inline distT="0" distB="0" distL="0" distR="0" wp14:anchorId="1032B997" wp14:editId="6A3BF2E7">
            <wp:extent cx="5724525" cy="3076932"/>
            <wp:effectExtent l="0" t="0" r="0" b="0"/>
            <wp:docPr id="2098045881" name="Picture 20980458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7"/>
                    <a:stretch>
                      <a:fillRect/>
                    </a:stretch>
                  </pic:blipFill>
                  <pic:spPr>
                    <a:xfrm>
                      <a:off x="0" y="0"/>
                      <a:ext cx="5724525" cy="3076932"/>
                    </a:xfrm>
                    <a:prstGeom prst="rect">
                      <a:avLst/>
                    </a:prstGeom>
                  </pic:spPr>
                </pic:pic>
              </a:graphicData>
            </a:graphic>
          </wp:inline>
        </w:drawing>
      </w:r>
    </w:p>
    <w:p w:rsidR="00887C6C" w:rsidRDefault="00AE7CDE" w14:paraId="4C9AD65A" w14:textId="5D1CD401">
      <w:pPr>
        <w:spacing w:before="60" w:after="240" w:line="240" w:lineRule="auto"/>
        <w:jc w:val="center"/>
      </w:pPr>
      <w:r>
        <w:rPr>
          <w:rFonts w:ascii="Arial" w:hAnsi="Arial" w:eastAsia="Arial" w:cs="Arial"/>
          <w:i/>
          <w:iCs/>
          <w:sz w:val="18"/>
          <w:szCs w:val="18"/>
        </w:rPr>
        <w:t>Fuente: Casos de prueba del Incremento 3, elaborado por el equipo de proyecto.</w:t>
      </w:r>
    </w:p>
    <w:p w:rsidR="00887C6C" w:rsidRDefault="00AE7CDE" w14:paraId="18FAD93A" w14:textId="77777777">
      <w:pPr>
        <w:spacing w:line="360" w:lineRule="auto"/>
        <w:jc w:val="both"/>
      </w:pPr>
      <w:r>
        <w:rPr>
          <w:rFonts w:ascii="Arial" w:hAnsi="Arial" w:eastAsia="Arial" w:cs="Arial"/>
          <w:b/>
          <w:bCs/>
        </w:rPr>
        <w:t>UR-68 – Registrando pago de venta</w:t>
      </w:r>
    </w:p>
    <w:p w:rsidR="00887C6C" w:rsidRDefault="00AE7CDE" w14:paraId="2872690A" w14:textId="6C3795B3">
      <w:pPr>
        <w:spacing w:line="360" w:lineRule="auto"/>
        <w:jc w:val="both"/>
      </w:pPr>
      <w:r>
        <w:rPr>
          <w:rFonts w:ascii="Arial" w:hAnsi="Arial" w:eastAsia="Arial" w:cs="Arial"/>
        </w:rPr>
        <w:t>La Figura 5.21 muestra el registro del pago de esa misma venta, ahora en efectivo: al ingresar $10.000 para un total de $9.950, el sistema calcula y muestra «Pago completo ,Vuelto: $50», con el detalle ampliado en la Figura 5.22, evidenciando el registro del monto pagado y el cálculo automático del vuelto a entregar.</w:t>
      </w:r>
    </w:p>
    <w:p w:rsidR="25586907" w:rsidP="25586907" w:rsidRDefault="25586907" w14:paraId="5BE0EAA0" w14:textId="5795B33D">
      <w:pPr>
        <w:spacing w:line="360" w:lineRule="auto"/>
        <w:jc w:val="both"/>
        <w:rPr>
          <w:rFonts w:ascii="Arial" w:hAnsi="Arial" w:eastAsia="Arial" w:cs="Arial"/>
        </w:rPr>
      </w:pPr>
    </w:p>
    <w:p w:rsidR="25586907" w:rsidP="25586907" w:rsidRDefault="25586907" w14:paraId="03C87B5D" w14:textId="33B8E642">
      <w:pPr>
        <w:spacing w:line="360" w:lineRule="auto"/>
        <w:jc w:val="both"/>
        <w:rPr>
          <w:rFonts w:ascii="Arial" w:hAnsi="Arial" w:eastAsia="Arial" w:cs="Arial"/>
        </w:rPr>
      </w:pPr>
    </w:p>
    <w:p w:rsidR="25586907" w:rsidP="25586907" w:rsidRDefault="25586907" w14:paraId="034EF7B3" w14:textId="0E145296">
      <w:pPr>
        <w:spacing w:line="360" w:lineRule="auto"/>
        <w:jc w:val="both"/>
        <w:rPr>
          <w:rFonts w:ascii="Arial" w:hAnsi="Arial" w:eastAsia="Arial" w:cs="Arial"/>
        </w:rPr>
      </w:pPr>
    </w:p>
    <w:p w:rsidR="25586907" w:rsidP="25586907" w:rsidRDefault="25586907" w14:paraId="19E3BE95" w14:textId="7F37B5D1">
      <w:pPr>
        <w:spacing w:line="360" w:lineRule="auto"/>
        <w:jc w:val="both"/>
        <w:rPr>
          <w:rFonts w:ascii="Arial" w:hAnsi="Arial" w:eastAsia="Arial" w:cs="Arial"/>
        </w:rPr>
      </w:pPr>
    </w:p>
    <w:p w:rsidR="25586907" w:rsidP="25586907" w:rsidRDefault="25586907" w14:paraId="09B1A49F" w14:textId="75C390C0">
      <w:pPr>
        <w:spacing w:line="360" w:lineRule="auto"/>
        <w:jc w:val="both"/>
        <w:rPr>
          <w:rFonts w:ascii="Arial" w:hAnsi="Arial" w:eastAsia="Arial" w:cs="Arial"/>
        </w:rPr>
      </w:pPr>
    </w:p>
    <w:p w:rsidR="25586907" w:rsidP="25586907" w:rsidRDefault="25586907" w14:paraId="606E8587" w14:textId="1084EDCC">
      <w:pPr>
        <w:spacing w:line="360" w:lineRule="auto"/>
        <w:jc w:val="both"/>
        <w:rPr>
          <w:rFonts w:ascii="Arial" w:hAnsi="Arial" w:eastAsia="Arial" w:cs="Arial"/>
        </w:rPr>
      </w:pPr>
    </w:p>
    <w:p w:rsidR="25586907" w:rsidP="25586907" w:rsidRDefault="25586907" w14:paraId="5BBADDB5" w14:textId="1E14507C">
      <w:pPr>
        <w:spacing w:line="360" w:lineRule="auto"/>
        <w:jc w:val="both"/>
        <w:rPr>
          <w:rFonts w:ascii="Arial" w:hAnsi="Arial" w:eastAsia="Arial" w:cs="Arial"/>
        </w:rPr>
      </w:pPr>
    </w:p>
    <w:p w:rsidR="25586907" w:rsidP="25586907" w:rsidRDefault="25586907" w14:paraId="25F3C157" w14:textId="21529445">
      <w:pPr>
        <w:spacing w:line="360" w:lineRule="auto"/>
        <w:jc w:val="both"/>
        <w:rPr>
          <w:rFonts w:ascii="Arial" w:hAnsi="Arial" w:eastAsia="Arial" w:cs="Arial"/>
        </w:rPr>
      </w:pPr>
    </w:p>
    <w:p w:rsidR="66413868" w:rsidP="25586907" w:rsidRDefault="66413868" w14:paraId="5EEBD855" w14:textId="2669857A">
      <w:pPr>
        <w:pStyle w:val="LeyendaFigura"/>
        <w:keepNext w:val="1"/>
        <w:spacing w:before="60"/>
      </w:pPr>
      <w:r w:rsidRPr="547F915B" w:rsidR="52986364">
        <w:rPr>
          <w:color w:val="0E2740"/>
        </w:rPr>
        <w:t>Figura 5.2</w:t>
      </w:r>
      <w:r w:rsidRPr="547F915B" w:rsidR="256FFB77">
        <w:rPr>
          <w:color w:val="0E2740"/>
        </w:rPr>
        <w:t>2</w:t>
      </w:r>
      <w:r w:rsidRPr="547F915B" w:rsidR="52986364">
        <w:rPr>
          <w:color w:val="0E2740"/>
        </w:rPr>
        <w:t xml:space="preserve">: “Registro del pago en efectivo y cálculo del vuelto </w:t>
      </w:r>
      <w:r w:rsidRPr="547F915B" w:rsidR="52986364">
        <w:rPr>
          <w:color w:val="0E2740"/>
        </w:rPr>
        <w:t>(</w:t>
      </w:r>
      <w:r w:rsidRPr="547F915B" w:rsidR="52986364">
        <w:rPr>
          <w:color w:val="0E2740"/>
        </w:rPr>
        <w:t>UR-68)”.</w:t>
      </w:r>
    </w:p>
    <w:p w:rsidR="00887C6C" w:rsidRDefault="00AE7CDE" w14:paraId="0AD9C6F4" w14:textId="5FFDD5E9">
      <w:pPr>
        <w:jc w:val="center"/>
      </w:pPr>
      <w:r>
        <w:rPr>
          <w:noProof/>
        </w:rPr>
        <w:drawing>
          <wp:inline distT="0" distB="0" distL="0" distR="0" wp14:anchorId="72FA8D99" wp14:editId="3C344402">
            <wp:extent cx="5724525" cy="3076932"/>
            <wp:effectExtent l="0" t="0" r="0" b="0"/>
            <wp:docPr id="2098045882" name="Picture 2098045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8"/>
                    <a:stretch>
                      <a:fillRect/>
                    </a:stretch>
                  </pic:blipFill>
                  <pic:spPr>
                    <a:xfrm>
                      <a:off x="0" y="0"/>
                      <a:ext cx="5724525" cy="3076932"/>
                    </a:xfrm>
                    <a:prstGeom prst="rect">
                      <a:avLst/>
                    </a:prstGeom>
                  </pic:spPr>
                </pic:pic>
              </a:graphicData>
            </a:graphic>
          </wp:inline>
        </w:drawing>
      </w:r>
    </w:p>
    <w:p w:rsidR="00887C6C" w:rsidRDefault="00AE7CDE" w14:paraId="24E6D4CD" w14:textId="049C0DD2">
      <w:pPr>
        <w:spacing w:before="60" w:after="240" w:line="240" w:lineRule="auto"/>
        <w:jc w:val="center"/>
      </w:pPr>
      <w:r>
        <w:rPr>
          <w:rFonts w:ascii="Arial" w:hAnsi="Arial" w:eastAsia="Arial" w:cs="Arial"/>
          <w:i/>
          <w:iCs/>
          <w:sz w:val="18"/>
          <w:szCs w:val="18"/>
        </w:rPr>
        <w:t>Fuente: Casos de prueba del Incremento 3, elaborado por el equipo de proyecto.</w:t>
      </w:r>
    </w:p>
    <w:p w:rsidR="046D8411" w:rsidP="25586907" w:rsidRDefault="046D8411" w14:paraId="5A6BFF84" w14:textId="4183250D">
      <w:pPr>
        <w:pStyle w:val="LeyendaFigura"/>
        <w:keepNext w:val="1"/>
        <w:spacing w:before="60"/>
      </w:pPr>
      <w:r w:rsidRPr="547F915B" w:rsidR="0FF57776">
        <w:rPr>
          <w:color w:val="0E2740"/>
        </w:rPr>
        <w:t>Figura 5.2</w:t>
      </w:r>
      <w:r w:rsidRPr="547F915B" w:rsidR="15A80559">
        <w:rPr>
          <w:color w:val="0E2740"/>
        </w:rPr>
        <w:t>3</w:t>
      </w:r>
      <w:r w:rsidRPr="547F915B" w:rsidR="0FF57776">
        <w:rPr>
          <w:color w:val="0E2740"/>
        </w:rPr>
        <w:t xml:space="preserve">: “Detalle ampliado del vuelto calculado </w:t>
      </w:r>
      <w:r w:rsidRPr="547F915B" w:rsidR="0FF57776">
        <w:rPr>
          <w:color w:val="0E2740"/>
        </w:rPr>
        <w:t>(</w:t>
      </w:r>
      <w:r w:rsidRPr="547F915B" w:rsidR="0FF57776">
        <w:rPr>
          <w:color w:val="0E2740"/>
        </w:rPr>
        <w:t>UR-68)”.</w:t>
      </w:r>
    </w:p>
    <w:p w:rsidR="00887C6C" w:rsidRDefault="00AE7CDE" w14:paraId="4B1F511A" w14:textId="43CD00CC">
      <w:pPr>
        <w:jc w:val="center"/>
      </w:pPr>
      <w:r>
        <w:rPr>
          <w:noProof/>
        </w:rPr>
        <w:drawing>
          <wp:inline distT="0" distB="0" distL="0" distR="0" wp14:anchorId="508AE1B8" wp14:editId="3E211979">
            <wp:extent cx="2457450" cy="1590675"/>
            <wp:effectExtent l="0" t="0" r="0" b="0"/>
            <wp:docPr id="2098045883" name="Picture 2098045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9"/>
                    <a:stretch>
                      <a:fillRect/>
                    </a:stretch>
                  </pic:blipFill>
                  <pic:spPr>
                    <a:xfrm>
                      <a:off x="0" y="0"/>
                      <a:ext cx="2457450" cy="1590675"/>
                    </a:xfrm>
                    <a:prstGeom prst="rect">
                      <a:avLst/>
                    </a:prstGeom>
                  </pic:spPr>
                </pic:pic>
              </a:graphicData>
            </a:graphic>
          </wp:inline>
        </w:drawing>
      </w:r>
    </w:p>
    <w:p w:rsidR="00887C6C" w:rsidRDefault="00AE7CDE" w14:paraId="5C3BFE58" w14:textId="6F1E48A6">
      <w:pPr>
        <w:spacing w:before="60" w:after="240" w:line="240" w:lineRule="auto"/>
        <w:jc w:val="center"/>
      </w:pPr>
      <w:r>
        <w:rPr>
          <w:rFonts w:ascii="Arial" w:hAnsi="Arial" w:eastAsia="Arial" w:cs="Arial"/>
          <w:i/>
          <w:iCs/>
          <w:sz w:val="18"/>
          <w:szCs w:val="18"/>
        </w:rPr>
        <w:t>Fuente: Casos de prueba del Incremento 3, elaborado por el equipo de proyecto.</w:t>
      </w:r>
    </w:p>
    <w:p w:rsidR="00887C6C" w:rsidRDefault="00AE7CDE" w14:paraId="25581C90" w14:textId="77777777">
      <w:pPr>
        <w:spacing w:line="360" w:lineRule="auto"/>
        <w:jc w:val="both"/>
      </w:pPr>
      <w:r>
        <w:rPr>
          <w:rFonts w:ascii="Arial" w:hAnsi="Arial" w:eastAsia="Arial" w:cs="Arial"/>
          <w:b/>
          <w:bCs/>
        </w:rPr>
        <w:t>UR-69 – Confirmando venta</w:t>
      </w:r>
    </w:p>
    <w:p w:rsidR="00887C6C" w:rsidRDefault="00AE7CDE" w14:paraId="6A0584CE" w14:textId="77777777">
      <w:pPr>
        <w:spacing w:line="360" w:lineRule="auto"/>
        <w:jc w:val="both"/>
      </w:pPr>
      <w:r>
        <w:rPr>
          <w:rFonts w:ascii="Arial" w:hAnsi="Arial" w:eastAsia="Arial" w:cs="Arial"/>
        </w:rPr>
        <w:t>Las Figuras 5.23 y 5.24 muestran la confirmación de la venta: el diálogo «Confirmar venta», que resume el cobro de $9.950 recibiendo $10.000 en efectivo y un vuelto de $50; las Figuras 5.25 y 5.26 muestran el comprobante de la venta #9 emitido tras confirmar, con el detalle del ítem vendido, el total, el monto recibido y el vuelto, además del registro de la venta en la tabla «Ventas de hoy».</w:t>
      </w:r>
    </w:p>
    <w:p w:rsidR="25586907" w:rsidP="25586907" w:rsidRDefault="25586907" w14:paraId="7E9E1D8E" w14:textId="5B76BA51">
      <w:pPr>
        <w:spacing w:line="360" w:lineRule="auto"/>
        <w:jc w:val="both"/>
        <w:rPr>
          <w:rFonts w:ascii="Arial" w:hAnsi="Arial" w:eastAsia="Arial" w:cs="Arial"/>
        </w:rPr>
      </w:pPr>
    </w:p>
    <w:p w:rsidR="694E8CB1" w:rsidP="25586907" w:rsidRDefault="694E8CB1" w14:paraId="48BC7139" w14:textId="1B787099">
      <w:pPr>
        <w:pStyle w:val="LeyendaFigura"/>
        <w:spacing w:after="160" w:line="360" w:lineRule="auto"/>
      </w:pPr>
      <w:r w:rsidRPr="547F915B" w:rsidR="76B528AB">
        <w:rPr>
          <w:color w:val="0E2740"/>
        </w:rPr>
        <w:t>Figura 5.2</w:t>
      </w:r>
      <w:r w:rsidRPr="547F915B" w:rsidR="561E345B">
        <w:rPr>
          <w:color w:val="0E2740"/>
        </w:rPr>
        <w:t>4</w:t>
      </w:r>
      <w:r w:rsidRPr="547F915B" w:rsidR="76B528AB">
        <w:rPr>
          <w:color w:val="0E2740"/>
        </w:rPr>
        <w:t xml:space="preserve">: “Confirmación del cobro de la venta #9 </w:t>
      </w:r>
      <w:r w:rsidRPr="547F915B" w:rsidR="76B528AB">
        <w:rPr>
          <w:color w:val="0E2740"/>
        </w:rPr>
        <w:t>(</w:t>
      </w:r>
      <w:r w:rsidRPr="547F915B" w:rsidR="76B528AB">
        <w:rPr>
          <w:color w:val="0E2740"/>
        </w:rPr>
        <w:t>UR-69)”.</w:t>
      </w:r>
    </w:p>
    <w:p w:rsidR="3746208D" w:rsidP="547F915B" w:rsidRDefault="3746208D" w14:paraId="5075DDBA" w14:textId="3BBFE745">
      <w:pPr>
        <w:pStyle w:val="Normal"/>
      </w:pPr>
      <w:r w:rsidR="3746208D">
        <w:drawing>
          <wp:inline wp14:editId="0A6070CB" wp14:anchorId="5A6594F2">
            <wp:extent cx="5724525" cy="3067050"/>
            <wp:effectExtent l="0" t="0" r="0" b="0"/>
            <wp:docPr id="3148443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14844390" name="Picture 314844390"/>
                    <pic:cNvPicPr/>
                  </pic:nvPicPr>
                  <pic:blipFill>
                    <a:blip xmlns:r="http://schemas.openxmlformats.org/officeDocument/2006/relationships" r:embed="rId2011377210">
                      <a:extLst>
                        <a:ext uri="{28A0092B-C50C-407E-A947-70E740481C1C}">
                          <a14:useLocalDpi xmlns:a14="http://schemas.microsoft.com/office/drawing/2010/main"/>
                        </a:ext>
                      </a:extLst>
                    </a:blip>
                    <a:stretch>
                      <a:fillRect/>
                    </a:stretch>
                  </pic:blipFill>
                  <pic:spPr>
                    <a:xfrm>
                      <a:off x="0" y="0"/>
                      <a:ext cx="5724525" cy="3067050"/>
                    </a:xfrm>
                    <a:prstGeom prst="rect">
                      <a:avLst/>
                    </a:prstGeom>
                  </pic:spPr>
                </pic:pic>
              </a:graphicData>
            </a:graphic>
          </wp:inline>
        </w:drawing>
      </w:r>
    </w:p>
    <w:p w:rsidR="00887C6C" w:rsidRDefault="00AE7CDE" w14:paraId="2943A39C" w14:textId="725346A4">
      <w:pPr>
        <w:spacing w:before="60" w:after="240" w:line="240" w:lineRule="auto"/>
        <w:jc w:val="center"/>
      </w:pPr>
      <w:r>
        <w:rPr>
          <w:rFonts w:ascii="Arial" w:hAnsi="Arial" w:eastAsia="Arial" w:cs="Arial"/>
          <w:i/>
          <w:iCs/>
          <w:sz w:val="18"/>
          <w:szCs w:val="18"/>
        </w:rPr>
        <w:t>Fuente: Casos de prueba del Incremento 3, elaborado por el equipo de proyecto.</w:t>
      </w:r>
    </w:p>
    <w:p w:rsidR="3BD9B928" w:rsidP="25586907" w:rsidRDefault="3BD9B928" w14:paraId="0A403555" w14:textId="1C3AFC80">
      <w:pPr>
        <w:pStyle w:val="LeyendaFigura"/>
        <w:spacing w:before="60" w:after="240"/>
      </w:pPr>
      <w:r w:rsidRPr="547F915B" w:rsidR="3A25E103">
        <w:rPr>
          <w:color w:val="0E2740"/>
        </w:rPr>
        <w:t>Figura 5.2</w:t>
      </w:r>
      <w:r w:rsidRPr="547F915B" w:rsidR="0562541E">
        <w:rPr>
          <w:color w:val="0E2740"/>
        </w:rPr>
        <w:t>5</w:t>
      </w:r>
      <w:r w:rsidRPr="547F915B" w:rsidR="3A25E103">
        <w:rPr>
          <w:color w:val="0E2740"/>
        </w:rPr>
        <w:t xml:space="preserve">: “Detalle ampliado de la confirmación de cobro </w:t>
      </w:r>
      <w:r w:rsidRPr="547F915B" w:rsidR="3A25E103">
        <w:rPr>
          <w:color w:val="0E2740"/>
        </w:rPr>
        <w:t>(</w:t>
      </w:r>
      <w:r w:rsidRPr="547F915B" w:rsidR="3A25E103">
        <w:rPr>
          <w:color w:val="0E2740"/>
        </w:rPr>
        <w:t>UR-69)”.</w:t>
      </w:r>
    </w:p>
    <w:p w:rsidR="76139FC0" w:rsidP="547F915B" w:rsidRDefault="76139FC0" w14:paraId="0C0B03FD" w14:textId="17498ECE">
      <w:pPr>
        <w:pStyle w:val="Normal"/>
        <w:jc w:val="center"/>
      </w:pPr>
      <w:r w:rsidR="76139FC0">
        <w:drawing>
          <wp:inline wp14:editId="1F704206" wp14:anchorId="01E7936E">
            <wp:extent cx="2943225" cy="1219200"/>
            <wp:effectExtent l="0" t="0" r="0" b="0"/>
            <wp:docPr id="14577693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57769385" name="Picture 1457769385"/>
                    <pic:cNvPicPr/>
                  </pic:nvPicPr>
                  <pic:blipFill>
                    <a:blip xmlns:r="http://schemas.openxmlformats.org/officeDocument/2006/relationships" r:embed="rId1539534088">
                      <a:extLst>
                        <a:ext uri="{28A0092B-C50C-407E-A947-70E740481C1C}">
                          <a14:useLocalDpi xmlns:a14="http://schemas.microsoft.com/office/drawing/2010/main"/>
                        </a:ext>
                      </a:extLst>
                    </a:blip>
                    <a:stretch>
                      <a:fillRect/>
                    </a:stretch>
                  </pic:blipFill>
                  <pic:spPr>
                    <a:xfrm>
                      <a:off x="0" y="0"/>
                      <a:ext cx="2943225" cy="1219200"/>
                    </a:xfrm>
                    <a:prstGeom prst="rect">
                      <a:avLst/>
                    </a:prstGeom>
                  </pic:spPr>
                </pic:pic>
              </a:graphicData>
            </a:graphic>
          </wp:inline>
        </w:drawing>
      </w:r>
    </w:p>
    <w:p w:rsidR="00887C6C" w:rsidRDefault="00AE7CDE" w14:paraId="602D7A45" w14:textId="4C5A7D16">
      <w:pPr>
        <w:spacing w:before="60" w:after="240" w:line="240" w:lineRule="auto"/>
        <w:jc w:val="center"/>
      </w:pPr>
      <w:r>
        <w:rPr>
          <w:rFonts w:ascii="Arial" w:hAnsi="Arial" w:eastAsia="Arial" w:cs="Arial"/>
          <w:i/>
          <w:iCs/>
          <w:sz w:val="18"/>
          <w:szCs w:val="18"/>
        </w:rPr>
        <w:t>Fuente: Casos de prueba del Incremento 3, elaborado por el equipo de proyecto.</w:t>
      </w:r>
    </w:p>
    <w:p w:rsidR="25586907" w:rsidP="25586907" w:rsidRDefault="25586907" w14:paraId="3A653B3B" w14:textId="3E95338E">
      <w:pPr>
        <w:spacing w:before="60" w:after="240" w:line="240" w:lineRule="auto"/>
        <w:jc w:val="center"/>
        <w:rPr>
          <w:rFonts w:ascii="Arial" w:hAnsi="Arial" w:eastAsia="Arial" w:cs="Arial"/>
          <w:i/>
          <w:iCs/>
          <w:sz w:val="18"/>
          <w:szCs w:val="18"/>
        </w:rPr>
      </w:pPr>
    </w:p>
    <w:p w:rsidR="25586907" w:rsidP="25586907" w:rsidRDefault="25586907" w14:paraId="7B491837" w14:textId="486555D0">
      <w:pPr>
        <w:spacing w:before="60" w:after="240" w:line="240" w:lineRule="auto"/>
        <w:jc w:val="center"/>
        <w:rPr>
          <w:rFonts w:ascii="Arial" w:hAnsi="Arial" w:eastAsia="Arial" w:cs="Arial"/>
          <w:i/>
          <w:iCs/>
          <w:sz w:val="18"/>
          <w:szCs w:val="18"/>
        </w:rPr>
      </w:pPr>
    </w:p>
    <w:p w:rsidR="25586907" w:rsidP="25586907" w:rsidRDefault="25586907" w14:paraId="73078032" w14:textId="46A47DA9">
      <w:pPr>
        <w:spacing w:before="60" w:after="240" w:line="240" w:lineRule="auto"/>
        <w:jc w:val="center"/>
        <w:rPr>
          <w:rFonts w:ascii="Arial" w:hAnsi="Arial" w:eastAsia="Arial" w:cs="Arial"/>
          <w:i/>
          <w:iCs/>
          <w:sz w:val="18"/>
          <w:szCs w:val="18"/>
        </w:rPr>
      </w:pPr>
    </w:p>
    <w:p w:rsidR="25586907" w:rsidP="25586907" w:rsidRDefault="25586907" w14:paraId="741C1DD6" w14:textId="1E4D24B9">
      <w:pPr>
        <w:spacing w:before="60" w:after="240" w:line="240" w:lineRule="auto"/>
        <w:jc w:val="center"/>
        <w:rPr>
          <w:rFonts w:ascii="Arial" w:hAnsi="Arial" w:eastAsia="Arial" w:cs="Arial"/>
          <w:i/>
          <w:iCs/>
          <w:sz w:val="18"/>
          <w:szCs w:val="18"/>
        </w:rPr>
      </w:pPr>
    </w:p>
    <w:p w:rsidR="25586907" w:rsidP="25586907" w:rsidRDefault="25586907" w14:paraId="6A369A43" w14:textId="14DE7527">
      <w:pPr>
        <w:spacing w:before="60" w:after="240" w:line="240" w:lineRule="auto"/>
        <w:jc w:val="center"/>
        <w:rPr>
          <w:rFonts w:ascii="Arial" w:hAnsi="Arial" w:eastAsia="Arial" w:cs="Arial"/>
          <w:i/>
          <w:iCs/>
          <w:sz w:val="18"/>
          <w:szCs w:val="18"/>
        </w:rPr>
      </w:pPr>
    </w:p>
    <w:p w:rsidR="25586907" w:rsidP="25586907" w:rsidRDefault="25586907" w14:paraId="3AD84EEA" w14:textId="11C65AF8">
      <w:pPr>
        <w:spacing w:before="60" w:after="240" w:line="240" w:lineRule="auto"/>
        <w:jc w:val="center"/>
        <w:rPr>
          <w:rFonts w:ascii="Arial" w:hAnsi="Arial" w:eastAsia="Arial" w:cs="Arial"/>
          <w:i/>
          <w:iCs/>
          <w:sz w:val="18"/>
          <w:szCs w:val="18"/>
        </w:rPr>
      </w:pPr>
    </w:p>
    <w:p w:rsidR="25586907" w:rsidP="25586907" w:rsidRDefault="25586907" w14:paraId="69249E47" w14:textId="79A4541F">
      <w:pPr>
        <w:spacing w:before="60" w:after="240" w:line="240" w:lineRule="auto"/>
        <w:jc w:val="center"/>
        <w:rPr>
          <w:rFonts w:ascii="Arial" w:hAnsi="Arial" w:eastAsia="Arial" w:cs="Arial"/>
          <w:i/>
          <w:iCs/>
          <w:sz w:val="18"/>
          <w:szCs w:val="18"/>
        </w:rPr>
      </w:pPr>
    </w:p>
    <w:p w:rsidR="25586907" w:rsidP="25586907" w:rsidRDefault="25586907" w14:paraId="7C6D494B" w14:textId="08F6E150">
      <w:pPr>
        <w:spacing w:before="60" w:after="240" w:line="240" w:lineRule="auto"/>
        <w:jc w:val="center"/>
        <w:rPr>
          <w:rFonts w:ascii="Arial" w:hAnsi="Arial" w:eastAsia="Arial" w:cs="Arial"/>
          <w:i/>
          <w:iCs/>
          <w:sz w:val="18"/>
          <w:szCs w:val="18"/>
        </w:rPr>
      </w:pPr>
    </w:p>
    <w:p w:rsidR="25586907" w:rsidP="25586907" w:rsidRDefault="25586907" w14:paraId="2A276FDC" w14:textId="3726C5DB">
      <w:pPr>
        <w:spacing w:before="60" w:after="240" w:line="240" w:lineRule="auto"/>
        <w:jc w:val="center"/>
        <w:rPr>
          <w:rFonts w:ascii="Arial" w:hAnsi="Arial" w:eastAsia="Arial" w:cs="Arial"/>
          <w:i/>
          <w:iCs/>
          <w:sz w:val="18"/>
          <w:szCs w:val="18"/>
        </w:rPr>
      </w:pPr>
    </w:p>
    <w:p w:rsidR="1450659E" w:rsidP="25586907" w:rsidRDefault="1450659E" w14:paraId="610C0349" w14:textId="32052FF7">
      <w:pPr>
        <w:pStyle w:val="LeyendaFigura"/>
        <w:spacing w:before="60" w:after="240"/>
      </w:pPr>
      <w:r w:rsidRPr="547F915B" w:rsidR="3E1654D2">
        <w:rPr>
          <w:color w:val="0E2740"/>
        </w:rPr>
        <w:t>Figura 5.2</w:t>
      </w:r>
      <w:r w:rsidRPr="547F915B" w:rsidR="646BD2F8">
        <w:rPr>
          <w:color w:val="0E2740"/>
        </w:rPr>
        <w:t>6</w:t>
      </w:r>
      <w:r w:rsidRPr="547F915B" w:rsidR="3E1654D2">
        <w:rPr>
          <w:color w:val="0E2740"/>
        </w:rPr>
        <w:t xml:space="preserve">: “Comprobante de la venta #9 </w:t>
      </w:r>
      <w:r w:rsidRPr="547F915B" w:rsidR="3E1654D2">
        <w:rPr>
          <w:color w:val="0E2740"/>
        </w:rPr>
        <w:t>(</w:t>
      </w:r>
      <w:r w:rsidRPr="547F915B" w:rsidR="3E1654D2">
        <w:rPr>
          <w:color w:val="0E2740"/>
        </w:rPr>
        <w:t>UR-69)”.</w:t>
      </w:r>
    </w:p>
    <w:p w:rsidR="346FCF74" w:rsidP="547F915B" w:rsidRDefault="346FCF74" w14:paraId="54FCFBF9" w14:textId="57C0105A">
      <w:pPr>
        <w:pStyle w:val="Normal"/>
      </w:pPr>
      <w:r w:rsidR="346FCF74">
        <w:drawing>
          <wp:inline wp14:editId="7481A1BA" wp14:anchorId="00AF2316">
            <wp:extent cx="5724525" cy="3067050"/>
            <wp:effectExtent l="0" t="0" r="0" b="0"/>
            <wp:docPr id="3826417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82641766" name="Picture 382641766"/>
                    <pic:cNvPicPr/>
                  </pic:nvPicPr>
                  <pic:blipFill>
                    <a:blip xmlns:r="http://schemas.openxmlformats.org/officeDocument/2006/relationships" r:embed="rId2104852786">
                      <a:extLst>
                        <a:ext uri="{28A0092B-C50C-407E-A947-70E740481C1C}">
                          <a14:useLocalDpi xmlns:a14="http://schemas.microsoft.com/office/drawing/2010/main"/>
                        </a:ext>
                      </a:extLst>
                    </a:blip>
                    <a:stretch>
                      <a:fillRect/>
                    </a:stretch>
                  </pic:blipFill>
                  <pic:spPr>
                    <a:xfrm>
                      <a:off x="0" y="0"/>
                      <a:ext cx="5724525" cy="3067050"/>
                    </a:xfrm>
                    <a:prstGeom prst="rect">
                      <a:avLst/>
                    </a:prstGeom>
                  </pic:spPr>
                </pic:pic>
              </a:graphicData>
            </a:graphic>
          </wp:inline>
        </w:drawing>
      </w:r>
    </w:p>
    <w:p w:rsidR="70F01605" w:rsidP="436022DB" w:rsidRDefault="70F01605" w14:paraId="0BC816C0" w14:textId="00CD753E">
      <w:pPr>
        <w:spacing w:before="60" w:after="240" w:line="240" w:lineRule="auto"/>
        <w:jc w:val="center"/>
      </w:pPr>
      <w:r>
        <w:rPr>
          <w:rFonts w:ascii="Arial" w:hAnsi="Arial" w:eastAsia="Arial" w:cs="Arial"/>
          <w:i/>
          <w:iCs/>
          <w:sz w:val="18"/>
          <w:szCs w:val="18"/>
        </w:rPr>
        <w:t>Fuente: Casos de prueba del Incremento 3, elaborado por el equipo de proyecto.</w:t>
      </w:r>
    </w:p>
    <w:p w:rsidR="4B20DFF8" w:rsidP="25586907" w:rsidRDefault="4B20DFF8" w14:paraId="6183737B" w14:textId="2B19134A">
      <w:pPr>
        <w:pStyle w:val="LeyendaFigura"/>
        <w:spacing w:before="60" w:after="240"/>
      </w:pPr>
      <w:r w:rsidRPr="547F915B" w:rsidR="51A6586A">
        <w:rPr>
          <w:color w:val="0E2740"/>
        </w:rPr>
        <w:t>Figura 5.2</w:t>
      </w:r>
      <w:r w:rsidRPr="547F915B" w:rsidR="317B74AE">
        <w:rPr>
          <w:color w:val="0E2740"/>
        </w:rPr>
        <w:t>7</w:t>
      </w:r>
      <w:r w:rsidRPr="547F915B" w:rsidR="51A6586A">
        <w:rPr>
          <w:color w:val="0E2740"/>
        </w:rPr>
        <w:t xml:space="preserve">: “Detalle ampliado del comprobante de la venta #9 </w:t>
      </w:r>
      <w:r w:rsidRPr="547F915B" w:rsidR="51A6586A">
        <w:rPr>
          <w:color w:val="0E2740"/>
        </w:rPr>
        <w:t>(</w:t>
      </w:r>
      <w:r w:rsidRPr="547F915B" w:rsidR="51A6586A">
        <w:rPr>
          <w:color w:val="0E2740"/>
        </w:rPr>
        <w:t>UR-69)”.</w:t>
      </w:r>
    </w:p>
    <w:p w:rsidR="0596A140" w:rsidP="547F915B" w:rsidRDefault="0596A140" w14:paraId="44632591" w14:textId="4907552B">
      <w:pPr>
        <w:pStyle w:val="Normal"/>
      </w:pPr>
      <w:r w:rsidR="0596A140">
        <w:drawing>
          <wp:inline wp14:editId="48D4F0D7" wp14:anchorId="769F2178">
            <wp:extent cx="5724525" cy="5267325"/>
            <wp:effectExtent l="0" t="0" r="0" b="0"/>
            <wp:docPr id="16384318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38431890" name="Picture 1638431890"/>
                    <pic:cNvPicPr/>
                  </pic:nvPicPr>
                  <pic:blipFill>
                    <a:blip xmlns:r="http://schemas.openxmlformats.org/officeDocument/2006/relationships" r:embed="rId1900246984">
                      <a:extLst>
                        <a:ext uri="{28A0092B-C50C-407E-A947-70E740481C1C}">
                          <a14:useLocalDpi xmlns:a14="http://schemas.microsoft.com/office/drawing/2010/main"/>
                        </a:ext>
                      </a:extLst>
                    </a:blip>
                    <a:stretch>
                      <a:fillRect/>
                    </a:stretch>
                  </pic:blipFill>
                  <pic:spPr>
                    <a:xfrm>
                      <a:off x="0" y="0"/>
                      <a:ext cx="5724525" cy="5267325"/>
                    </a:xfrm>
                    <a:prstGeom prst="rect">
                      <a:avLst/>
                    </a:prstGeom>
                  </pic:spPr>
                </pic:pic>
              </a:graphicData>
            </a:graphic>
          </wp:inline>
        </w:drawing>
      </w:r>
    </w:p>
    <w:p w:rsidR="00887C6C" w:rsidRDefault="00AE7CDE" w14:paraId="0FCBA654" w14:textId="6E5D38F7">
      <w:pPr>
        <w:spacing w:before="60" w:after="240" w:line="240" w:lineRule="auto"/>
        <w:jc w:val="center"/>
      </w:pPr>
      <w:r>
        <w:rPr>
          <w:rFonts w:ascii="Arial" w:hAnsi="Arial" w:eastAsia="Arial" w:cs="Arial"/>
          <w:i/>
          <w:iCs/>
          <w:sz w:val="18"/>
          <w:szCs w:val="18"/>
        </w:rPr>
        <w:t>Fuente: Casos de prueba del Incremento 3, elaborado por el equipo de proyecto.</w:t>
      </w:r>
    </w:p>
    <w:p w:rsidR="00887C6C" w:rsidRDefault="00AE7CDE" w14:paraId="03C0BF38" w14:textId="77777777">
      <w:pPr>
        <w:spacing w:line="360" w:lineRule="auto"/>
        <w:jc w:val="both"/>
      </w:pPr>
      <w:r>
        <w:rPr>
          <w:rFonts w:ascii="Arial" w:hAnsi="Arial" w:eastAsia="Arial" w:cs="Arial"/>
          <w:b/>
          <w:bCs/>
        </w:rPr>
        <w:t>UR-70 – Actualizando stock por venta</w:t>
      </w:r>
    </w:p>
    <w:p w:rsidR="00887C6C" w:rsidRDefault="00AE7CDE" w14:paraId="23A06B0C" w14:textId="1DDA12CD">
      <w:pPr>
        <w:spacing w:line="360" w:lineRule="auto"/>
        <w:jc w:val="both"/>
      </w:pPr>
      <w:r w:rsidRPr="547F915B" w:rsidR="61AF1559">
        <w:rPr>
          <w:rFonts w:ascii="Arial" w:hAnsi="Arial" w:eastAsia="Arial" w:cs="Arial"/>
        </w:rPr>
        <w:t xml:space="preserve">La Figura 5.27 muestra la pantalla «Historial de movimientos» sin filtrar, y la Figura 5.28 la misma pantalla filtrada por tipo «Venta», donde se listan los tres movimientos de venta registrados durante las pruebas, cada uno con su stock anterior y su stock </w:t>
      </w:r>
      <w:r w:rsidRPr="547F915B" w:rsidR="77E2A82D">
        <w:rPr>
          <w:rFonts w:ascii="Arial" w:hAnsi="Arial" w:eastAsia="Arial" w:cs="Arial"/>
        </w:rPr>
        <w:t>resultante,</w:t>
      </w:r>
      <w:r w:rsidRPr="547F915B" w:rsidR="61AF1559">
        <w:rPr>
          <w:rFonts w:ascii="Arial" w:hAnsi="Arial" w:eastAsia="Arial" w:cs="Arial"/>
        </w:rPr>
        <w:t xml:space="preserve"> por ejemplo, Papas </w:t>
      </w:r>
      <w:r w:rsidRPr="547F915B" w:rsidR="61AF1559">
        <w:rPr>
          <w:rFonts w:ascii="Arial" w:hAnsi="Arial" w:eastAsia="Arial" w:cs="Arial"/>
        </w:rPr>
        <w:t>Lay's</w:t>
      </w:r>
      <w:r w:rsidRPr="547F915B" w:rsidR="61AF1559">
        <w:rPr>
          <w:rFonts w:ascii="Arial" w:hAnsi="Arial" w:eastAsia="Arial" w:cs="Arial"/>
        </w:rPr>
        <w:t xml:space="preserve"> Clásicas pasa de 65 a 60 unidades tras vender 5, lo que evidencia que cada venta confirmada actualiza automáticamente el stock del producto correspondiente.</w:t>
      </w:r>
    </w:p>
    <w:p w:rsidR="25586907" w:rsidP="25586907" w:rsidRDefault="25586907" w14:paraId="1897379A" w14:textId="36D05AB3">
      <w:pPr>
        <w:spacing w:line="360" w:lineRule="auto"/>
        <w:jc w:val="both"/>
        <w:rPr>
          <w:rFonts w:ascii="Arial" w:hAnsi="Arial" w:eastAsia="Arial" w:cs="Arial"/>
        </w:rPr>
      </w:pPr>
    </w:p>
    <w:p w:rsidR="7802745F" w:rsidP="25586907" w:rsidRDefault="7802745F" w14:paraId="2246E0FE" w14:textId="0C0B4939">
      <w:pPr>
        <w:pStyle w:val="LeyendaFigura"/>
        <w:spacing w:after="160" w:line="360" w:lineRule="auto"/>
      </w:pPr>
      <w:r>
        <w:rPr>
          <w:color w:val="0E2740"/>
        </w:rPr>
        <w:t>Figura 5.27: “Historial de movimientos sin filtrar, con las ventas registradas (UR-70)”.</w:t>
      </w:r>
    </w:p>
    <w:p w:rsidR="00887C6C" w:rsidP="25586907" w:rsidRDefault="00AE7CDE" w14:paraId="664355AD" w14:textId="1DA90112">
      <w:pPr>
        <w:keepNext/>
        <w:spacing w:before="60" w:after="120" w:line="240" w:lineRule="auto"/>
        <w:jc w:val="center"/>
      </w:pPr>
      <w:r>
        <w:rPr>
          <w:noProof/>
        </w:rPr>
        <w:drawing>
          <wp:inline distT="0" distB="0" distL="0" distR="0" wp14:anchorId="6D8FD1B6" wp14:editId="70E9C3A6">
            <wp:extent cx="5724525" cy="3076932"/>
            <wp:effectExtent l="0" t="0" r="0" b="0"/>
            <wp:docPr id="2098045888" name="Picture 20980458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0"/>
                    <a:stretch>
                      <a:fillRect/>
                    </a:stretch>
                  </pic:blipFill>
                  <pic:spPr>
                    <a:xfrm>
                      <a:off x="0" y="0"/>
                      <a:ext cx="5724525" cy="3076932"/>
                    </a:xfrm>
                    <a:prstGeom prst="rect">
                      <a:avLst/>
                    </a:prstGeom>
                  </pic:spPr>
                </pic:pic>
              </a:graphicData>
            </a:graphic>
          </wp:inline>
        </w:drawing>
      </w:r>
    </w:p>
    <w:p w:rsidR="00887C6C" w:rsidRDefault="00AE7CDE" w14:paraId="266419B2" w14:textId="3D4257B9">
      <w:pPr>
        <w:spacing w:before="60" w:after="240" w:line="240" w:lineRule="auto"/>
        <w:jc w:val="center"/>
      </w:pPr>
      <w:r>
        <w:rPr>
          <w:rFonts w:ascii="Arial" w:hAnsi="Arial" w:eastAsia="Arial" w:cs="Arial"/>
          <w:i/>
          <w:iCs/>
          <w:sz w:val="18"/>
          <w:szCs w:val="18"/>
        </w:rPr>
        <w:t>Fuente: Casos de prueba del Incremento 3, elaborado por el equipo de proyecto.</w:t>
      </w:r>
    </w:p>
    <w:p w:rsidR="001CF1A6" w:rsidP="25586907" w:rsidRDefault="001CF1A6" w14:paraId="1639A8DD" w14:textId="13F91C64">
      <w:pPr>
        <w:pStyle w:val="LeyendaFigura"/>
        <w:keepNext/>
        <w:spacing w:before="60"/>
      </w:pPr>
      <w:r>
        <w:rPr>
          <w:color w:val="0E2740"/>
        </w:rPr>
        <w:t>Figura 5.28: “Historial de movimientos filtrado por tipo Venta (UR-70)”.</w:t>
      </w:r>
    </w:p>
    <w:p w:rsidR="00887C6C" w:rsidRDefault="00AE7CDE" w14:paraId="1A965116" w14:textId="3ABAB8F8">
      <w:pPr>
        <w:jc w:val="center"/>
      </w:pPr>
      <w:r>
        <w:rPr>
          <w:noProof/>
        </w:rPr>
        <w:drawing>
          <wp:inline distT="0" distB="0" distL="0" distR="0" wp14:anchorId="76B6B476" wp14:editId="3EDDDA85">
            <wp:extent cx="5724525" cy="3076932"/>
            <wp:effectExtent l="0" t="0" r="0" b="0"/>
            <wp:docPr id="2098045889" name="Picture 20980458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1"/>
                    <a:stretch>
                      <a:fillRect/>
                    </a:stretch>
                  </pic:blipFill>
                  <pic:spPr>
                    <a:xfrm>
                      <a:off x="0" y="0"/>
                      <a:ext cx="5724525" cy="3076932"/>
                    </a:xfrm>
                    <a:prstGeom prst="rect">
                      <a:avLst/>
                    </a:prstGeom>
                  </pic:spPr>
                </pic:pic>
              </a:graphicData>
            </a:graphic>
          </wp:inline>
        </w:drawing>
      </w:r>
    </w:p>
    <w:p w:rsidR="00887C6C" w:rsidRDefault="00AE7CDE" w14:paraId="20154217" w14:textId="2CF96A07">
      <w:pPr>
        <w:spacing w:before="60" w:after="240" w:line="240" w:lineRule="auto"/>
        <w:jc w:val="center"/>
      </w:pPr>
      <w:r>
        <w:rPr>
          <w:rFonts w:ascii="Arial" w:hAnsi="Arial" w:eastAsia="Arial" w:cs="Arial"/>
          <w:i/>
          <w:iCs/>
          <w:sz w:val="18"/>
          <w:szCs w:val="18"/>
        </w:rPr>
        <w:t>Fuente: Casos de prueba del Incremento 3, elaborado por el equipo de proyecto.</w:t>
      </w:r>
    </w:p>
    <w:p w:rsidR="00887C6C" w:rsidRDefault="00AE7CDE" w14:paraId="07B7FCB3" w14:textId="77777777">
      <w:pPr>
        <w:spacing w:line="360" w:lineRule="auto"/>
        <w:jc w:val="both"/>
      </w:pPr>
      <w:r>
        <w:rPr>
          <w:rFonts w:ascii="Arial" w:hAnsi="Arial" w:eastAsia="Arial" w:cs="Arial"/>
          <w:b/>
          <w:bCs/>
        </w:rPr>
        <w:t>UR-71 – Registrando movimiento de venta</w:t>
      </w:r>
    </w:p>
    <w:p w:rsidR="00887C6C" w:rsidRDefault="00AE7CDE" w14:paraId="5B23BBD1" w14:textId="77777777">
      <w:pPr>
        <w:spacing w:line="360" w:lineRule="auto"/>
        <w:jc w:val="both"/>
      </w:pPr>
      <w:r>
        <w:rPr>
          <w:rFonts w:ascii="Arial" w:hAnsi="Arial" w:eastAsia="Arial" w:cs="Arial"/>
          <w:i/>
          <w:iCs/>
        </w:rPr>
        <w:t>El archivo de evidencia no incluye capturas para este requerimiento; su verificación queda pendiente de incorporar en una futura entrega.</w:t>
      </w:r>
    </w:p>
    <w:p w:rsidR="00887C6C" w:rsidRDefault="00AE7CDE" w14:paraId="581ED862" w14:textId="77777777">
      <w:pPr>
        <w:spacing w:line="360" w:lineRule="auto"/>
        <w:jc w:val="both"/>
      </w:pPr>
      <w:r>
        <w:rPr>
          <w:rFonts w:ascii="Arial" w:hAnsi="Arial" w:eastAsia="Arial" w:cs="Arial"/>
          <w:b/>
          <w:bCs/>
        </w:rPr>
        <w:t>UR-72 – Emitiendo comprobante de venta</w:t>
      </w:r>
    </w:p>
    <w:p w:rsidR="00887C6C" w:rsidRDefault="00AE7CDE" w14:paraId="2AEAD0B8" w14:textId="0386388C">
      <w:pPr>
        <w:spacing w:line="360" w:lineRule="auto"/>
        <w:jc w:val="both"/>
      </w:pPr>
      <w:r w:rsidRPr="04A2E1C0">
        <w:rPr>
          <w:rFonts w:ascii="Arial" w:hAnsi="Arial" w:eastAsia="Arial" w:cs="Arial"/>
        </w:rPr>
        <w:t xml:space="preserve">La Figura 5.29 muestra el comprobante de la venta #10, correspondiente a una venta de 3 unidades de Leche Soprole Entera pagada con débito, con el detalle del ítem, el total </w:t>
      </w:r>
      <w:r w:rsidRPr="04A2E1C0" w:rsidR="04A2E1C0">
        <w:rPr>
          <w:rFonts w:ascii="Arial" w:hAnsi="Arial" w:eastAsia="Arial" w:cs="Arial"/>
        </w:rPr>
        <w:t>$3.870, el monto recibido y el vuelto $0</w:t>
      </w:r>
      <w:r w:rsidRPr="04A2E1C0">
        <w:rPr>
          <w:rFonts w:ascii="Arial" w:hAnsi="Arial" w:eastAsia="Arial" w:cs="Arial"/>
        </w:rPr>
        <w:t>; la Figura 5.30 presenta el mismo comprobante en detalle ampliado, confirmando la emisión del comprobante como cierre del flujo de venta.</w:t>
      </w:r>
    </w:p>
    <w:p w:rsidR="42E1B03A" w:rsidP="3C8D8AF2" w:rsidRDefault="42E1B03A" w14:paraId="09192CE7" w14:textId="6261CB1A">
      <w:pPr>
        <w:pStyle w:val="LeyendaFigura"/>
        <w:spacing w:after="160" w:line="360" w:lineRule="auto"/>
      </w:pPr>
      <w:r>
        <w:rPr>
          <w:color w:val="0E2740"/>
        </w:rPr>
        <w:t>Figura 5.29: “Comprobante de la venta #10 (UR-72)”.</w:t>
      </w:r>
    </w:p>
    <w:p w:rsidR="00887C6C" w:rsidRDefault="00AE7CDE" w14:paraId="7DF4E37C" w14:textId="4DB19B9E">
      <w:pPr>
        <w:jc w:val="center"/>
      </w:pPr>
      <w:r>
        <w:rPr>
          <w:noProof/>
        </w:rPr>
        <w:drawing>
          <wp:inline distT="0" distB="0" distL="0" distR="0" wp14:anchorId="551B844A" wp14:editId="7B243031">
            <wp:extent cx="5724525" cy="3078761"/>
            <wp:effectExtent l="0" t="0" r="0" b="0"/>
            <wp:docPr id="2098045890" name="Picture 20980458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2"/>
                    <a:stretch>
                      <a:fillRect/>
                    </a:stretch>
                  </pic:blipFill>
                  <pic:spPr>
                    <a:xfrm>
                      <a:off x="0" y="0"/>
                      <a:ext cx="5724525" cy="3078761"/>
                    </a:xfrm>
                    <a:prstGeom prst="rect">
                      <a:avLst/>
                    </a:prstGeom>
                  </pic:spPr>
                </pic:pic>
              </a:graphicData>
            </a:graphic>
          </wp:inline>
        </w:drawing>
      </w:r>
    </w:p>
    <w:p w:rsidR="00887C6C" w:rsidRDefault="00AE7CDE" w14:paraId="76C3ABC0" w14:textId="4EDBCB1E">
      <w:pPr>
        <w:spacing w:before="60" w:after="240" w:line="240" w:lineRule="auto"/>
        <w:jc w:val="center"/>
      </w:pPr>
      <w:r>
        <w:rPr>
          <w:rFonts w:ascii="Arial" w:hAnsi="Arial" w:eastAsia="Arial" w:cs="Arial"/>
          <w:i/>
          <w:iCs/>
          <w:sz w:val="18"/>
          <w:szCs w:val="18"/>
        </w:rPr>
        <w:t>Fuente: Casos de prueba del Incremento 3, elaborado por el equipo de proyecto.</w:t>
      </w:r>
    </w:p>
    <w:p w:rsidR="25586907" w:rsidP="25586907" w:rsidRDefault="25586907" w14:paraId="54455608" w14:textId="52CA45BF">
      <w:pPr>
        <w:spacing w:before="60" w:after="240" w:line="240" w:lineRule="auto"/>
        <w:jc w:val="center"/>
        <w:rPr>
          <w:rFonts w:ascii="Arial" w:hAnsi="Arial" w:eastAsia="Arial" w:cs="Arial"/>
          <w:i/>
          <w:iCs/>
          <w:sz w:val="18"/>
          <w:szCs w:val="18"/>
        </w:rPr>
      </w:pPr>
    </w:p>
    <w:p w:rsidR="1F6B8CA7" w:rsidP="25586907" w:rsidRDefault="1F6B8CA7" w14:paraId="200077D1" w14:textId="0C5AF35F">
      <w:pPr>
        <w:pStyle w:val="LeyendaFigura"/>
        <w:keepNext/>
        <w:spacing w:before="60"/>
      </w:pPr>
      <w:r>
        <w:rPr>
          <w:color w:val="0E2740"/>
        </w:rPr>
        <w:t>Figura 5.30: “Detalle ampliado del comprobante de la venta #10 (UR-72)”.</w:t>
      </w:r>
    </w:p>
    <w:p w:rsidR="00887C6C" w:rsidRDefault="00AE7CDE" w14:paraId="44FB30F8" w14:textId="3504F796">
      <w:pPr>
        <w:jc w:val="center"/>
      </w:pPr>
      <w:r>
        <w:rPr>
          <w:noProof/>
        </w:rPr>
        <w:drawing>
          <wp:inline distT="0" distB="0" distL="0" distR="0" wp14:anchorId="0DF5549F" wp14:editId="36445E48">
            <wp:extent cx="5724525" cy="5466664"/>
            <wp:effectExtent l="0" t="0" r="0" b="0"/>
            <wp:docPr id="2098045891" name="Picture 20980458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3"/>
                    <a:stretch>
                      <a:fillRect/>
                    </a:stretch>
                  </pic:blipFill>
                  <pic:spPr>
                    <a:xfrm>
                      <a:off x="0" y="0"/>
                      <a:ext cx="5724525" cy="5466664"/>
                    </a:xfrm>
                    <a:prstGeom prst="rect">
                      <a:avLst/>
                    </a:prstGeom>
                  </pic:spPr>
                </pic:pic>
              </a:graphicData>
            </a:graphic>
          </wp:inline>
        </w:drawing>
      </w:r>
    </w:p>
    <w:p w:rsidR="00887C6C" w:rsidRDefault="00AE7CDE" w14:paraId="0D31ED25" w14:textId="67CDE084">
      <w:pPr>
        <w:spacing w:before="60" w:after="240" w:line="240" w:lineRule="auto"/>
        <w:jc w:val="center"/>
      </w:pPr>
      <w:r>
        <w:rPr>
          <w:rFonts w:ascii="Arial" w:hAnsi="Arial" w:eastAsia="Arial" w:cs="Arial"/>
          <w:i/>
          <w:iCs/>
          <w:sz w:val="18"/>
          <w:szCs w:val="18"/>
        </w:rPr>
        <w:t>Fuente: Casos de prueba del Incremento 3, elaborado por el equipo de proyecto.</w:t>
      </w:r>
    </w:p>
    <w:p w:rsidR="00887C6C" w:rsidRDefault="00AE7CDE" w14:paraId="5A17919B" w14:textId="77777777">
      <w:pPr>
        <w:keepNext/>
        <w:pageBreakBefore/>
        <w:spacing w:after="200" w:line="276" w:lineRule="auto"/>
        <w:outlineLvl w:val="0"/>
      </w:pPr>
      <w:r>
        <w:rPr>
          <w:rFonts w:ascii="Arial" w:hAnsi="Arial" w:eastAsia="Arial" w:cs="Arial"/>
          <w:b/>
          <w:bCs/>
          <w:sz w:val="28"/>
          <w:szCs w:val="28"/>
        </w:rPr>
        <w:t>ANEXOS</w:t>
      </w:r>
    </w:p>
    <w:p w:rsidR="00887C6C" w:rsidRDefault="00AE7CDE" w14:paraId="253EB44A" w14:textId="77777777">
      <w:pPr>
        <w:keepNext/>
        <w:spacing w:before="240" w:after="200" w:line="276" w:lineRule="auto"/>
        <w:outlineLvl w:val="1"/>
      </w:pPr>
      <w:r>
        <w:rPr>
          <w:rFonts w:ascii="Arial" w:hAnsi="Arial" w:eastAsia="Arial" w:cs="Arial"/>
          <w:b/>
          <w:bCs/>
          <w:sz w:val="28"/>
          <w:szCs w:val="28"/>
        </w:rPr>
        <w:t>A.1 Organización del trabajo – Incremento 3</w:t>
      </w:r>
    </w:p>
    <w:p w:rsidR="00887C6C" w:rsidRDefault="00AE7CDE" w14:paraId="48D04DD1" w14:textId="77777777">
      <w:pPr>
        <w:spacing w:line="360" w:lineRule="auto"/>
        <w:jc w:val="both"/>
      </w:pPr>
      <w:r>
        <w:rPr>
          <w:rFonts w:ascii="Arial" w:hAnsi="Arial" w:eastAsia="Arial" w:cs="Arial"/>
        </w:rPr>
        <w:t>La organización del trabajo del Incremento 3 se basó en la asignación de tareas del Sprint Backlog (Tabla 3.1). La Tabla A.1 resume, para cada integrante, las tareas a su cargo y sus principales áreas de responsabilidad; la carga en horas se detalla en la Tabla 3.9.</w:t>
      </w:r>
    </w:p>
    <w:p w:rsidR="00887C6C" w:rsidRDefault="00AE7CDE" w14:paraId="54B8E019" w14:textId="77777777">
      <w:pPr>
        <w:pStyle w:val="LeyendaTabla"/>
        <w:keepNext/>
        <w:spacing w:before="240"/>
      </w:pPr>
      <w:r>
        <w:t>Tabla A.1: “Organización del trabajo por integrante – Incremento 3”.</w:t>
      </w:r>
    </w:p>
    <w:tbl>
      <w:tblPr>
        <w:tblW w:w="936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80" w:type="dxa"/>
          <w:right w:w="80" w:type="dxa"/>
        </w:tblCellMar>
        <w:tblLook w:val="04A0" w:firstRow="1" w:lastRow="0" w:firstColumn="1" w:lastColumn="0" w:noHBand="0" w:noVBand="1"/>
      </w:tblPr>
      <w:tblGrid>
        <w:gridCol w:w="1900"/>
        <w:gridCol w:w="2100"/>
        <w:gridCol w:w="5360"/>
      </w:tblGrid>
      <w:tr w:rsidR="00887C6C" w:rsidTr="547F915B" w14:paraId="6040663D" w14:textId="77777777">
        <w:trPr>
          <w:cantSplit/>
          <w:tblHeader/>
          <w:jc w:val="center"/>
        </w:trPr>
        <w:tc>
          <w:tcPr>
            <w:tcW w:w="1900" w:type="dxa"/>
            <w:tcMar/>
            <w:vAlign w:val="center"/>
          </w:tcPr>
          <w:p w:rsidR="00887C6C" w:rsidP="547F915B" w:rsidRDefault="00AE7CDE" w14:paraId="6659A059" w14:textId="77777777">
            <w:pPr>
              <w:keepNext w:val="1"/>
              <w:spacing w:before="20" w:after="20" w:line="240" w:lineRule="auto"/>
              <w:jc w:val="center"/>
              <w:rPr>
                <w:rFonts w:ascii="Arial" w:hAnsi="Arial" w:eastAsia="Arial" w:cs="Arial"/>
                <w:b w:val="1"/>
                <w:bCs w:val="1"/>
                <w:sz w:val="20"/>
                <w:szCs w:val="20"/>
              </w:rPr>
            </w:pPr>
            <w:r w:rsidRPr="547F915B" w:rsidR="61AF1559">
              <w:rPr>
                <w:rFonts w:ascii="Arial" w:hAnsi="Arial" w:eastAsia="Arial" w:cs="Arial"/>
                <w:b w:val="1"/>
                <w:bCs w:val="1"/>
                <w:sz w:val="20"/>
                <w:szCs w:val="20"/>
              </w:rPr>
              <w:t>Integrante</w:t>
            </w:r>
          </w:p>
        </w:tc>
        <w:tc>
          <w:tcPr>
            <w:tcW w:w="2100" w:type="dxa"/>
            <w:tcMar/>
            <w:vAlign w:val="center"/>
          </w:tcPr>
          <w:p w:rsidR="00887C6C" w:rsidP="547F915B" w:rsidRDefault="00AE7CDE" w14:paraId="195AC3EA" w14:textId="77777777">
            <w:pPr>
              <w:keepNext w:val="1"/>
              <w:spacing w:before="20" w:after="20" w:line="240" w:lineRule="auto"/>
              <w:jc w:val="center"/>
              <w:rPr>
                <w:rFonts w:ascii="Arial" w:hAnsi="Arial" w:eastAsia="Arial" w:cs="Arial"/>
                <w:b w:val="1"/>
                <w:bCs w:val="1"/>
                <w:sz w:val="20"/>
                <w:szCs w:val="20"/>
              </w:rPr>
            </w:pPr>
            <w:r w:rsidRPr="547F915B" w:rsidR="61AF1559">
              <w:rPr>
                <w:rFonts w:ascii="Arial" w:hAnsi="Arial" w:eastAsia="Arial" w:cs="Arial"/>
                <w:b w:val="1"/>
                <w:bCs w:val="1"/>
                <w:sz w:val="20"/>
                <w:szCs w:val="20"/>
              </w:rPr>
              <w:t>Tareas (ID)</w:t>
            </w:r>
          </w:p>
        </w:tc>
        <w:tc>
          <w:tcPr>
            <w:tcW w:w="5360" w:type="dxa"/>
            <w:tcMar/>
            <w:vAlign w:val="center"/>
          </w:tcPr>
          <w:p w:rsidR="00887C6C" w:rsidP="547F915B" w:rsidRDefault="00AE7CDE" w14:paraId="61293D5E" w14:textId="77777777">
            <w:pPr>
              <w:keepNext w:val="1"/>
              <w:spacing w:before="20" w:after="20" w:line="240" w:lineRule="auto"/>
              <w:jc w:val="center"/>
              <w:rPr>
                <w:rFonts w:ascii="Arial" w:hAnsi="Arial" w:eastAsia="Arial" w:cs="Arial"/>
                <w:b w:val="1"/>
                <w:bCs w:val="1"/>
                <w:sz w:val="20"/>
                <w:szCs w:val="20"/>
              </w:rPr>
            </w:pPr>
            <w:r w:rsidRPr="547F915B" w:rsidR="61AF1559">
              <w:rPr>
                <w:rFonts w:ascii="Arial" w:hAnsi="Arial" w:eastAsia="Arial" w:cs="Arial"/>
                <w:b w:val="1"/>
                <w:bCs w:val="1"/>
                <w:sz w:val="20"/>
                <w:szCs w:val="20"/>
              </w:rPr>
              <w:t>Áreas de responsabilidad</w:t>
            </w:r>
          </w:p>
        </w:tc>
      </w:tr>
      <w:tr w:rsidR="00887C6C" w:rsidTr="547F915B" w14:paraId="04FA4F7A" w14:textId="77777777">
        <w:trPr>
          <w:cantSplit/>
          <w:jc w:val="center"/>
        </w:trPr>
        <w:tc>
          <w:tcPr>
            <w:tcW w:w="1900" w:type="dxa"/>
            <w:tcMar/>
          </w:tcPr>
          <w:p w:rsidR="00887C6C" w:rsidP="547F915B" w:rsidRDefault="00AE7CDE" w14:paraId="398C59F6"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Cristóbal Osorio</w:t>
            </w:r>
          </w:p>
        </w:tc>
        <w:tc>
          <w:tcPr>
            <w:tcW w:w="2100" w:type="dxa"/>
            <w:tcMar/>
          </w:tcPr>
          <w:p w:rsidR="00887C6C" w:rsidP="547F915B" w:rsidRDefault="00AE7CDE" w14:paraId="366269AC"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1.1, 1.2, 6.1, 8.1, 8.2, 8.3, 8.5, 9.6</w:t>
            </w:r>
          </w:p>
        </w:tc>
        <w:tc>
          <w:tcPr>
            <w:tcW w:w="5360" w:type="dxa"/>
            <w:tcMar/>
          </w:tcPr>
          <w:p w:rsidR="00887C6C" w:rsidP="547F915B" w:rsidRDefault="00AE7CDE" w14:paraId="6C94FBCB"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Retroalimentación del Incremento 2, actualización del Product Backlog, redacción, integración y formato del documento, presentación PPT y envío de la entrega.</w:t>
            </w:r>
          </w:p>
        </w:tc>
      </w:tr>
      <w:tr w:rsidR="00887C6C" w:rsidTr="547F915B" w14:paraId="6DD72036" w14:textId="77777777">
        <w:trPr>
          <w:cantSplit/>
          <w:jc w:val="center"/>
        </w:trPr>
        <w:tc>
          <w:tcPr>
            <w:tcW w:w="1900" w:type="dxa"/>
            <w:tcMar/>
          </w:tcPr>
          <w:p w:rsidR="00887C6C" w:rsidP="547F915B" w:rsidRDefault="00AE7CDE" w14:paraId="13889BC1"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Diego Lobos</w:t>
            </w:r>
          </w:p>
        </w:tc>
        <w:tc>
          <w:tcPr>
            <w:tcW w:w="2100" w:type="dxa"/>
            <w:tcMar/>
          </w:tcPr>
          <w:p w:rsidR="00887C6C" w:rsidP="547F915B" w:rsidRDefault="00AE7CDE" w14:paraId="149E641D"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3.2, 4.2, 6.3, 6.5, 7.4, 9.1, 9.3</w:t>
            </w:r>
          </w:p>
        </w:tc>
        <w:tc>
          <w:tcPr>
            <w:tcW w:w="5360" w:type="dxa"/>
            <w:tcMar/>
          </w:tcPr>
          <w:p w:rsidR="00887C6C" w:rsidP="547F915B" w:rsidRDefault="00AE7CDE" w14:paraId="21CB2A19"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Vista y controlador de reversión de ajustes, actas de Daily Scrum, Sprint Retrospective, pruebas del Módulo D, introducción y casos de uso extendidos.</w:t>
            </w:r>
          </w:p>
        </w:tc>
      </w:tr>
      <w:tr w:rsidR="00887C6C" w:rsidTr="547F915B" w14:paraId="14364943" w14:textId="77777777">
        <w:trPr>
          <w:cantSplit/>
          <w:jc w:val="center"/>
        </w:trPr>
        <w:tc>
          <w:tcPr>
            <w:tcW w:w="1900" w:type="dxa"/>
            <w:tcMar/>
          </w:tcPr>
          <w:p w:rsidR="00887C6C" w:rsidP="547F915B" w:rsidRDefault="00AE7CDE" w14:paraId="0614B707"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Erick Hernández</w:t>
            </w:r>
          </w:p>
        </w:tc>
        <w:tc>
          <w:tcPr>
            <w:tcW w:w="2100" w:type="dxa"/>
            <w:tcMar/>
          </w:tcPr>
          <w:p w:rsidR="00887C6C" w:rsidP="547F915B" w:rsidRDefault="00AE7CDE" w14:paraId="70B4CF6C"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6.2, 7.1, 7.2, 7.5, 8.6, 8.8, 8.9, 9.5</w:t>
            </w:r>
          </w:p>
        </w:tc>
        <w:tc>
          <w:tcPr>
            <w:tcW w:w="5360" w:type="dxa"/>
            <w:tcMar/>
          </w:tcPr>
          <w:p w:rsidR="00887C6C" w:rsidP="547F915B" w:rsidRDefault="00AE7CDE" w14:paraId="5EA88F2B"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Sprint Backlog y distribución de HH, pruebas de los Módulos A y B, resumen de evidencias, empaquetado del código, documento de instalación, video de presentación y demo, y checklist final.</w:t>
            </w:r>
          </w:p>
        </w:tc>
      </w:tr>
      <w:tr w:rsidR="00887C6C" w:rsidTr="547F915B" w14:paraId="6AE4259D" w14:textId="77777777">
        <w:trPr>
          <w:cantSplit/>
          <w:jc w:val="center"/>
        </w:trPr>
        <w:tc>
          <w:tcPr>
            <w:tcW w:w="1900" w:type="dxa"/>
            <w:tcMar/>
          </w:tcPr>
          <w:p w:rsidR="00887C6C" w:rsidP="547F915B" w:rsidRDefault="00AE7CDE" w14:paraId="12D99DE2"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Fabián Gómez</w:t>
            </w:r>
          </w:p>
        </w:tc>
        <w:tc>
          <w:tcPr>
            <w:tcW w:w="2100" w:type="dxa"/>
            <w:tcMar/>
          </w:tcPr>
          <w:p w:rsidR="00887C6C" w:rsidP="547F915B" w:rsidRDefault="00AE7CDE" w14:paraId="55D5354C"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2.3, 5.1, 5.4, 5.5, 5.6, 7.3</w:t>
            </w:r>
          </w:p>
        </w:tc>
        <w:tc>
          <w:tcPr>
            <w:tcW w:w="5360" w:type="dxa"/>
            <w:tcMar/>
          </w:tcPr>
          <w:p w:rsidR="00887C6C" w:rsidP="547F915B" w:rsidRDefault="00AE7CDE" w14:paraId="371A4480"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Reversión de ajustes en el modelo, vista lógica, diagramas de secuencia de los Módulos C y D, árbol de navegación y pruebas del Módulo C.</w:t>
            </w:r>
          </w:p>
        </w:tc>
      </w:tr>
      <w:tr w:rsidR="00887C6C" w:rsidTr="547F915B" w14:paraId="3F377397" w14:textId="77777777">
        <w:trPr>
          <w:cantSplit/>
          <w:jc w:val="center"/>
        </w:trPr>
        <w:tc>
          <w:tcPr>
            <w:tcW w:w="1900" w:type="dxa"/>
            <w:tcMar/>
          </w:tcPr>
          <w:p w:rsidR="00887C6C" w:rsidP="547F915B" w:rsidRDefault="00AE7CDE" w14:paraId="794539FD"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Felipe Salas</w:t>
            </w:r>
          </w:p>
        </w:tc>
        <w:tc>
          <w:tcPr>
            <w:tcW w:w="2100" w:type="dxa"/>
            <w:tcMar/>
          </w:tcPr>
          <w:p w:rsidR="00887C6C" w:rsidP="547F915B" w:rsidRDefault="00AE7CDE" w14:paraId="4FB9FA5E"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2.1, 2.6, 3.1, 3.4, 4.1, 4.4</w:t>
            </w:r>
          </w:p>
        </w:tc>
        <w:tc>
          <w:tcPr>
            <w:tcW w:w="5360" w:type="dxa"/>
            <w:tcMar/>
          </w:tcPr>
          <w:p w:rsidR="00887C6C" w:rsidP="547F915B" w:rsidRDefault="00AE7CDE" w14:paraId="34D8357A"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Exportación de ítems válidos y de reportes, vista y controlador de exportación, y vista y controlador de reportes.</w:t>
            </w:r>
          </w:p>
        </w:tc>
      </w:tr>
      <w:tr w:rsidR="00887C6C" w:rsidTr="547F915B" w14:paraId="71DE4238" w14:textId="77777777">
        <w:trPr>
          <w:cantSplit/>
          <w:jc w:val="center"/>
        </w:trPr>
        <w:tc>
          <w:tcPr>
            <w:tcW w:w="1900" w:type="dxa"/>
            <w:tcMar/>
          </w:tcPr>
          <w:p w:rsidR="00887C6C" w:rsidP="547F915B" w:rsidRDefault="00AE7CDE" w14:paraId="2B3F6EF4"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Matías Ale</w:t>
            </w:r>
          </w:p>
        </w:tc>
        <w:tc>
          <w:tcPr>
            <w:tcW w:w="2100" w:type="dxa"/>
            <w:tcMar/>
          </w:tcPr>
          <w:p w:rsidR="00887C6C" w:rsidP="547F915B" w:rsidRDefault="00AE7CDE" w14:paraId="1EA5E95D"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2.5, 4.3, 5.3, 6.4, 8.4</w:t>
            </w:r>
          </w:p>
        </w:tc>
        <w:tc>
          <w:tcPr>
            <w:tcW w:w="5360" w:type="dxa"/>
            <w:tcMar/>
          </w:tcPr>
          <w:p w:rsidR="00887C6C" w:rsidP="547F915B" w:rsidRDefault="00AE7CDE" w14:paraId="56B8FC63"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Servicio de reportes, controlador de stock e historial, diagrama de secuencia del Módulo B, Sprint Review y video de funcionalidades.</w:t>
            </w:r>
          </w:p>
        </w:tc>
      </w:tr>
      <w:tr w:rsidR="00887C6C" w:rsidTr="547F915B" w14:paraId="7025F637" w14:textId="77777777">
        <w:trPr>
          <w:cantSplit/>
          <w:jc w:val="center"/>
        </w:trPr>
        <w:tc>
          <w:tcPr>
            <w:tcW w:w="1900" w:type="dxa"/>
            <w:tcMar/>
          </w:tcPr>
          <w:p w:rsidR="00887C6C" w:rsidP="547F915B" w:rsidRDefault="00AE7CDE" w14:paraId="69C3576A"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Nicolas López</w:t>
            </w:r>
          </w:p>
        </w:tc>
        <w:tc>
          <w:tcPr>
            <w:tcW w:w="2100" w:type="dxa"/>
            <w:tcMar/>
          </w:tcPr>
          <w:p w:rsidR="00887C6C" w:rsidP="547F915B" w:rsidRDefault="00AE7CDE" w14:paraId="2B17B4A5"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2.2, 2.4, 3.3, 5.2, 8.7, 9.2, 9.4</w:t>
            </w:r>
          </w:p>
        </w:tc>
        <w:tc>
          <w:tcPr>
            <w:tcW w:w="5360" w:type="dxa"/>
            <w:tcMar/>
          </w:tcPr>
          <w:p w:rsidR="00887C6C" w:rsidP="547F915B" w:rsidRDefault="00AE7CDE" w14:paraId="41074838"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Auditoría de archivos, historial de movimientos, vista de consulta de stock e historial, diagrama de secuencia del Módulo A, historial de commits, propuesta de solución y resumen acumulado.</w:t>
            </w:r>
          </w:p>
        </w:tc>
      </w:tr>
    </w:tbl>
    <w:p w:rsidR="00887C6C" w:rsidRDefault="00AE7CDE" w14:paraId="42CFC824" w14:textId="77777777">
      <w:pPr>
        <w:spacing w:before="60" w:after="240" w:line="240" w:lineRule="auto"/>
        <w:jc w:val="center"/>
      </w:pPr>
      <w:r>
        <w:rPr>
          <w:rFonts w:ascii="Arial" w:hAnsi="Arial" w:eastAsia="Arial" w:cs="Arial"/>
          <w:i/>
          <w:iCs/>
          <w:sz w:val="18"/>
          <w:szCs w:val="18"/>
        </w:rPr>
        <w:t>Fuente: Elaborado por el equipo de proyecto a partir de la planilla de organización del trabajo del Incremento 3.</w:t>
      </w:r>
    </w:p>
    <w:p w:rsidR="00887C6C" w:rsidRDefault="00AE7CDE" w14:paraId="44297715" w14:textId="77777777">
      <w:pPr>
        <w:keepNext/>
        <w:spacing w:before="240" w:after="200" w:line="276" w:lineRule="auto"/>
        <w:outlineLvl w:val="1"/>
      </w:pPr>
      <w:r>
        <w:rPr>
          <w:rFonts w:ascii="Arial" w:hAnsi="Arial" w:eastAsia="Arial" w:cs="Arial"/>
          <w:b/>
          <w:bCs/>
          <w:sz w:val="28"/>
          <w:szCs w:val="28"/>
        </w:rPr>
        <w:t>A.2 Resumen del informe de commits Git</w:t>
      </w:r>
    </w:p>
    <w:p w:rsidR="00887C6C" w:rsidP="25586907" w:rsidRDefault="00AE7CDE" w14:paraId="50DE7F77" w14:textId="4101D755">
      <w:pPr>
        <w:spacing w:after="240" w:line="360" w:lineRule="auto"/>
        <w:jc w:val="both"/>
        <w:rPr>
          <w:rFonts w:ascii="Arial" w:hAnsi="Arial" w:eastAsia="Arial" w:cs="Arial"/>
        </w:rPr>
      </w:pPr>
      <w:r w:rsidRPr="547F915B" w:rsidR="61AF1559">
        <w:rPr>
          <w:rFonts w:ascii="Arial" w:hAnsi="Arial" w:eastAsia="Arial" w:cs="Arial"/>
        </w:rPr>
        <w:t xml:space="preserve">Este anexo resume el informe de </w:t>
      </w:r>
      <w:r w:rsidRPr="547F915B" w:rsidR="61AF1559">
        <w:rPr>
          <w:rFonts w:ascii="Arial" w:hAnsi="Arial" w:eastAsia="Arial" w:cs="Arial"/>
        </w:rPr>
        <w:t>commits</w:t>
      </w:r>
      <w:r w:rsidRPr="547F915B" w:rsidR="61AF1559">
        <w:rPr>
          <w:rFonts w:ascii="Arial" w:hAnsi="Arial" w:eastAsia="Arial" w:cs="Arial"/>
        </w:rPr>
        <w:t xml:space="preserve"> de Git del Incremento 3, elaborado por el equipo a partir de una captura de pantalla de la vista de historial de </w:t>
      </w:r>
      <w:r w:rsidRPr="547F915B" w:rsidR="61AF1559">
        <w:rPr>
          <w:rFonts w:ascii="Arial" w:hAnsi="Arial" w:eastAsia="Arial" w:cs="Arial"/>
        </w:rPr>
        <w:t>commits</w:t>
      </w:r>
      <w:r w:rsidRPr="547F915B" w:rsidR="61AF1559">
        <w:rPr>
          <w:rFonts w:ascii="Arial" w:hAnsi="Arial" w:eastAsia="Arial" w:cs="Arial"/>
        </w:rPr>
        <w:t xml:space="preserve"> del repositorio del proyecto en GitHub, tomada el 3 de octubre de 2026, conforme a la tarea 8.7 del Sprint Backlog</w:t>
      </w:r>
      <w:r w:rsidRPr="547F915B" w:rsidR="3E9525DD">
        <w:rPr>
          <w:rFonts w:ascii="Arial" w:hAnsi="Arial" w:eastAsia="Arial" w:cs="Arial"/>
        </w:rPr>
        <w:t>,</w:t>
      </w:r>
      <w:r w:rsidRPr="547F915B" w:rsidR="61AF1559">
        <w:rPr>
          <w:rFonts w:ascii="Arial" w:hAnsi="Arial" w:eastAsia="Arial" w:cs="Arial"/>
        </w:rPr>
        <w:t xml:space="preserve"> Tabla 3.1. El informe considera únicamente los </w:t>
      </w:r>
      <w:r w:rsidRPr="547F915B" w:rsidR="61AF1559">
        <w:rPr>
          <w:rFonts w:ascii="Arial" w:hAnsi="Arial" w:eastAsia="Arial" w:cs="Arial"/>
        </w:rPr>
        <w:t>commits</w:t>
      </w:r>
      <w:r w:rsidRPr="547F915B" w:rsidR="61AF1559">
        <w:rPr>
          <w:rFonts w:ascii="Arial" w:hAnsi="Arial" w:eastAsia="Arial" w:cs="Arial"/>
        </w:rPr>
        <w:t xml:space="preserve"> visibles en dicha captura: 13 </w:t>
      </w:r>
      <w:r w:rsidRPr="547F915B" w:rsidR="61AF1559">
        <w:rPr>
          <w:rFonts w:ascii="Arial" w:hAnsi="Arial" w:eastAsia="Arial" w:cs="Arial"/>
        </w:rPr>
        <w:t>commits</w:t>
      </w:r>
      <w:r w:rsidRPr="547F915B" w:rsidR="61AF1559">
        <w:rPr>
          <w:rFonts w:ascii="Arial" w:hAnsi="Arial" w:eastAsia="Arial" w:cs="Arial"/>
        </w:rPr>
        <w:t xml:space="preserve"> realizados por 6 de los 7 integrantes del equipo entre el 17 de septiembre y el 3 de octubre de 2026. Como la captura corresponde a una ventana parcial del historial, es posible que el repositorio contenga </w:t>
      </w:r>
      <w:r w:rsidRPr="547F915B" w:rsidR="61AF1559">
        <w:rPr>
          <w:rFonts w:ascii="Arial" w:hAnsi="Arial" w:eastAsia="Arial" w:cs="Arial"/>
        </w:rPr>
        <w:t>commits</w:t>
      </w:r>
      <w:r w:rsidRPr="547F915B" w:rsidR="61AF1559">
        <w:rPr>
          <w:rFonts w:ascii="Arial" w:hAnsi="Arial" w:eastAsia="Arial" w:cs="Arial"/>
        </w:rPr>
        <w:t xml:space="preserve"> adicionales, anteriores o de otros integrantes, que no aparecen en la imagen; para una verificación completa debe consultarse directamente el repositorio. La Tabla A.2 presenta el resumen general.</w:t>
      </w:r>
    </w:p>
    <w:p w:rsidR="00887C6C" w:rsidRDefault="00AE7CDE" w14:paraId="594E6C5F" w14:textId="77777777">
      <w:pPr>
        <w:pStyle w:val="LeyendaTabla"/>
        <w:keepNext/>
        <w:spacing w:before="240"/>
      </w:pPr>
      <w:r>
        <w:t>Tabla A.2: “Resumen general del informe de commits del Incremento 3”.</w:t>
      </w:r>
    </w:p>
    <w:tbl>
      <w:tblPr>
        <w:tblW w:w="936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80" w:type="dxa"/>
          <w:right w:w="80" w:type="dxa"/>
        </w:tblCellMar>
        <w:tblLook w:val="04A0" w:firstRow="1" w:lastRow="0" w:firstColumn="1" w:lastColumn="0" w:noHBand="0" w:noVBand="1"/>
      </w:tblPr>
      <w:tblGrid>
        <w:gridCol w:w="4160"/>
        <w:gridCol w:w="5200"/>
      </w:tblGrid>
      <w:tr w:rsidR="00887C6C" w:rsidTr="547F915B" w14:paraId="479095A1" w14:textId="77777777">
        <w:trPr>
          <w:cantSplit/>
          <w:tblHeader/>
          <w:jc w:val="center"/>
        </w:trPr>
        <w:tc>
          <w:tcPr>
            <w:tcW w:w="4160" w:type="dxa"/>
            <w:tcMar/>
            <w:vAlign w:val="center"/>
          </w:tcPr>
          <w:p w:rsidR="00887C6C" w:rsidRDefault="00AE7CDE" w14:paraId="7A9AB997" w14:textId="77777777">
            <w:pPr>
              <w:spacing w:before="20" w:after="20" w:line="240" w:lineRule="auto"/>
              <w:jc w:val="center"/>
            </w:pPr>
            <w:r>
              <w:rPr>
                <w:rFonts w:ascii="Arial" w:hAnsi="Arial" w:eastAsia="Arial" w:cs="Arial"/>
                <w:b/>
                <w:bCs/>
                <w:sz w:val="22"/>
                <w:szCs w:val="22"/>
              </w:rPr>
              <w:t>Elemento</w:t>
            </w:r>
          </w:p>
        </w:tc>
        <w:tc>
          <w:tcPr>
            <w:tcW w:w="5200" w:type="dxa"/>
            <w:tcMar/>
            <w:vAlign w:val="center"/>
          </w:tcPr>
          <w:p w:rsidR="00887C6C" w:rsidRDefault="00AE7CDE" w14:paraId="09B68D85" w14:textId="77777777">
            <w:pPr>
              <w:spacing w:before="20" w:after="20" w:line="240" w:lineRule="auto"/>
              <w:jc w:val="center"/>
            </w:pPr>
            <w:r>
              <w:rPr>
                <w:rFonts w:ascii="Arial" w:hAnsi="Arial" w:eastAsia="Arial" w:cs="Arial"/>
                <w:b/>
                <w:bCs/>
                <w:sz w:val="22"/>
                <w:szCs w:val="22"/>
              </w:rPr>
              <w:t>Detalle</w:t>
            </w:r>
          </w:p>
        </w:tc>
      </w:tr>
      <w:tr w:rsidR="00887C6C" w:rsidTr="547F915B" w14:paraId="062CC5FE" w14:textId="77777777">
        <w:trPr>
          <w:cantSplit/>
          <w:jc w:val="center"/>
        </w:trPr>
        <w:tc>
          <w:tcPr>
            <w:tcW w:w="4160" w:type="dxa"/>
            <w:tcMar/>
          </w:tcPr>
          <w:p w:rsidR="00887C6C" w:rsidRDefault="00AE7CDE" w14:paraId="37A22BAE" w14:textId="77777777">
            <w:pPr>
              <w:spacing w:before="20" w:after="20" w:line="240" w:lineRule="auto"/>
            </w:pPr>
            <w:r>
              <w:rPr>
                <w:rFonts w:ascii="Arial" w:hAnsi="Arial" w:eastAsia="Arial" w:cs="Arial"/>
                <w:sz w:val="22"/>
                <w:szCs w:val="22"/>
              </w:rPr>
              <w:t>Commits capturados</w:t>
            </w:r>
          </w:p>
        </w:tc>
        <w:tc>
          <w:tcPr>
            <w:tcW w:w="5200" w:type="dxa"/>
            <w:tcMar/>
          </w:tcPr>
          <w:p w:rsidR="00887C6C" w:rsidRDefault="00AE7CDE" w14:paraId="5D0116D1" w14:textId="77777777">
            <w:pPr>
              <w:spacing w:before="20" w:after="20" w:line="240" w:lineRule="auto"/>
            </w:pPr>
            <w:r>
              <w:rPr>
                <w:rFonts w:ascii="Arial" w:hAnsi="Arial" w:eastAsia="Arial" w:cs="Arial"/>
                <w:sz w:val="22"/>
                <w:szCs w:val="22"/>
              </w:rPr>
              <w:t>13</w:t>
            </w:r>
          </w:p>
        </w:tc>
      </w:tr>
      <w:tr w:rsidR="00887C6C" w:rsidTr="547F915B" w14:paraId="1C0F3F7F" w14:textId="77777777">
        <w:trPr>
          <w:cantSplit/>
          <w:jc w:val="center"/>
        </w:trPr>
        <w:tc>
          <w:tcPr>
            <w:tcW w:w="4160" w:type="dxa"/>
            <w:tcMar/>
          </w:tcPr>
          <w:p w:rsidR="00887C6C" w:rsidRDefault="00AE7CDE" w14:paraId="35B904F9" w14:textId="77777777">
            <w:pPr>
              <w:spacing w:before="20" w:after="20" w:line="240" w:lineRule="auto"/>
            </w:pPr>
            <w:r>
              <w:rPr>
                <w:rFonts w:ascii="Arial" w:hAnsi="Arial" w:eastAsia="Arial" w:cs="Arial"/>
                <w:sz w:val="22"/>
                <w:szCs w:val="22"/>
              </w:rPr>
              <w:t>Integrantes con commits visibles en la captura</w:t>
            </w:r>
          </w:p>
        </w:tc>
        <w:tc>
          <w:tcPr>
            <w:tcW w:w="5200" w:type="dxa"/>
            <w:tcMar/>
          </w:tcPr>
          <w:p w:rsidR="00887C6C" w:rsidRDefault="00AE7CDE" w14:paraId="43A22A5F" w14:textId="77777777">
            <w:pPr>
              <w:spacing w:before="20" w:after="20" w:line="240" w:lineRule="auto"/>
            </w:pPr>
            <w:r>
              <w:rPr>
                <w:rFonts w:ascii="Arial" w:hAnsi="Arial" w:eastAsia="Arial" w:cs="Arial"/>
                <w:sz w:val="22"/>
                <w:szCs w:val="22"/>
              </w:rPr>
              <w:t>6 de 7</w:t>
            </w:r>
          </w:p>
        </w:tc>
      </w:tr>
      <w:tr w:rsidR="00887C6C" w:rsidTr="547F915B" w14:paraId="05BEA2B1" w14:textId="77777777">
        <w:trPr>
          <w:cantSplit/>
          <w:jc w:val="center"/>
        </w:trPr>
        <w:tc>
          <w:tcPr>
            <w:tcW w:w="4160" w:type="dxa"/>
            <w:tcMar/>
          </w:tcPr>
          <w:p w:rsidR="00887C6C" w:rsidRDefault="00AE7CDE" w14:paraId="7FF2398C" w14:textId="77777777">
            <w:pPr>
              <w:spacing w:before="20" w:after="20" w:line="240" w:lineRule="auto"/>
            </w:pPr>
            <w:r>
              <w:rPr>
                <w:rFonts w:ascii="Arial" w:hAnsi="Arial" w:eastAsia="Arial" w:cs="Arial"/>
                <w:sz w:val="22"/>
                <w:szCs w:val="22"/>
              </w:rPr>
              <w:t>Período cubierto</w:t>
            </w:r>
          </w:p>
        </w:tc>
        <w:tc>
          <w:tcPr>
            <w:tcW w:w="5200" w:type="dxa"/>
            <w:tcMar/>
          </w:tcPr>
          <w:p w:rsidR="00887C6C" w:rsidRDefault="00AE7CDE" w14:paraId="09B6B59E" w14:textId="0B90D777">
            <w:pPr>
              <w:spacing w:before="20" w:after="20" w:line="240" w:lineRule="auto"/>
            </w:pPr>
            <w:r w:rsidRPr="547F915B" w:rsidR="61AF1559">
              <w:rPr>
                <w:rFonts w:ascii="Arial" w:hAnsi="Arial" w:eastAsia="Arial" w:cs="Arial"/>
                <w:sz w:val="22"/>
                <w:szCs w:val="22"/>
              </w:rPr>
              <w:t>17-09-2026 a 03-10-2026</w:t>
            </w:r>
            <w:r w:rsidRPr="547F915B" w:rsidR="2DBF7004">
              <w:rPr>
                <w:rFonts w:ascii="Arial" w:hAnsi="Arial" w:eastAsia="Arial" w:cs="Arial"/>
                <w:sz w:val="22"/>
                <w:szCs w:val="22"/>
              </w:rPr>
              <w:t>,</w:t>
            </w:r>
            <w:r w:rsidRPr="547F915B" w:rsidR="61AF1559">
              <w:rPr>
                <w:rFonts w:ascii="Arial" w:hAnsi="Arial" w:eastAsia="Arial" w:cs="Arial"/>
                <w:sz w:val="22"/>
                <w:szCs w:val="22"/>
              </w:rPr>
              <w:t xml:space="preserve"> 17 días</w:t>
            </w:r>
          </w:p>
        </w:tc>
      </w:tr>
      <w:tr w:rsidR="00887C6C" w:rsidTr="547F915B" w14:paraId="1FA015CB" w14:textId="77777777">
        <w:trPr>
          <w:cantSplit/>
          <w:jc w:val="center"/>
        </w:trPr>
        <w:tc>
          <w:tcPr>
            <w:tcW w:w="4160" w:type="dxa"/>
            <w:tcMar/>
          </w:tcPr>
          <w:p w:rsidR="00887C6C" w:rsidRDefault="00AE7CDE" w14:paraId="31A2FE74" w14:textId="77777777">
            <w:pPr>
              <w:spacing w:before="20" w:after="20" w:line="240" w:lineRule="auto"/>
            </w:pPr>
            <w:r>
              <w:rPr>
                <w:rFonts w:ascii="Arial" w:hAnsi="Arial" w:eastAsia="Arial" w:cs="Arial"/>
                <w:sz w:val="22"/>
                <w:szCs w:val="22"/>
              </w:rPr>
              <w:t>Fuente de los datos</w:t>
            </w:r>
          </w:p>
        </w:tc>
        <w:tc>
          <w:tcPr>
            <w:tcW w:w="5200" w:type="dxa"/>
            <w:tcMar/>
          </w:tcPr>
          <w:p w:rsidR="00887C6C" w:rsidRDefault="00AE7CDE" w14:paraId="3F2969F0" w14:textId="77777777">
            <w:pPr>
              <w:spacing w:before="20" w:after="20" w:line="240" w:lineRule="auto"/>
            </w:pPr>
            <w:r>
              <w:rPr>
                <w:rFonts w:ascii="Arial" w:hAnsi="Arial" w:eastAsia="Arial" w:cs="Arial"/>
                <w:sz w:val="22"/>
                <w:szCs w:val="22"/>
              </w:rPr>
              <w:t>Captura de pantalla del historial de commits de GitHub, aportada por el equipo</w:t>
            </w:r>
          </w:p>
        </w:tc>
      </w:tr>
      <w:tr w:rsidR="00887C6C" w:rsidTr="547F915B" w14:paraId="1D7C08C7" w14:textId="77777777">
        <w:trPr>
          <w:cantSplit/>
          <w:jc w:val="center"/>
        </w:trPr>
        <w:tc>
          <w:tcPr>
            <w:tcW w:w="4160" w:type="dxa"/>
            <w:tcMar/>
          </w:tcPr>
          <w:p w:rsidR="00887C6C" w:rsidRDefault="00AE7CDE" w14:paraId="5ABB477D" w14:textId="77777777">
            <w:pPr>
              <w:spacing w:before="20" w:after="20" w:line="240" w:lineRule="auto"/>
            </w:pPr>
            <w:r>
              <w:rPr>
                <w:rFonts w:ascii="Arial" w:hAnsi="Arial" w:eastAsia="Arial" w:cs="Arial"/>
                <w:sz w:val="22"/>
                <w:szCs w:val="22"/>
              </w:rPr>
              <w:t>Fecha de elaboración del informe</w:t>
            </w:r>
          </w:p>
        </w:tc>
        <w:tc>
          <w:tcPr>
            <w:tcW w:w="5200" w:type="dxa"/>
            <w:tcMar/>
          </w:tcPr>
          <w:p w:rsidR="00887C6C" w:rsidRDefault="00AE7CDE" w14:paraId="031E6F97" w14:textId="77777777">
            <w:pPr>
              <w:spacing w:before="20" w:after="20" w:line="240" w:lineRule="auto"/>
            </w:pPr>
            <w:r>
              <w:rPr>
                <w:rFonts w:ascii="Arial" w:hAnsi="Arial" w:eastAsia="Arial" w:cs="Arial"/>
                <w:sz w:val="22"/>
                <w:szCs w:val="22"/>
              </w:rPr>
              <w:t>03-10-2026</w:t>
            </w:r>
          </w:p>
        </w:tc>
      </w:tr>
    </w:tbl>
    <w:p w:rsidR="00887C6C" w:rsidRDefault="00AE7CDE" w14:paraId="77BEFDC8" w14:textId="77777777">
      <w:pPr>
        <w:spacing w:before="60" w:after="240" w:line="240" w:lineRule="auto"/>
        <w:jc w:val="center"/>
      </w:pPr>
      <w:r>
        <w:rPr>
          <w:rFonts w:ascii="Arial" w:hAnsi="Arial" w:eastAsia="Arial" w:cs="Arial"/>
          <w:i/>
          <w:iCs/>
          <w:sz w:val="18"/>
          <w:szCs w:val="18"/>
        </w:rPr>
        <w:t>Fuente: Informe de Commits Git del Incremento 3, elaborado por el equipo de proyecto a partir de la captura del historial de commits de GitHub.</w:t>
      </w:r>
    </w:p>
    <w:p w:rsidR="00887C6C" w:rsidRDefault="00AE7CDE" w14:paraId="750F0A26" w14:textId="5394361A">
      <w:pPr>
        <w:spacing w:line="360" w:lineRule="auto"/>
        <w:jc w:val="both"/>
      </w:pPr>
      <w:r w:rsidRPr="547F915B" w:rsidR="61AF1559">
        <w:rPr>
          <w:rFonts w:ascii="Arial" w:hAnsi="Arial" w:eastAsia="Arial" w:cs="Arial"/>
        </w:rPr>
        <w:t xml:space="preserve">La Tabla A.3 presenta la cantidad de </w:t>
      </w:r>
      <w:r w:rsidRPr="547F915B" w:rsidR="61AF1559">
        <w:rPr>
          <w:rFonts w:ascii="Arial" w:hAnsi="Arial" w:eastAsia="Arial" w:cs="Arial"/>
        </w:rPr>
        <w:t>commits</w:t>
      </w:r>
      <w:r w:rsidRPr="547F915B" w:rsidR="61AF1559">
        <w:rPr>
          <w:rFonts w:ascii="Arial" w:hAnsi="Arial" w:eastAsia="Arial" w:cs="Arial"/>
        </w:rPr>
        <w:t xml:space="preserve"> por integrante. El usuario de GitHub de cada </w:t>
      </w:r>
      <w:r w:rsidRPr="547F915B" w:rsidR="61AF1559">
        <w:rPr>
          <w:rFonts w:ascii="Arial" w:hAnsi="Arial" w:eastAsia="Arial" w:cs="Arial"/>
        </w:rPr>
        <w:t>commit</w:t>
      </w:r>
      <w:r w:rsidRPr="547F915B" w:rsidR="61AF1559">
        <w:rPr>
          <w:rFonts w:ascii="Arial" w:hAnsi="Arial" w:eastAsia="Arial" w:cs="Arial"/>
        </w:rPr>
        <w:t xml:space="preserve"> se asoció al integrante correspondiente según el listado de autores de este documento. Diego Lobos y Felipe Salas concentran cuatro </w:t>
      </w:r>
      <w:r w:rsidRPr="547F915B" w:rsidR="61AF1559">
        <w:rPr>
          <w:rFonts w:ascii="Arial" w:hAnsi="Arial" w:eastAsia="Arial" w:cs="Arial"/>
        </w:rPr>
        <w:t>commits</w:t>
      </w:r>
      <w:r w:rsidRPr="547F915B" w:rsidR="61AF1559">
        <w:rPr>
          <w:rFonts w:ascii="Arial" w:hAnsi="Arial" w:eastAsia="Arial" w:cs="Arial"/>
        </w:rPr>
        <w:t xml:space="preserve"> cada uno</w:t>
      </w:r>
      <w:r w:rsidRPr="547F915B" w:rsidR="17512481">
        <w:rPr>
          <w:rFonts w:ascii="Arial" w:hAnsi="Arial" w:eastAsia="Arial" w:cs="Arial"/>
        </w:rPr>
        <w:t>,</w:t>
      </w:r>
      <w:r w:rsidRPr="547F915B" w:rsidR="61AF1559">
        <w:rPr>
          <w:rFonts w:ascii="Arial" w:hAnsi="Arial" w:eastAsia="Arial" w:cs="Arial"/>
        </w:rPr>
        <w:t xml:space="preserve"> 31% del total, y Nicolas López no registra </w:t>
      </w:r>
      <w:r w:rsidRPr="547F915B" w:rsidR="61AF1559">
        <w:rPr>
          <w:rFonts w:ascii="Arial" w:hAnsi="Arial" w:eastAsia="Arial" w:cs="Arial"/>
        </w:rPr>
        <w:t>commits</w:t>
      </w:r>
      <w:r w:rsidRPr="547F915B" w:rsidR="61AF1559">
        <w:rPr>
          <w:rFonts w:ascii="Arial" w:hAnsi="Arial" w:eastAsia="Arial" w:cs="Arial"/>
        </w:rPr>
        <w:t xml:space="preserve"> visibles en la captura.</w:t>
      </w:r>
    </w:p>
    <w:p w:rsidR="00887C6C" w:rsidRDefault="00AE7CDE" w14:paraId="309005F0" w14:textId="77777777">
      <w:pPr>
        <w:pStyle w:val="LeyendaTabla"/>
        <w:keepNext/>
        <w:spacing w:before="240"/>
      </w:pPr>
      <w:r>
        <w:t>Tabla A.3: “Commits por integrante”.</w:t>
      </w:r>
    </w:p>
    <w:tbl>
      <w:tblPr>
        <w:tblW w:w="936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80" w:type="dxa"/>
          <w:right w:w="80" w:type="dxa"/>
        </w:tblCellMar>
        <w:tblLook w:val="04A0" w:firstRow="1" w:lastRow="0" w:firstColumn="1" w:lastColumn="0" w:noHBand="0" w:noVBand="1"/>
      </w:tblPr>
      <w:tblGrid>
        <w:gridCol w:w="2800"/>
        <w:gridCol w:w="2560"/>
        <w:gridCol w:w="2200"/>
        <w:gridCol w:w="1800"/>
      </w:tblGrid>
      <w:tr w:rsidR="00887C6C" w:rsidTr="547F915B" w14:paraId="678438B0" w14:textId="77777777">
        <w:trPr>
          <w:cantSplit/>
          <w:tblHeader/>
          <w:jc w:val="center"/>
        </w:trPr>
        <w:tc>
          <w:tcPr>
            <w:tcW w:w="2800" w:type="dxa"/>
            <w:tcMar/>
            <w:vAlign w:val="center"/>
          </w:tcPr>
          <w:p w:rsidR="00887C6C" w:rsidP="547F915B" w:rsidRDefault="00AE7CDE" w14:paraId="5DC65B5D" w14:textId="77777777">
            <w:pPr>
              <w:spacing w:before="20" w:after="20" w:line="240" w:lineRule="auto"/>
              <w:jc w:val="center"/>
              <w:rPr>
                <w:rFonts w:ascii="Arial" w:hAnsi="Arial" w:eastAsia="Arial" w:cs="Arial"/>
                <w:b w:val="1"/>
                <w:bCs w:val="1"/>
                <w:sz w:val="20"/>
                <w:szCs w:val="20"/>
              </w:rPr>
            </w:pPr>
            <w:r w:rsidRPr="547F915B" w:rsidR="61AF1559">
              <w:rPr>
                <w:rFonts w:ascii="Arial" w:hAnsi="Arial" w:eastAsia="Arial" w:cs="Arial"/>
                <w:b w:val="1"/>
                <w:bCs w:val="1"/>
                <w:sz w:val="20"/>
                <w:szCs w:val="20"/>
              </w:rPr>
              <w:t>Integrante</w:t>
            </w:r>
          </w:p>
        </w:tc>
        <w:tc>
          <w:tcPr>
            <w:tcW w:w="2560" w:type="dxa"/>
            <w:tcMar/>
            <w:vAlign w:val="center"/>
          </w:tcPr>
          <w:p w:rsidR="00887C6C" w:rsidP="547F915B" w:rsidRDefault="00AE7CDE" w14:paraId="121E0FE4" w14:textId="77777777">
            <w:pPr>
              <w:spacing w:before="20" w:after="20" w:line="240" w:lineRule="auto"/>
              <w:jc w:val="center"/>
              <w:rPr>
                <w:rFonts w:ascii="Arial" w:hAnsi="Arial" w:eastAsia="Arial" w:cs="Arial"/>
                <w:b w:val="1"/>
                <w:bCs w:val="1"/>
                <w:sz w:val="20"/>
                <w:szCs w:val="20"/>
              </w:rPr>
            </w:pPr>
            <w:r w:rsidRPr="547F915B" w:rsidR="61AF1559">
              <w:rPr>
                <w:rFonts w:ascii="Arial" w:hAnsi="Arial" w:eastAsia="Arial" w:cs="Arial"/>
                <w:b w:val="1"/>
                <w:bCs w:val="1"/>
                <w:sz w:val="20"/>
                <w:szCs w:val="20"/>
              </w:rPr>
              <w:t>Usuario GitHub</w:t>
            </w:r>
          </w:p>
        </w:tc>
        <w:tc>
          <w:tcPr>
            <w:tcW w:w="2200" w:type="dxa"/>
            <w:tcMar/>
            <w:vAlign w:val="center"/>
          </w:tcPr>
          <w:p w:rsidR="00887C6C" w:rsidP="547F915B" w:rsidRDefault="00AE7CDE" w14:paraId="42C83264" w14:textId="77777777">
            <w:pPr>
              <w:spacing w:before="20" w:after="20" w:line="240" w:lineRule="auto"/>
              <w:jc w:val="center"/>
              <w:rPr>
                <w:rFonts w:ascii="Arial" w:hAnsi="Arial" w:eastAsia="Arial" w:cs="Arial"/>
                <w:b w:val="1"/>
                <w:bCs w:val="1"/>
                <w:sz w:val="20"/>
                <w:szCs w:val="20"/>
              </w:rPr>
            </w:pPr>
            <w:r w:rsidRPr="547F915B" w:rsidR="61AF1559">
              <w:rPr>
                <w:rFonts w:ascii="Arial" w:hAnsi="Arial" w:eastAsia="Arial" w:cs="Arial"/>
                <w:b w:val="1"/>
                <w:bCs w:val="1"/>
                <w:sz w:val="20"/>
                <w:szCs w:val="20"/>
              </w:rPr>
              <w:t>N° de commits</w:t>
            </w:r>
          </w:p>
        </w:tc>
        <w:tc>
          <w:tcPr>
            <w:tcW w:w="1800" w:type="dxa"/>
            <w:tcMar/>
            <w:vAlign w:val="center"/>
          </w:tcPr>
          <w:p w:rsidR="00887C6C" w:rsidP="547F915B" w:rsidRDefault="00AE7CDE" w14:paraId="0BE93D65" w14:textId="77777777">
            <w:pPr>
              <w:spacing w:before="20" w:after="20" w:line="240" w:lineRule="auto"/>
              <w:jc w:val="center"/>
              <w:rPr>
                <w:rFonts w:ascii="Arial" w:hAnsi="Arial" w:eastAsia="Arial" w:cs="Arial"/>
                <w:b w:val="1"/>
                <w:bCs w:val="1"/>
                <w:sz w:val="20"/>
                <w:szCs w:val="20"/>
              </w:rPr>
            </w:pPr>
            <w:r w:rsidRPr="547F915B" w:rsidR="61AF1559">
              <w:rPr>
                <w:rFonts w:ascii="Arial" w:hAnsi="Arial" w:eastAsia="Arial" w:cs="Arial"/>
                <w:b w:val="1"/>
                <w:bCs w:val="1"/>
                <w:sz w:val="20"/>
                <w:szCs w:val="20"/>
              </w:rPr>
              <w:t>% del total</w:t>
            </w:r>
          </w:p>
        </w:tc>
      </w:tr>
      <w:tr w:rsidR="00887C6C" w:rsidTr="547F915B" w14:paraId="1788DA01" w14:textId="77777777">
        <w:trPr>
          <w:cantSplit/>
          <w:jc w:val="center"/>
        </w:trPr>
        <w:tc>
          <w:tcPr>
            <w:tcW w:w="2800" w:type="dxa"/>
            <w:tcMar/>
          </w:tcPr>
          <w:p w:rsidR="00887C6C" w:rsidP="547F915B" w:rsidRDefault="00AE7CDE" w14:paraId="259E04EC"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Matías Ale</w:t>
            </w:r>
          </w:p>
        </w:tc>
        <w:tc>
          <w:tcPr>
            <w:tcW w:w="2560" w:type="dxa"/>
            <w:tcMar/>
          </w:tcPr>
          <w:p w:rsidR="00887C6C" w:rsidP="547F915B" w:rsidRDefault="00AE7CDE" w14:paraId="4D0E9099"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MatiasCODE788</w:t>
            </w:r>
          </w:p>
        </w:tc>
        <w:tc>
          <w:tcPr>
            <w:tcW w:w="2200" w:type="dxa"/>
            <w:tcMar/>
          </w:tcPr>
          <w:p w:rsidR="00887C6C" w:rsidP="547F915B" w:rsidRDefault="00AE7CDE" w14:paraId="6EA80843"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1</w:t>
            </w:r>
          </w:p>
        </w:tc>
        <w:tc>
          <w:tcPr>
            <w:tcW w:w="1800" w:type="dxa"/>
            <w:tcMar/>
          </w:tcPr>
          <w:p w:rsidR="00887C6C" w:rsidP="547F915B" w:rsidRDefault="00AE7CDE" w14:paraId="5579621B"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8%</w:t>
            </w:r>
          </w:p>
        </w:tc>
      </w:tr>
      <w:tr w:rsidR="00887C6C" w:rsidTr="547F915B" w14:paraId="0114F524" w14:textId="77777777">
        <w:trPr>
          <w:cantSplit/>
          <w:jc w:val="center"/>
        </w:trPr>
        <w:tc>
          <w:tcPr>
            <w:tcW w:w="2800" w:type="dxa"/>
            <w:tcMar/>
          </w:tcPr>
          <w:p w:rsidR="00887C6C" w:rsidP="547F915B" w:rsidRDefault="00AE7CDE" w14:paraId="4E6AB988"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Fabián Gómez</w:t>
            </w:r>
          </w:p>
        </w:tc>
        <w:tc>
          <w:tcPr>
            <w:tcW w:w="2560" w:type="dxa"/>
            <w:tcMar/>
          </w:tcPr>
          <w:p w:rsidR="00887C6C" w:rsidP="547F915B" w:rsidRDefault="00AE7CDE" w14:paraId="7BD36F20"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fgomez2001</w:t>
            </w:r>
          </w:p>
        </w:tc>
        <w:tc>
          <w:tcPr>
            <w:tcW w:w="2200" w:type="dxa"/>
            <w:tcMar/>
          </w:tcPr>
          <w:p w:rsidR="00887C6C" w:rsidP="547F915B" w:rsidRDefault="00AE7CDE" w14:paraId="33A66D29"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1</w:t>
            </w:r>
          </w:p>
        </w:tc>
        <w:tc>
          <w:tcPr>
            <w:tcW w:w="1800" w:type="dxa"/>
            <w:tcMar/>
          </w:tcPr>
          <w:p w:rsidR="00887C6C" w:rsidP="547F915B" w:rsidRDefault="00AE7CDE" w14:paraId="01845DA2"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8%</w:t>
            </w:r>
          </w:p>
        </w:tc>
      </w:tr>
      <w:tr w:rsidR="00887C6C" w:rsidTr="547F915B" w14:paraId="1D0B651D" w14:textId="77777777">
        <w:trPr>
          <w:cantSplit/>
          <w:jc w:val="center"/>
        </w:trPr>
        <w:tc>
          <w:tcPr>
            <w:tcW w:w="2800" w:type="dxa"/>
            <w:tcMar/>
          </w:tcPr>
          <w:p w:rsidR="00887C6C" w:rsidP="547F915B" w:rsidRDefault="00AE7CDE" w14:paraId="0ABA9A24"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Erick Hernández</w:t>
            </w:r>
          </w:p>
        </w:tc>
        <w:tc>
          <w:tcPr>
            <w:tcW w:w="2560" w:type="dxa"/>
            <w:tcMar/>
          </w:tcPr>
          <w:p w:rsidR="00887C6C" w:rsidP="547F915B" w:rsidRDefault="00AE7CDE" w14:paraId="4103C690"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143-ERICK</w:t>
            </w:r>
          </w:p>
        </w:tc>
        <w:tc>
          <w:tcPr>
            <w:tcW w:w="2200" w:type="dxa"/>
            <w:tcMar/>
          </w:tcPr>
          <w:p w:rsidR="00887C6C" w:rsidP="547F915B" w:rsidRDefault="00AE7CDE" w14:paraId="6474E532"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1</w:t>
            </w:r>
          </w:p>
        </w:tc>
        <w:tc>
          <w:tcPr>
            <w:tcW w:w="1800" w:type="dxa"/>
            <w:tcMar/>
          </w:tcPr>
          <w:p w:rsidR="00887C6C" w:rsidP="547F915B" w:rsidRDefault="00AE7CDE" w14:paraId="5090B0C1"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8%</w:t>
            </w:r>
          </w:p>
        </w:tc>
      </w:tr>
      <w:tr w:rsidR="00887C6C" w:rsidTr="547F915B" w14:paraId="76D0BED8" w14:textId="77777777">
        <w:trPr>
          <w:cantSplit/>
          <w:jc w:val="center"/>
        </w:trPr>
        <w:tc>
          <w:tcPr>
            <w:tcW w:w="2800" w:type="dxa"/>
            <w:tcMar/>
          </w:tcPr>
          <w:p w:rsidR="00887C6C" w:rsidP="547F915B" w:rsidRDefault="00AE7CDE" w14:paraId="2423B530"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Diego Lobos</w:t>
            </w:r>
          </w:p>
        </w:tc>
        <w:tc>
          <w:tcPr>
            <w:tcW w:w="2560" w:type="dxa"/>
            <w:tcMar/>
          </w:tcPr>
          <w:p w:rsidR="00887C6C" w:rsidP="547F915B" w:rsidRDefault="00AE7CDE" w14:paraId="2A6D9137"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dlobosd</w:t>
            </w:r>
          </w:p>
        </w:tc>
        <w:tc>
          <w:tcPr>
            <w:tcW w:w="2200" w:type="dxa"/>
            <w:tcMar/>
          </w:tcPr>
          <w:p w:rsidR="00887C6C" w:rsidP="547F915B" w:rsidRDefault="00AE7CDE" w14:paraId="7163D972"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4</w:t>
            </w:r>
          </w:p>
        </w:tc>
        <w:tc>
          <w:tcPr>
            <w:tcW w:w="1800" w:type="dxa"/>
            <w:tcMar/>
          </w:tcPr>
          <w:p w:rsidR="00887C6C" w:rsidP="547F915B" w:rsidRDefault="00AE7CDE" w14:paraId="4BB8702E"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31%</w:t>
            </w:r>
          </w:p>
        </w:tc>
      </w:tr>
      <w:tr w:rsidR="00887C6C" w:rsidTr="547F915B" w14:paraId="645D4082" w14:textId="77777777">
        <w:trPr>
          <w:cantSplit/>
          <w:jc w:val="center"/>
        </w:trPr>
        <w:tc>
          <w:tcPr>
            <w:tcW w:w="2800" w:type="dxa"/>
            <w:tcMar/>
          </w:tcPr>
          <w:p w:rsidR="00887C6C" w:rsidP="547F915B" w:rsidRDefault="00AE7CDE" w14:paraId="07CA5A79"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Nicolas López</w:t>
            </w:r>
          </w:p>
        </w:tc>
        <w:tc>
          <w:tcPr>
            <w:tcW w:w="2560" w:type="dxa"/>
            <w:tcMar/>
          </w:tcPr>
          <w:p w:rsidR="00887C6C" w:rsidP="547F915B" w:rsidRDefault="00AE7CDE" w14:paraId="4AEB7633"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w:t>
            </w:r>
          </w:p>
        </w:tc>
        <w:tc>
          <w:tcPr>
            <w:tcW w:w="2200" w:type="dxa"/>
            <w:tcMar/>
          </w:tcPr>
          <w:p w:rsidR="00887C6C" w:rsidP="547F915B" w:rsidRDefault="00AE7CDE" w14:paraId="039D2C1D"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Sin commits visibles</w:t>
            </w:r>
          </w:p>
        </w:tc>
        <w:tc>
          <w:tcPr>
            <w:tcW w:w="1800" w:type="dxa"/>
            <w:tcMar/>
          </w:tcPr>
          <w:p w:rsidR="00887C6C" w:rsidP="547F915B" w:rsidRDefault="00AE7CDE" w14:paraId="15FAC09B"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w:t>
            </w:r>
          </w:p>
        </w:tc>
      </w:tr>
      <w:tr w:rsidR="00887C6C" w:rsidTr="547F915B" w14:paraId="7741C009" w14:textId="77777777">
        <w:trPr>
          <w:cantSplit/>
          <w:jc w:val="center"/>
        </w:trPr>
        <w:tc>
          <w:tcPr>
            <w:tcW w:w="2800" w:type="dxa"/>
            <w:tcMar/>
          </w:tcPr>
          <w:p w:rsidR="00887C6C" w:rsidP="547F915B" w:rsidRDefault="00AE7CDE" w14:paraId="06A12037"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Cristóbal Osorio</w:t>
            </w:r>
          </w:p>
        </w:tc>
        <w:tc>
          <w:tcPr>
            <w:tcW w:w="2560" w:type="dxa"/>
            <w:tcMar/>
          </w:tcPr>
          <w:p w:rsidR="00887C6C" w:rsidP="547F915B" w:rsidRDefault="00AE7CDE" w14:paraId="6818134E"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CrisOso</w:t>
            </w:r>
          </w:p>
        </w:tc>
        <w:tc>
          <w:tcPr>
            <w:tcW w:w="2200" w:type="dxa"/>
            <w:tcMar/>
          </w:tcPr>
          <w:p w:rsidR="00887C6C" w:rsidP="547F915B" w:rsidRDefault="00AE7CDE" w14:paraId="46783CDB"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2</w:t>
            </w:r>
          </w:p>
        </w:tc>
        <w:tc>
          <w:tcPr>
            <w:tcW w:w="1800" w:type="dxa"/>
            <w:tcMar/>
          </w:tcPr>
          <w:p w:rsidR="00887C6C" w:rsidP="547F915B" w:rsidRDefault="00AE7CDE" w14:paraId="33E27760"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15%</w:t>
            </w:r>
          </w:p>
        </w:tc>
      </w:tr>
      <w:tr w:rsidR="00887C6C" w:rsidTr="547F915B" w14:paraId="781BB74B" w14:textId="77777777">
        <w:trPr>
          <w:cantSplit/>
          <w:jc w:val="center"/>
        </w:trPr>
        <w:tc>
          <w:tcPr>
            <w:tcW w:w="2800" w:type="dxa"/>
            <w:tcMar/>
          </w:tcPr>
          <w:p w:rsidR="00887C6C" w:rsidP="547F915B" w:rsidRDefault="00AE7CDE" w14:paraId="4825F5F8"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Felipe Salas</w:t>
            </w:r>
          </w:p>
        </w:tc>
        <w:tc>
          <w:tcPr>
            <w:tcW w:w="2560" w:type="dxa"/>
            <w:tcMar/>
          </w:tcPr>
          <w:p w:rsidR="00887C6C" w:rsidP="547F915B" w:rsidRDefault="00AE7CDE" w14:paraId="71E4B4E1"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FSalasOrtiz</w:t>
            </w:r>
          </w:p>
        </w:tc>
        <w:tc>
          <w:tcPr>
            <w:tcW w:w="2200" w:type="dxa"/>
            <w:tcMar/>
          </w:tcPr>
          <w:p w:rsidR="00887C6C" w:rsidP="547F915B" w:rsidRDefault="00AE7CDE" w14:paraId="7D3D5FE3"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4</w:t>
            </w:r>
          </w:p>
        </w:tc>
        <w:tc>
          <w:tcPr>
            <w:tcW w:w="1800" w:type="dxa"/>
            <w:tcMar/>
          </w:tcPr>
          <w:p w:rsidR="00887C6C" w:rsidP="547F915B" w:rsidRDefault="00AE7CDE" w14:paraId="72EF9CC1"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31%</w:t>
            </w:r>
          </w:p>
        </w:tc>
      </w:tr>
      <w:tr w:rsidR="00887C6C" w:rsidTr="547F915B" w14:paraId="718B4089" w14:textId="77777777">
        <w:trPr>
          <w:cantSplit/>
          <w:jc w:val="center"/>
        </w:trPr>
        <w:tc>
          <w:tcPr>
            <w:tcW w:w="2800" w:type="dxa"/>
            <w:tcMar/>
          </w:tcPr>
          <w:p w:rsidR="00887C6C" w:rsidP="547F915B" w:rsidRDefault="00AE7CDE" w14:paraId="3B5CE67D" w14:textId="77777777">
            <w:pPr>
              <w:spacing w:before="20" w:after="20" w:line="240" w:lineRule="auto"/>
              <w:rPr>
                <w:rFonts w:ascii="Arial" w:hAnsi="Arial" w:eastAsia="Arial" w:cs="Arial"/>
                <w:sz w:val="20"/>
                <w:szCs w:val="20"/>
              </w:rPr>
            </w:pPr>
            <w:r w:rsidRPr="547F915B" w:rsidR="61AF1559">
              <w:rPr>
                <w:rFonts w:ascii="Arial" w:hAnsi="Arial" w:eastAsia="Arial" w:cs="Arial"/>
                <w:sz w:val="20"/>
                <w:szCs w:val="20"/>
              </w:rPr>
              <w:t>TOTAL</w:t>
            </w:r>
          </w:p>
        </w:tc>
        <w:tc>
          <w:tcPr>
            <w:tcW w:w="2560" w:type="dxa"/>
            <w:tcMar/>
          </w:tcPr>
          <w:p w:rsidR="00887C6C" w:rsidP="547F915B" w:rsidRDefault="00887C6C" w14:paraId="1DA6542E" w14:textId="77777777">
            <w:pPr>
              <w:spacing w:before="20" w:after="20" w:line="240" w:lineRule="auto"/>
              <w:rPr>
                <w:rFonts w:ascii="Arial" w:hAnsi="Arial" w:eastAsia="Arial" w:cs="Arial"/>
                <w:sz w:val="20"/>
                <w:szCs w:val="20"/>
              </w:rPr>
            </w:pPr>
          </w:p>
        </w:tc>
        <w:tc>
          <w:tcPr>
            <w:tcW w:w="2200" w:type="dxa"/>
            <w:tcMar/>
          </w:tcPr>
          <w:p w:rsidR="00887C6C" w:rsidP="547F915B" w:rsidRDefault="00AE7CDE" w14:paraId="415384D1"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13</w:t>
            </w:r>
          </w:p>
        </w:tc>
        <w:tc>
          <w:tcPr>
            <w:tcW w:w="1800" w:type="dxa"/>
            <w:tcMar/>
          </w:tcPr>
          <w:p w:rsidR="00887C6C" w:rsidP="547F915B" w:rsidRDefault="00AE7CDE" w14:paraId="39D59C2A"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100%</w:t>
            </w:r>
          </w:p>
        </w:tc>
      </w:tr>
    </w:tbl>
    <w:p w:rsidR="00887C6C" w:rsidRDefault="00AE7CDE" w14:paraId="12CFC3C9" w14:textId="77777777">
      <w:pPr>
        <w:spacing w:before="60" w:after="240" w:line="240" w:lineRule="auto"/>
        <w:jc w:val="center"/>
      </w:pPr>
      <w:r>
        <w:rPr>
          <w:rFonts w:ascii="Arial" w:hAnsi="Arial" w:eastAsia="Arial" w:cs="Arial"/>
          <w:i/>
          <w:iCs/>
          <w:sz w:val="18"/>
          <w:szCs w:val="18"/>
        </w:rPr>
        <w:t>Fuente: Informe de Commits Git del Incremento 3, elaborado por el equipo de proyecto a partir de la captura del historial de commits de GitHub.</w:t>
      </w:r>
    </w:p>
    <w:p w:rsidR="00887C6C" w:rsidRDefault="00AE7CDE" w14:paraId="137E3A38" w14:textId="77777777">
      <w:pPr>
        <w:spacing w:line="360" w:lineRule="auto"/>
        <w:jc w:val="both"/>
      </w:pPr>
      <w:r>
        <w:rPr>
          <w:rFonts w:ascii="Arial" w:hAnsi="Arial" w:eastAsia="Arial" w:cs="Arial"/>
        </w:rPr>
        <w:t>La Tabla A.4 clasifica los commits según el tipo de cambio, de forma orientativa y a partir del contenido de cada mensaje. La mayor parte corresponde a diagramas de diseño y a documentación del repositorio, lo que es consistente con la etapa de cierre del incremento que cubre la captura.</w:t>
      </w:r>
    </w:p>
    <w:p w:rsidR="00887C6C" w:rsidRDefault="00AE7CDE" w14:paraId="7D501B4D" w14:textId="77777777">
      <w:pPr>
        <w:pStyle w:val="LeyendaTabla"/>
        <w:keepNext/>
        <w:spacing w:before="240"/>
      </w:pPr>
      <w:r>
        <w:t>Tabla A.4: “Commits por tipo de cambio”.</w:t>
      </w:r>
    </w:p>
    <w:tbl>
      <w:tblPr>
        <w:tblW w:w="936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80" w:type="dxa"/>
          <w:right w:w="80" w:type="dxa"/>
        </w:tblCellMar>
        <w:tblLook w:val="04A0" w:firstRow="1" w:lastRow="0" w:firstColumn="1" w:lastColumn="0" w:noHBand="0" w:noVBand="1"/>
      </w:tblPr>
      <w:tblGrid>
        <w:gridCol w:w="6560"/>
        <w:gridCol w:w="2800"/>
      </w:tblGrid>
      <w:tr w:rsidR="00887C6C" w:rsidTr="547F915B" w14:paraId="0A1CD827" w14:textId="77777777">
        <w:trPr>
          <w:cantSplit/>
          <w:tblHeader/>
          <w:jc w:val="center"/>
        </w:trPr>
        <w:tc>
          <w:tcPr>
            <w:tcW w:w="6560" w:type="dxa"/>
            <w:tcMar/>
            <w:vAlign w:val="center"/>
          </w:tcPr>
          <w:p w:rsidR="00887C6C" w:rsidP="547F915B" w:rsidRDefault="76C52246" w14:paraId="5AE41BB5" w14:textId="77777777">
            <w:pPr>
              <w:spacing w:before="20" w:after="20" w:line="240" w:lineRule="auto"/>
              <w:jc w:val="center"/>
              <w:rPr>
                <w:rFonts w:ascii="Arial" w:hAnsi="Arial" w:eastAsia="Arial" w:cs="Arial"/>
                <w:b w:val="1"/>
                <w:bCs w:val="1"/>
                <w:sz w:val="20"/>
                <w:szCs w:val="20"/>
              </w:rPr>
            </w:pPr>
            <w:r w:rsidRPr="547F915B" w:rsidR="36A6FBC2">
              <w:rPr>
                <w:rFonts w:ascii="Arial" w:hAnsi="Arial" w:eastAsia="Arial" w:cs="Arial"/>
                <w:b w:val="1"/>
                <w:bCs w:val="1"/>
                <w:sz w:val="20"/>
                <w:szCs w:val="20"/>
              </w:rPr>
              <w:t>Tipo de cambio</w:t>
            </w:r>
          </w:p>
        </w:tc>
        <w:tc>
          <w:tcPr>
            <w:tcW w:w="2800" w:type="dxa"/>
            <w:tcMar/>
            <w:vAlign w:val="center"/>
          </w:tcPr>
          <w:p w:rsidR="00887C6C" w:rsidP="547F915B" w:rsidRDefault="76C52246" w14:paraId="7C1B5824" w14:textId="77777777">
            <w:pPr>
              <w:spacing w:before="20" w:after="20" w:line="240" w:lineRule="auto"/>
              <w:jc w:val="center"/>
              <w:rPr>
                <w:rFonts w:ascii="Arial" w:hAnsi="Arial" w:eastAsia="Arial" w:cs="Arial"/>
                <w:b w:val="1"/>
                <w:bCs w:val="1"/>
                <w:sz w:val="20"/>
                <w:szCs w:val="20"/>
              </w:rPr>
            </w:pPr>
            <w:r w:rsidRPr="547F915B" w:rsidR="36A6FBC2">
              <w:rPr>
                <w:rFonts w:ascii="Arial" w:hAnsi="Arial" w:eastAsia="Arial" w:cs="Arial"/>
                <w:b w:val="1"/>
                <w:bCs w:val="1"/>
                <w:sz w:val="20"/>
                <w:szCs w:val="20"/>
              </w:rPr>
              <w:t>N° de commits</w:t>
            </w:r>
          </w:p>
        </w:tc>
      </w:tr>
      <w:tr w:rsidR="00887C6C" w:rsidTr="547F915B" w14:paraId="68740B34" w14:textId="77777777">
        <w:trPr>
          <w:cantSplit/>
          <w:jc w:val="center"/>
        </w:trPr>
        <w:tc>
          <w:tcPr>
            <w:tcW w:w="6560" w:type="dxa"/>
            <w:tcMar/>
          </w:tcPr>
          <w:p w:rsidR="00887C6C" w:rsidP="547F915B" w:rsidRDefault="76C52246" w14:paraId="482CAD43" w14:textId="77777777">
            <w:pPr>
              <w:spacing w:before="20" w:after="20" w:line="240" w:lineRule="auto"/>
              <w:rPr>
                <w:rFonts w:ascii="Arial" w:hAnsi="Arial" w:eastAsia="Arial" w:cs="Arial"/>
                <w:sz w:val="20"/>
                <w:szCs w:val="20"/>
              </w:rPr>
            </w:pPr>
            <w:r w:rsidRPr="547F915B" w:rsidR="36A6FBC2">
              <w:rPr>
                <w:rFonts w:ascii="Arial" w:hAnsi="Arial" w:eastAsia="Arial" w:cs="Arial"/>
                <w:sz w:val="20"/>
                <w:szCs w:val="20"/>
              </w:rPr>
              <w:t>Documentación (README)</w:t>
            </w:r>
          </w:p>
        </w:tc>
        <w:tc>
          <w:tcPr>
            <w:tcW w:w="2800" w:type="dxa"/>
            <w:tcMar/>
          </w:tcPr>
          <w:p w:rsidR="00887C6C" w:rsidP="547F915B" w:rsidRDefault="76C52246" w14:paraId="7714E194" w14:textId="77777777">
            <w:pPr>
              <w:spacing w:before="20" w:after="20" w:line="240" w:lineRule="auto"/>
              <w:jc w:val="center"/>
              <w:rPr>
                <w:rFonts w:ascii="Arial" w:hAnsi="Arial" w:eastAsia="Arial" w:cs="Arial"/>
                <w:sz w:val="20"/>
                <w:szCs w:val="20"/>
              </w:rPr>
            </w:pPr>
            <w:r w:rsidRPr="547F915B" w:rsidR="36A6FBC2">
              <w:rPr>
                <w:rFonts w:ascii="Arial" w:hAnsi="Arial" w:eastAsia="Arial" w:cs="Arial"/>
                <w:sz w:val="20"/>
                <w:szCs w:val="20"/>
              </w:rPr>
              <w:t>4</w:t>
            </w:r>
          </w:p>
        </w:tc>
      </w:tr>
      <w:tr w:rsidR="00887C6C" w:rsidTr="547F915B" w14:paraId="52596F4E" w14:textId="77777777">
        <w:trPr>
          <w:cantSplit/>
          <w:jc w:val="center"/>
        </w:trPr>
        <w:tc>
          <w:tcPr>
            <w:tcW w:w="6560" w:type="dxa"/>
            <w:tcMar/>
          </w:tcPr>
          <w:p w:rsidR="00887C6C" w:rsidP="547F915B" w:rsidRDefault="76C52246" w14:paraId="0B237747" w14:textId="77777777">
            <w:pPr>
              <w:spacing w:before="20" w:after="20" w:line="240" w:lineRule="auto"/>
              <w:rPr>
                <w:rFonts w:ascii="Arial" w:hAnsi="Arial" w:eastAsia="Arial" w:cs="Arial"/>
                <w:sz w:val="20"/>
                <w:szCs w:val="20"/>
              </w:rPr>
            </w:pPr>
            <w:r w:rsidRPr="547F915B" w:rsidR="36A6FBC2">
              <w:rPr>
                <w:rFonts w:ascii="Arial" w:hAnsi="Arial" w:eastAsia="Arial" w:cs="Arial"/>
                <w:sz w:val="20"/>
                <w:szCs w:val="20"/>
              </w:rPr>
              <w:t>Diagramas de diseño</w:t>
            </w:r>
          </w:p>
        </w:tc>
        <w:tc>
          <w:tcPr>
            <w:tcW w:w="2800" w:type="dxa"/>
            <w:tcMar/>
          </w:tcPr>
          <w:p w:rsidR="00887C6C" w:rsidP="547F915B" w:rsidRDefault="76C52246" w14:paraId="4E6894D6" w14:textId="77777777">
            <w:pPr>
              <w:spacing w:before="20" w:after="20" w:line="240" w:lineRule="auto"/>
              <w:jc w:val="center"/>
              <w:rPr>
                <w:rFonts w:ascii="Arial" w:hAnsi="Arial" w:eastAsia="Arial" w:cs="Arial"/>
                <w:sz w:val="20"/>
                <w:szCs w:val="20"/>
              </w:rPr>
            </w:pPr>
            <w:r w:rsidRPr="547F915B" w:rsidR="36A6FBC2">
              <w:rPr>
                <w:rFonts w:ascii="Arial" w:hAnsi="Arial" w:eastAsia="Arial" w:cs="Arial"/>
                <w:sz w:val="20"/>
                <w:szCs w:val="20"/>
              </w:rPr>
              <w:t>5</w:t>
            </w:r>
          </w:p>
        </w:tc>
      </w:tr>
      <w:tr w:rsidR="00887C6C" w:rsidTr="547F915B" w14:paraId="57DEDCF2" w14:textId="77777777">
        <w:trPr>
          <w:cantSplit/>
          <w:jc w:val="center"/>
        </w:trPr>
        <w:tc>
          <w:tcPr>
            <w:tcW w:w="6560" w:type="dxa"/>
            <w:tcMar/>
          </w:tcPr>
          <w:p w:rsidR="00887C6C" w:rsidP="547F915B" w:rsidRDefault="76C52246" w14:paraId="5EBF7868" w14:textId="77777777">
            <w:pPr>
              <w:spacing w:before="20" w:after="20" w:line="240" w:lineRule="auto"/>
              <w:rPr>
                <w:rFonts w:ascii="Arial" w:hAnsi="Arial" w:eastAsia="Arial" w:cs="Arial"/>
                <w:sz w:val="20"/>
                <w:szCs w:val="20"/>
              </w:rPr>
            </w:pPr>
            <w:r w:rsidRPr="547F915B" w:rsidR="36A6FBC2">
              <w:rPr>
                <w:rFonts w:ascii="Arial" w:hAnsi="Arial" w:eastAsia="Arial" w:cs="Arial"/>
                <w:sz w:val="20"/>
                <w:szCs w:val="20"/>
              </w:rPr>
              <w:t>Trazabilidad de requerimientos</w:t>
            </w:r>
          </w:p>
        </w:tc>
        <w:tc>
          <w:tcPr>
            <w:tcW w:w="2800" w:type="dxa"/>
            <w:tcMar/>
          </w:tcPr>
          <w:p w:rsidR="00887C6C" w:rsidP="547F915B" w:rsidRDefault="76C52246" w14:paraId="64E14F55" w14:textId="77777777">
            <w:pPr>
              <w:spacing w:before="20" w:after="20" w:line="240" w:lineRule="auto"/>
              <w:jc w:val="center"/>
              <w:rPr>
                <w:rFonts w:ascii="Arial" w:hAnsi="Arial" w:eastAsia="Arial" w:cs="Arial"/>
                <w:sz w:val="20"/>
                <w:szCs w:val="20"/>
              </w:rPr>
            </w:pPr>
            <w:r w:rsidRPr="547F915B" w:rsidR="36A6FBC2">
              <w:rPr>
                <w:rFonts w:ascii="Arial" w:hAnsi="Arial" w:eastAsia="Arial" w:cs="Arial"/>
                <w:sz w:val="20"/>
                <w:szCs w:val="20"/>
              </w:rPr>
              <w:t>1</w:t>
            </w:r>
          </w:p>
        </w:tc>
      </w:tr>
      <w:tr w:rsidR="00887C6C" w:rsidTr="547F915B" w14:paraId="07B43359" w14:textId="77777777">
        <w:trPr>
          <w:cantSplit/>
          <w:jc w:val="center"/>
        </w:trPr>
        <w:tc>
          <w:tcPr>
            <w:tcW w:w="6560" w:type="dxa"/>
            <w:tcMar/>
          </w:tcPr>
          <w:p w:rsidR="00887C6C" w:rsidP="547F915B" w:rsidRDefault="76C52246" w14:paraId="3E98093E" w14:textId="77777777">
            <w:pPr>
              <w:spacing w:before="20" w:after="20" w:line="240" w:lineRule="auto"/>
              <w:rPr>
                <w:rFonts w:ascii="Arial" w:hAnsi="Arial" w:eastAsia="Arial" w:cs="Arial"/>
                <w:sz w:val="20"/>
                <w:szCs w:val="20"/>
              </w:rPr>
            </w:pPr>
            <w:r w:rsidRPr="547F915B" w:rsidR="36A6FBC2">
              <w:rPr>
                <w:rFonts w:ascii="Arial" w:hAnsi="Arial" w:eastAsia="Arial" w:cs="Arial"/>
                <w:sz w:val="20"/>
                <w:szCs w:val="20"/>
              </w:rPr>
              <w:t>Versionado del proyecto</w:t>
            </w:r>
          </w:p>
        </w:tc>
        <w:tc>
          <w:tcPr>
            <w:tcW w:w="2800" w:type="dxa"/>
            <w:tcMar/>
          </w:tcPr>
          <w:p w:rsidR="00887C6C" w:rsidP="547F915B" w:rsidRDefault="76C52246" w14:paraId="30470A0D" w14:textId="77777777">
            <w:pPr>
              <w:spacing w:before="20" w:after="20" w:line="240" w:lineRule="auto"/>
              <w:jc w:val="center"/>
              <w:rPr>
                <w:rFonts w:ascii="Arial" w:hAnsi="Arial" w:eastAsia="Arial" w:cs="Arial"/>
                <w:sz w:val="20"/>
                <w:szCs w:val="20"/>
              </w:rPr>
            </w:pPr>
            <w:r w:rsidRPr="547F915B" w:rsidR="36A6FBC2">
              <w:rPr>
                <w:rFonts w:ascii="Arial" w:hAnsi="Arial" w:eastAsia="Arial" w:cs="Arial"/>
                <w:sz w:val="20"/>
                <w:szCs w:val="20"/>
              </w:rPr>
              <w:t>1</w:t>
            </w:r>
          </w:p>
        </w:tc>
      </w:tr>
      <w:tr w:rsidR="00887C6C" w:rsidTr="547F915B" w14:paraId="15E31C50" w14:textId="77777777">
        <w:trPr>
          <w:cantSplit/>
          <w:jc w:val="center"/>
        </w:trPr>
        <w:tc>
          <w:tcPr>
            <w:tcW w:w="6560" w:type="dxa"/>
            <w:tcMar/>
          </w:tcPr>
          <w:p w:rsidR="00887C6C" w:rsidP="547F915B" w:rsidRDefault="76C52246" w14:paraId="028EEDC6" w14:textId="77777777">
            <w:pPr>
              <w:spacing w:before="20" w:after="20" w:line="240" w:lineRule="auto"/>
              <w:rPr>
                <w:rFonts w:ascii="Arial" w:hAnsi="Arial" w:eastAsia="Arial" w:cs="Arial"/>
                <w:sz w:val="20"/>
                <w:szCs w:val="20"/>
              </w:rPr>
            </w:pPr>
            <w:r w:rsidRPr="547F915B" w:rsidR="36A6FBC2">
              <w:rPr>
                <w:rFonts w:ascii="Arial" w:hAnsi="Arial" w:eastAsia="Arial" w:cs="Arial"/>
                <w:sz w:val="20"/>
                <w:szCs w:val="20"/>
              </w:rPr>
              <w:t>Infraestructura y dependencias (JDK, librerías de interfaz)</w:t>
            </w:r>
          </w:p>
        </w:tc>
        <w:tc>
          <w:tcPr>
            <w:tcW w:w="2800" w:type="dxa"/>
            <w:tcMar/>
          </w:tcPr>
          <w:p w:rsidR="00887C6C" w:rsidP="547F915B" w:rsidRDefault="76C52246" w14:paraId="5B896037" w14:textId="77777777">
            <w:pPr>
              <w:spacing w:before="20" w:after="20" w:line="240" w:lineRule="auto"/>
              <w:jc w:val="center"/>
              <w:rPr>
                <w:rFonts w:ascii="Arial" w:hAnsi="Arial" w:eastAsia="Arial" w:cs="Arial"/>
                <w:sz w:val="20"/>
                <w:szCs w:val="20"/>
              </w:rPr>
            </w:pPr>
            <w:r w:rsidRPr="547F915B" w:rsidR="36A6FBC2">
              <w:rPr>
                <w:rFonts w:ascii="Arial" w:hAnsi="Arial" w:eastAsia="Arial" w:cs="Arial"/>
                <w:sz w:val="20"/>
                <w:szCs w:val="20"/>
              </w:rPr>
              <w:t>2</w:t>
            </w:r>
          </w:p>
        </w:tc>
      </w:tr>
      <w:tr w:rsidR="00887C6C" w:rsidTr="547F915B" w14:paraId="4E2C09DC" w14:textId="77777777">
        <w:trPr>
          <w:cantSplit/>
          <w:jc w:val="center"/>
        </w:trPr>
        <w:tc>
          <w:tcPr>
            <w:tcW w:w="6560" w:type="dxa"/>
            <w:tcMar/>
          </w:tcPr>
          <w:p w:rsidR="00887C6C" w:rsidP="547F915B" w:rsidRDefault="76C52246" w14:paraId="4D52AB9F" w14:textId="77777777">
            <w:pPr>
              <w:spacing w:before="20" w:after="20" w:line="240" w:lineRule="auto"/>
              <w:rPr>
                <w:rFonts w:ascii="Arial" w:hAnsi="Arial" w:eastAsia="Arial" w:cs="Arial"/>
                <w:sz w:val="20"/>
                <w:szCs w:val="20"/>
              </w:rPr>
            </w:pPr>
            <w:r w:rsidRPr="547F915B" w:rsidR="36A6FBC2">
              <w:rPr>
                <w:rFonts w:ascii="Arial" w:hAnsi="Arial" w:eastAsia="Arial" w:cs="Arial"/>
                <w:sz w:val="20"/>
                <w:szCs w:val="20"/>
              </w:rPr>
              <w:t>TOTAL</w:t>
            </w:r>
          </w:p>
        </w:tc>
        <w:tc>
          <w:tcPr>
            <w:tcW w:w="2800" w:type="dxa"/>
            <w:tcMar/>
          </w:tcPr>
          <w:p w:rsidR="00887C6C" w:rsidP="547F915B" w:rsidRDefault="76C52246" w14:paraId="7B862D82" w14:textId="77777777">
            <w:pPr>
              <w:spacing w:before="20" w:after="20" w:line="240" w:lineRule="auto"/>
              <w:jc w:val="center"/>
              <w:rPr>
                <w:rFonts w:ascii="Arial" w:hAnsi="Arial" w:eastAsia="Arial" w:cs="Arial"/>
                <w:sz w:val="20"/>
                <w:szCs w:val="20"/>
              </w:rPr>
            </w:pPr>
            <w:r w:rsidRPr="547F915B" w:rsidR="36A6FBC2">
              <w:rPr>
                <w:rFonts w:ascii="Arial" w:hAnsi="Arial" w:eastAsia="Arial" w:cs="Arial"/>
                <w:sz w:val="20"/>
                <w:szCs w:val="20"/>
              </w:rPr>
              <w:t>13</w:t>
            </w:r>
          </w:p>
        </w:tc>
      </w:tr>
    </w:tbl>
    <w:p w:rsidR="00887C6C" w:rsidRDefault="00AE7CDE" w14:paraId="0C12DC13" w14:textId="77777777">
      <w:pPr>
        <w:spacing w:before="60" w:after="240" w:line="240" w:lineRule="auto"/>
        <w:jc w:val="center"/>
      </w:pPr>
      <w:r>
        <w:rPr>
          <w:rFonts w:ascii="Arial" w:hAnsi="Arial" w:eastAsia="Arial" w:cs="Arial"/>
          <w:i/>
          <w:iCs/>
          <w:sz w:val="18"/>
          <w:szCs w:val="18"/>
        </w:rPr>
        <w:t>Fuente: Informe de Commits Git del Incremento 3, elaborado por el equipo de proyecto a partir de la captura del historial de commits de GitHub.</w:t>
      </w:r>
    </w:p>
    <w:p w:rsidR="00887C6C" w:rsidRDefault="00AE7CDE" w14:paraId="4094C50B" w14:textId="77777777">
      <w:pPr>
        <w:spacing w:line="360" w:lineRule="auto"/>
        <w:jc w:val="both"/>
      </w:pPr>
      <w:r>
        <w:rPr>
          <w:rFonts w:ascii="Arial" w:hAnsi="Arial" w:eastAsia="Arial" w:cs="Arial"/>
        </w:rPr>
        <w:t>La Tabla A.5 detalla los 13 commits, ordenados del más reciente al más antiguo, con su identificador abreviado, el integrante, el mensaje y la marca de verificación que muestra GitHub.</w:t>
      </w:r>
    </w:p>
    <w:p w:rsidR="00887C6C" w:rsidRDefault="00AE7CDE" w14:paraId="067EF313" w14:textId="77777777">
      <w:pPr>
        <w:pStyle w:val="LeyendaTabla"/>
        <w:keepNext/>
        <w:spacing w:before="240"/>
      </w:pPr>
      <w:r>
        <w:t>Tabla A.5: “Detalle de los commits del Incremento 3”.</w:t>
      </w:r>
    </w:p>
    <w:tbl>
      <w:tblPr>
        <w:tblW w:w="936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80" w:type="dxa"/>
          <w:right w:w="80" w:type="dxa"/>
        </w:tblCellMar>
        <w:tblLook w:val="04A0" w:firstRow="1" w:lastRow="0" w:firstColumn="1" w:lastColumn="0" w:noHBand="0" w:noVBand="1"/>
      </w:tblPr>
      <w:tblGrid>
        <w:gridCol w:w="1250"/>
        <w:gridCol w:w="1150"/>
        <w:gridCol w:w="2350"/>
        <w:gridCol w:w="3410"/>
        <w:gridCol w:w="1200"/>
      </w:tblGrid>
      <w:tr w:rsidR="00887C6C" w:rsidTr="547F915B" w14:paraId="712F21D7" w14:textId="77777777">
        <w:trPr>
          <w:cantSplit/>
          <w:tblHeader/>
          <w:jc w:val="center"/>
        </w:trPr>
        <w:tc>
          <w:tcPr>
            <w:tcW w:w="1250" w:type="dxa"/>
            <w:tcMar/>
            <w:vAlign w:val="center"/>
          </w:tcPr>
          <w:p w:rsidR="00887C6C" w:rsidP="547F915B" w:rsidRDefault="76C52246" w14:paraId="48FF8E3E" w14:textId="77777777">
            <w:pPr>
              <w:spacing w:before="20" w:after="20" w:line="240" w:lineRule="auto"/>
              <w:jc w:val="center"/>
              <w:rPr>
                <w:rFonts w:ascii="Arial" w:hAnsi="Arial" w:eastAsia="Arial" w:cs="Arial"/>
                <w:b w:val="1"/>
                <w:bCs w:val="1"/>
                <w:sz w:val="20"/>
                <w:szCs w:val="20"/>
              </w:rPr>
            </w:pPr>
            <w:r w:rsidRPr="547F915B" w:rsidR="36A6FBC2">
              <w:rPr>
                <w:rFonts w:ascii="Arial" w:hAnsi="Arial" w:eastAsia="Arial" w:cs="Arial"/>
                <w:b w:val="1"/>
                <w:bCs w:val="1"/>
                <w:sz w:val="20"/>
                <w:szCs w:val="20"/>
              </w:rPr>
              <w:t>Fecha</w:t>
            </w:r>
          </w:p>
        </w:tc>
        <w:tc>
          <w:tcPr>
            <w:tcW w:w="1150" w:type="dxa"/>
            <w:tcMar/>
            <w:vAlign w:val="center"/>
          </w:tcPr>
          <w:p w:rsidR="00887C6C" w:rsidP="547F915B" w:rsidRDefault="76C52246" w14:paraId="6BE9CFE0" w14:textId="77777777">
            <w:pPr>
              <w:spacing w:before="20" w:after="20" w:line="240" w:lineRule="auto"/>
              <w:jc w:val="center"/>
              <w:rPr>
                <w:rFonts w:ascii="Arial" w:hAnsi="Arial" w:eastAsia="Arial" w:cs="Arial"/>
                <w:b w:val="1"/>
                <w:bCs w:val="1"/>
                <w:sz w:val="20"/>
                <w:szCs w:val="20"/>
              </w:rPr>
            </w:pPr>
            <w:r w:rsidRPr="547F915B" w:rsidR="36A6FBC2">
              <w:rPr>
                <w:rFonts w:ascii="Arial" w:hAnsi="Arial" w:eastAsia="Arial" w:cs="Arial"/>
                <w:b w:val="1"/>
                <w:bCs w:val="1"/>
                <w:sz w:val="20"/>
                <w:szCs w:val="20"/>
              </w:rPr>
              <w:t>Hash</w:t>
            </w:r>
          </w:p>
        </w:tc>
        <w:tc>
          <w:tcPr>
            <w:tcW w:w="2350" w:type="dxa"/>
            <w:tcMar/>
            <w:vAlign w:val="center"/>
          </w:tcPr>
          <w:p w:rsidR="00887C6C" w:rsidP="547F915B" w:rsidRDefault="76C52246" w14:paraId="3320F9DF" w14:textId="77777777">
            <w:pPr>
              <w:spacing w:before="20" w:after="20" w:line="240" w:lineRule="auto"/>
              <w:jc w:val="center"/>
              <w:rPr>
                <w:rFonts w:ascii="Arial" w:hAnsi="Arial" w:eastAsia="Arial" w:cs="Arial"/>
                <w:b w:val="1"/>
                <w:bCs w:val="1"/>
                <w:sz w:val="20"/>
                <w:szCs w:val="20"/>
              </w:rPr>
            </w:pPr>
            <w:r w:rsidRPr="547F915B" w:rsidR="36A6FBC2">
              <w:rPr>
                <w:rFonts w:ascii="Arial" w:hAnsi="Arial" w:eastAsia="Arial" w:cs="Arial"/>
                <w:b w:val="1"/>
                <w:bCs w:val="1"/>
                <w:sz w:val="20"/>
                <w:szCs w:val="20"/>
              </w:rPr>
              <w:t>Integrante (usuario GitHub)</w:t>
            </w:r>
          </w:p>
        </w:tc>
        <w:tc>
          <w:tcPr>
            <w:tcW w:w="3410" w:type="dxa"/>
            <w:tcMar/>
            <w:vAlign w:val="center"/>
          </w:tcPr>
          <w:p w:rsidR="00887C6C" w:rsidP="547F915B" w:rsidRDefault="76C52246" w14:paraId="56561731" w14:textId="77777777">
            <w:pPr>
              <w:spacing w:before="20" w:after="20" w:line="240" w:lineRule="auto"/>
              <w:jc w:val="center"/>
              <w:rPr>
                <w:rFonts w:ascii="Arial" w:hAnsi="Arial" w:eastAsia="Arial" w:cs="Arial"/>
                <w:b w:val="1"/>
                <w:bCs w:val="1"/>
                <w:sz w:val="20"/>
                <w:szCs w:val="20"/>
              </w:rPr>
            </w:pPr>
            <w:r w:rsidRPr="547F915B" w:rsidR="36A6FBC2">
              <w:rPr>
                <w:rFonts w:ascii="Arial" w:hAnsi="Arial" w:eastAsia="Arial" w:cs="Arial"/>
                <w:b w:val="1"/>
                <w:bCs w:val="1"/>
                <w:sz w:val="20"/>
                <w:szCs w:val="20"/>
              </w:rPr>
              <w:t>Mensaje del commit</w:t>
            </w:r>
          </w:p>
        </w:tc>
        <w:tc>
          <w:tcPr>
            <w:tcW w:w="1200" w:type="dxa"/>
            <w:tcMar/>
            <w:vAlign w:val="center"/>
          </w:tcPr>
          <w:p w:rsidR="00887C6C" w:rsidP="547F915B" w:rsidRDefault="76C52246" w14:paraId="47716D9F" w14:textId="77777777">
            <w:pPr>
              <w:spacing w:before="20" w:after="20" w:line="240" w:lineRule="auto"/>
              <w:jc w:val="center"/>
              <w:rPr>
                <w:rFonts w:ascii="Arial" w:hAnsi="Arial" w:eastAsia="Arial" w:cs="Arial"/>
                <w:b w:val="1"/>
                <w:bCs w:val="1"/>
                <w:sz w:val="20"/>
                <w:szCs w:val="20"/>
              </w:rPr>
            </w:pPr>
            <w:r w:rsidRPr="547F915B" w:rsidR="36A6FBC2">
              <w:rPr>
                <w:rFonts w:ascii="Arial" w:hAnsi="Arial" w:eastAsia="Arial" w:cs="Arial"/>
                <w:b w:val="1"/>
                <w:bCs w:val="1"/>
                <w:sz w:val="20"/>
                <w:szCs w:val="20"/>
              </w:rPr>
              <w:t>Verificado</w:t>
            </w:r>
          </w:p>
        </w:tc>
      </w:tr>
      <w:tr w:rsidR="00887C6C" w:rsidTr="547F915B" w14:paraId="5097C93A" w14:textId="77777777">
        <w:trPr>
          <w:cantSplit/>
          <w:jc w:val="center"/>
        </w:trPr>
        <w:tc>
          <w:tcPr>
            <w:tcW w:w="1250" w:type="dxa"/>
            <w:tcMar/>
          </w:tcPr>
          <w:p w:rsidR="00887C6C" w:rsidP="547F915B" w:rsidRDefault="76C52246" w14:paraId="016D15CC" w14:textId="77777777">
            <w:pPr>
              <w:spacing w:before="20" w:after="20" w:line="240" w:lineRule="auto"/>
              <w:jc w:val="center"/>
              <w:rPr>
                <w:rFonts w:ascii="Arial" w:hAnsi="Arial" w:eastAsia="Arial" w:cs="Arial"/>
                <w:sz w:val="20"/>
                <w:szCs w:val="20"/>
              </w:rPr>
            </w:pPr>
            <w:r w:rsidRPr="547F915B" w:rsidR="36A6FBC2">
              <w:rPr>
                <w:rFonts w:ascii="Arial" w:hAnsi="Arial" w:eastAsia="Arial" w:cs="Arial"/>
                <w:sz w:val="20"/>
                <w:szCs w:val="20"/>
              </w:rPr>
              <w:t>03-10-2026</w:t>
            </w:r>
          </w:p>
        </w:tc>
        <w:tc>
          <w:tcPr>
            <w:tcW w:w="1150" w:type="dxa"/>
            <w:tcMar/>
          </w:tcPr>
          <w:p w:rsidR="00887C6C" w:rsidP="547F915B" w:rsidRDefault="76C52246" w14:paraId="3324F1FF" w14:textId="77777777">
            <w:pPr>
              <w:spacing w:before="20" w:after="20" w:line="240" w:lineRule="auto"/>
              <w:jc w:val="center"/>
              <w:rPr>
                <w:rFonts w:ascii="Courier New" w:hAnsi="Courier New" w:eastAsia="Courier New" w:cs="Courier New"/>
                <w:sz w:val="20"/>
                <w:szCs w:val="20"/>
              </w:rPr>
            </w:pPr>
            <w:r w:rsidRPr="547F915B" w:rsidR="36A6FBC2">
              <w:rPr>
                <w:rFonts w:ascii="Courier New" w:hAnsi="Courier New" w:eastAsia="Courier New" w:cs="Courier New"/>
                <w:sz w:val="20"/>
                <w:szCs w:val="20"/>
              </w:rPr>
              <w:t>84c8183</w:t>
            </w:r>
          </w:p>
        </w:tc>
        <w:tc>
          <w:tcPr>
            <w:tcW w:w="2350" w:type="dxa"/>
            <w:tcMar/>
          </w:tcPr>
          <w:p w:rsidR="00887C6C" w:rsidP="547F915B" w:rsidRDefault="76C52246" w14:paraId="4C5DB06F" w14:textId="77777777">
            <w:pPr>
              <w:spacing w:before="20" w:after="20" w:line="240" w:lineRule="auto"/>
              <w:rPr>
                <w:rFonts w:ascii="Arial" w:hAnsi="Arial" w:eastAsia="Arial" w:cs="Arial"/>
                <w:sz w:val="20"/>
                <w:szCs w:val="20"/>
              </w:rPr>
            </w:pPr>
            <w:r w:rsidRPr="547F915B" w:rsidR="36A6FBC2">
              <w:rPr>
                <w:rFonts w:ascii="Arial" w:hAnsi="Arial" w:eastAsia="Arial" w:cs="Arial"/>
                <w:sz w:val="20"/>
                <w:szCs w:val="20"/>
              </w:rPr>
              <w:t>Felipe Salas (FSalasOrtiz)</w:t>
            </w:r>
          </w:p>
        </w:tc>
        <w:tc>
          <w:tcPr>
            <w:tcW w:w="3410" w:type="dxa"/>
            <w:tcMar/>
          </w:tcPr>
          <w:p w:rsidR="00887C6C" w:rsidP="547F915B" w:rsidRDefault="76C52246" w14:paraId="66732493" w14:textId="77777777">
            <w:pPr>
              <w:spacing w:before="20" w:after="20" w:line="240" w:lineRule="auto"/>
              <w:rPr>
                <w:rFonts w:ascii="Arial" w:hAnsi="Arial" w:eastAsia="Arial" w:cs="Arial"/>
                <w:sz w:val="20"/>
                <w:szCs w:val="20"/>
              </w:rPr>
            </w:pPr>
            <w:r w:rsidRPr="547F915B" w:rsidR="36A6FBC2">
              <w:rPr>
                <w:rFonts w:ascii="Arial" w:hAnsi="Arial" w:eastAsia="Arial" w:cs="Arial"/>
                <w:sz w:val="20"/>
                <w:szCs w:val="20"/>
              </w:rPr>
              <w:t>Revise demo credentials warning in README</w:t>
            </w:r>
          </w:p>
        </w:tc>
        <w:tc>
          <w:tcPr>
            <w:tcW w:w="1200" w:type="dxa"/>
            <w:tcMar/>
          </w:tcPr>
          <w:p w:rsidR="00887C6C" w:rsidP="547F915B" w:rsidRDefault="76C52246" w14:paraId="0C4E885E" w14:textId="77777777">
            <w:pPr>
              <w:spacing w:before="20" w:after="20" w:line="240" w:lineRule="auto"/>
              <w:jc w:val="center"/>
              <w:rPr>
                <w:rFonts w:ascii="Arial" w:hAnsi="Arial" w:eastAsia="Arial" w:cs="Arial"/>
                <w:sz w:val="20"/>
                <w:szCs w:val="20"/>
              </w:rPr>
            </w:pPr>
            <w:r w:rsidRPr="547F915B" w:rsidR="36A6FBC2">
              <w:rPr>
                <w:rFonts w:ascii="Arial" w:hAnsi="Arial" w:eastAsia="Arial" w:cs="Arial"/>
                <w:sz w:val="20"/>
                <w:szCs w:val="20"/>
              </w:rPr>
              <w:t>Sí</w:t>
            </w:r>
          </w:p>
        </w:tc>
      </w:tr>
      <w:tr w:rsidR="00887C6C" w:rsidTr="547F915B" w14:paraId="4FC81192" w14:textId="77777777">
        <w:trPr>
          <w:cantSplit/>
          <w:jc w:val="center"/>
        </w:trPr>
        <w:tc>
          <w:tcPr>
            <w:tcW w:w="1250" w:type="dxa"/>
            <w:tcMar/>
          </w:tcPr>
          <w:p w:rsidR="00887C6C" w:rsidP="547F915B" w:rsidRDefault="76C52246" w14:paraId="50CDAA7B" w14:textId="77777777">
            <w:pPr>
              <w:spacing w:before="20" w:after="20" w:line="240" w:lineRule="auto"/>
              <w:jc w:val="center"/>
              <w:rPr>
                <w:rFonts w:ascii="Arial" w:hAnsi="Arial" w:eastAsia="Arial" w:cs="Arial"/>
                <w:sz w:val="20"/>
                <w:szCs w:val="20"/>
              </w:rPr>
            </w:pPr>
            <w:r w:rsidRPr="547F915B" w:rsidR="36A6FBC2">
              <w:rPr>
                <w:rFonts w:ascii="Arial" w:hAnsi="Arial" w:eastAsia="Arial" w:cs="Arial"/>
                <w:sz w:val="20"/>
                <w:szCs w:val="20"/>
              </w:rPr>
              <w:t>03-10-2026</w:t>
            </w:r>
          </w:p>
        </w:tc>
        <w:tc>
          <w:tcPr>
            <w:tcW w:w="1150" w:type="dxa"/>
            <w:tcMar/>
          </w:tcPr>
          <w:p w:rsidR="00887C6C" w:rsidP="547F915B" w:rsidRDefault="76C52246" w14:paraId="6F326546" w14:textId="77777777">
            <w:pPr>
              <w:spacing w:before="20" w:after="20" w:line="240" w:lineRule="auto"/>
              <w:jc w:val="center"/>
              <w:rPr>
                <w:rFonts w:ascii="Courier New" w:hAnsi="Courier New" w:eastAsia="Courier New" w:cs="Courier New"/>
                <w:sz w:val="20"/>
                <w:szCs w:val="20"/>
              </w:rPr>
            </w:pPr>
            <w:r w:rsidRPr="547F915B" w:rsidR="36A6FBC2">
              <w:rPr>
                <w:rFonts w:ascii="Courier New" w:hAnsi="Courier New" w:eastAsia="Courier New" w:cs="Courier New"/>
                <w:sz w:val="20"/>
                <w:szCs w:val="20"/>
              </w:rPr>
              <w:t>d02aeac</w:t>
            </w:r>
          </w:p>
        </w:tc>
        <w:tc>
          <w:tcPr>
            <w:tcW w:w="2350" w:type="dxa"/>
            <w:tcMar/>
          </w:tcPr>
          <w:p w:rsidR="00887C6C" w:rsidP="547F915B" w:rsidRDefault="76C52246" w14:paraId="0583981B" w14:textId="77777777">
            <w:pPr>
              <w:spacing w:before="20" w:after="20" w:line="240" w:lineRule="auto"/>
              <w:rPr>
                <w:rFonts w:ascii="Arial" w:hAnsi="Arial" w:eastAsia="Arial" w:cs="Arial"/>
                <w:sz w:val="20"/>
                <w:szCs w:val="20"/>
              </w:rPr>
            </w:pPr>
            <w:r w:rsidRPr="547F915B" w:rsidR="36A6FBC2">
              <w:rPr>
                <w:rFonts w:ascii="Arial" w:hAnsi="Arial" w:eastAsia="Arial" w:cs="Arial"/>
                <w:sz w:val="20"/>
                <w:szCs w:val="20"/>
              </w:rPr>
              <w:t>Felipe Salas (FSalasOrtiz)</w:t>
            </w:r>
          </w:p>
        </w:tc>
        <w:tc>
          <w:tcPr>
            <w:tcW w:w="3410" w:type="dxa"/>
            <w:tcMar/>
          </w:tcPr>
          <w:p w:rsidR="00887C6C" w:rsidP="547F915B" w:rsidRDefault="76C52246" w14:paraId="2F938168" w14:textId="77777777">
            <w:pPr>
              <w:spacing w:before="20" w:after="20" w:line="240" w:lineRule="auto"/>
              <w:rPr>
                <w:rFonts w:ascii="Arial" w:hAnsi="Arial" w:eastAsia="Arial" w:cs="Arial"/>
                <w:sz w:val="20"/>
                <w:szCs w:val="20"/>
              </w:rPr>
            </w:pPr>
            <w:r w:rsidRPr="547F915B" w:rsidR="36A6FBC2">
              <w:rPr>
                <w:rFonts w:ascii="Arial" w:hAnsi="Arial" w:eastAsia="Arial" w:cs="Arial"/>
                <w:sz w:val="20"/>
                <w:szCs w:val="20"/>
              </w:rPr>
              <w:t>Update README with warning for database installation</w:t>
            </w:r>
          </w:p>
        </w:tc>
        <w:tc>
          <w:tcPr>
            <w:tcW w:w="1200" w:type="dxa"/>
            <w:tcMar/>
          </w:tcPr>
          <w:p w:rsidR="00887C6C" w:rsidP="547F915B" w:rsidRDefault="76C52246" w14:paraId="192133FC" w14:textId="77777777">
            <w:pPr>
              <w:spacing w:before="20" w:after="20" w:line="240" w:lineRule="auto"/>
              <w:jc w:val="center"/>
              <w:rPr>
                <w:rFonts w:ascii="Arial" w:hAnsi="Arial" w:eastAsia="Arial" w:cs="Arial"/>
                <w:sz w:val="20"/>
                <w:szCs w:val="20"/>
              </w:rPr>
            </w:pPr>
            <w:r w:rsidRPr="547F915B" w:rsidR="36A6FBC2">
              <w:rPr>
                <w:rFonts w:ascii="Arial" w:hAnsi="Arial" w:eastAsia="Arial" w:cs="Arial"/>
                <w:sz w:val="20"/>
                <w:szCs w:val="20"/>
              </w:rPr>
              <w:t>Sí</w:t>
            </w:r>
          </w:p>
        </w:tc>
      </w:tr>
      <w:tr w:rsidR="00887C6C" w:rsidTr="547F915B" w14:paraId="4E5FBFA3" w14:textId="77777777">
        <w:trPr>
          <w:cantSplit/>
          <w:jc w:val="center"/>
        </w:trPr>
        <w:tc>
          <w:tcPr>
            <w:tcW w:w="1250" w:type="dxa"/>
            <w:tcMar/>
          </w:tcPr>
          <w:p w:rsidR="00887C6C" w:rsidP="547F915B" w:rsidRDefault="76C52246" w14:paraId="18E647E5" w14:textId="77777777">
            <w:pPr>
              <w:spacing w:before="20" w:after="20" w:line="240" w:lineRule="auto"/>
              <w:jc w:val="center"/>
              <w:rPr>
                <w:rFonts w:ascii="Arial" w:hAnsi="Arial" w:eastAsia="Arial" w:cs="Arial"/>
                <w:sz w:val="20"/>
                <w:szCs w:val="20"/>
              </w:rPr>
            </w:pPr>
            <w:r w:rsidRPr="547F915B" w:rsidR="36A6FBC2">
              <w:rPr>
                <w:rFonts w:ascii="Arial" w:hAnsi="Arial" w:eastAsia="Arial" w:cs="Arial"/>
                <w:sz w:val="20"/>
                <w:szCs w:val="20"/>
              </w:rPr>
              <w:t>03-10-2026</w:t>
            </w:r>
          </w:p>
        </w:tc>
        <w:tc>
          <w:tcPr>
            <w:tcW w:w="1150" w:type="dxa"/>
            <w:tcMar/>
          </w:tcPr>
          <w:p w:rsidR="00887C6C" w:rsidP="547F915B" w:rsidRDefault="76C52246" w14:paraId="509F9457" w14:textId="77777777">
            <w:pPr>
              <w:spacing w:before="20" w:after="20" w:line="240" w:lineRule="auto"/>
              <w:jc w:val="center"/>
              <w:rPr>
                <w:rFonts w:ascii="Courier New" w:hAnsi="Courier New" w:eastAsia="Courier New" w:cs="Courier New"/>
                <w:sz w:val="20"/>
                <w:szCs w:val="20"/>
              </w:rPr>
            </w:pPr>
            <w:r w:rsidRPr="547F915B" w:rsidR="36A6FBC2">
              <w:rPr>
                <w:rFonts w:ascii="Courier New" w:hAnsi="Courier New" w:eastAsia="Courier New" w:cs="Courier New"/>
                <w:sz w:val="20"/>
                <w:szCs w:val="20"/>
              </w:rPr>
              <w:t>56bc688</w:t>
            </w:r>
          </w:p>
        </w:tc>
        <w:tc>
          <w:tcPr>
            <w:tcW w:w="2350" w:type="dxa"/>
            <w:tcMar/>
          </w:tcPr>
          <w:p w:rsidR="00887C6C" w:rsidP="547F915B" w:rsidRDefault="76C52246" w14:paraId="3ECAFE5B" w14:textId="77777777">
            <w:pPr>
              <w:spacing w:before="20" w:after="20" w:line="240" w:lineRule="auto"/>
              <w:rPr>
                <w:rFonts w:ascii="Arial" w:hAnsi="Arial" w:eastAsia="Arial" w:cs="Arial"/>
                <w:sz w:val="20"/>
                <w:szCs w:val="20"/>
              </w:rPr>
            </w:pPr>
            <w:r w:rsidRPr="547F915B" w:rsidR="36A6FBC2">
              <w:rPr>
                <w:rFonts w:ascii="Arial" w:hAnsi="Arial" w:eastAsia="Arial" w:cs="Arial"/>
                <w:sz w:val="20"/>
                <w:szCs w:val="20"/>
              </w:rPr>
              <w:t>Felipe Salas (FSalasOrtiz)</w:t>
            </w:r>
          </w:p>
        </w:tc>
        <w:tc>
          <w:tcPr>
            <w:tcW w:w="3410" w:type="dxa"/>
            <w:tcMar/>
          </w:tcPr>
          <w:p w:rsidR="00887C6C" w:rsidP="547F915B" w:rsidRDefault="76C52246" w14:paraId="5359B389" w14:textId="77777777">
            <w:pPr>
              <w:spacing w:before="20" w:after="20" w:line="240" w:lineRule="auto"/>
              <w:rPr>
                <w:rFonts w:ascii="Arial" w:hAnsi="Arial" w:eastAsia="Arial" w:cs="Arial"/>
                <w:sz w:val="20"/>
                <w:szCs w:val="20"/>
              </w:rPr>
            </w:pPr>
            <w:r w:rsidRPr="547F915B" w:rsidR="36A6FBC2">
              <w:rPr>
                <w:rFonts w:ascii="Arial" w:hAnsi="Arial" w:eastAsia="Arial" w:cs="Arial"/>
                <w:sz w:val="20"/>
                <w:szCs w:val="20"/>
              </w:rPr>
              <w:t>Update README to remove local application note</w:t>
            </w:r>
          </w:p>
        </w:tc>
        <w:tc>
          <w:tcPr>
            <w:tcW w:w="1200" w:type="dxa"/>
            <w:tcMar/>
          </w:tcPr>
          <w:p w:rsidR="00887C6C" w:rsidP="547F915B" w:rsidRDefault="76C52246" w14:paraId="1683727A" w14:textId="77777777">
            <w:pPr>
              <w:spacing w:before="20" w:after="20" w:line="240" w:lineRule="auto"/>
              <w:jc w:val="center"/>
              <w:rPr>
                <w:rFonts w:ascii="Arial" w:hAnsi="Arial" w:eastAsia="Arial" w:cs="Arial"/>
                <w:sz w:val="20"/>
                <w:szCs w:val="20"/>
              </w:rPr>
            </w:pPr>
            <w:r w:rsidRPr="547F915B" w:rsidR="36A6FBC2">
              <w:rPr>
                <w:rFonts w:ascii="Arial" w:hAnsi="Arial" w:eastAsia="Arial" w:cs="Arial"/>
                <w:sz w:val="20"/>
                <w:szCs w:val="20"/>
              </w:rPr>
              <w:t>Sí</w:t>
            </w:r>
          </w:p>
        </w:tc>
      </w:tr>
      <w:tr w:rsidR="00887C6C" w:rsidTr="547F915B" w14:paraId="6D513337" w14:textId="77777777">
        <w:trPr>
          <w:cantSplit/>
          <w:jc w:val="center"/>
        </w:trPr>
        <w:tc>
          <w:tcPr>
            <w:tcW w:w="1250" w:type="dxa"/>
            <w:tcMar/>
          </w:tcPr>
          <w:p w:rsidR="00887C6C" w:rsidP="547F915B" w:rsidRDefault="76C52246" w14:paraId="2C358203" w14:textId="77777777">
            <w:pPr>
              <w:spacing w:before="20" w:after="20" w:line="240" w:lineRule="auto"/>
              <w:jc w:val="center"/>
              <w:rPr>
                <w:rFonts w:ascii="Arial" w:hAnsi="Arial" w:eastAsia="Arial" w:cs="Arial"/>
                <w:sz w:val="20"/>
                <w:szCs w:val="20"/>
              </w:rPr>
            </w:pPr>
            <w:r w:rsidRPr="547F915B" w:rsidR="36A6FBC2">
              <w:rPr>
                <w:rFonts w:ascii="Arial" w:hAnsi="Arial" w:eastAsia="Arial" w:cs="Arial"/>
                <w:sz w:val="20"/>
                <w:szCs w:val="20"/>
              </w:rPr>
              <w:t>03-10-2026</w:t>
            </w:r>
          </w:p>
        </w:tc>
        <w:tc>
          <w:tcPr>
            <w:tcW w:w="1150" w:type="dxa"/>
            <w:tcMar/>
          </w:tcPr>
          <w:p w:rsidR="00887C6C" w:rsidP="547F915B" w:rsidRDefault="76C52246" w14:paraId="5FF49A78" w14:textId="77777777">
            <w:pPr>
              <w:spacing w:before="20" w:after="20" w:line="240" w:lineRule="auto"/>
              <w:jc w:val="center"/>
              <w:rPr>
                <w:rFonts w:ascii="Courier New" w:hAnsi="Courier New" w:eastAsia="Courier New" w:cs="Courier New"/>
                <w:sz w:val="20"/>
                <w:szCs w:val="20"/>
              </w:rPr>
            </w:pPr>
            <w:r w:rsidRPr="547F915B" w:rsidR="36A6FBC2">
              <w:rPr>
                <w:rFonts w:ascii="Courier New" w:hAnsi="Courier New" w:eastAsia="Courier New" w:cs="Courier New"/>
                <w:sz w:val="20"/>
                <w:szCs w:val="20"/>
              </w:rPr>
              <w:t>8907dbf</w:t>
            </w:r>
          </w:p>
        </w:tc>
        <w:tc>
          <w:tcPr>
            <w:tcW w:w="2350" w:type="dxa"/>
            <w:tcMar/>
          </w:tcPr>
          <w:p w:rsidR="00887C6C" w:rsidP="547F915B" w:rsidRDefault="76C52246" w14:paraId="0938442D" w14:textId="77777777">
            <w:pPr>
              <w:spacing w:before="20" w:after="20" w:line="240" w:lineRule="auto"/>
              <w:rPr>
                <w:rFonts w:ascii="Arial" w:hAnsi="Arial" w:eastAsia="Arial" w:cs="Arial"/>
                <w:sz w:val="20"/>
                <w:szCs w:val="20"/>
              </w:rPr>
            </w:pPr>
            <w:r w:rsidRPr="547F915B" w:rsidR="36A6FBC2">
              <w:rPr>
                <w:rFonts w:ascii="Arial" w:hAnsi="Arial" w:eastAsia="Arial" w:cs="Arial"/>
                <w:sz w:val="20"/>
                <w:szCs w:val="20"/>
              </w:rPr>
              <w:t>Felipe Salas (FSalasOrtiz)</w:t>
            </w:r>
          </w:p>
        </w:tc>
        <w:tc>
          <w:tcPr>
            <w:tcW w:w="3410" w:type="dxa"/>
            <w:tcMar/>
          </w:tcPr>
          <w:p w:rsidR="00887C6C" w:rsidP="547F915B" w:rsidRDefault="76C52246" w14:paraId="450990DC" w14:textId="77777777">
            <w:pPr>
              <w:spacing w:before="20" w:after="20" w:line="240" w:lineRule="auto"/>
              <w:rPr>
                <w:rFonts w:ascii="Arial" w:hAnsi="Arial" w:eastAsia="Arial" w:cs="Arial"/>
                <w:sz w:val="20"/>
                <w:szCs w:val="20"/>
              </w:rPr>
            </w:pPr>
            <w:r w:rsidRPr="547F915B" w:rsidR="36A6FBC2">
              <w:rPr>
                <w:rFonts w:ascii="Arial" w:hAnsi="Arial" w:eastAsia="Arial" w:cs="Arial"/>
                <w:sz w:val="20"/>
                <w:szCs w:val="20"/>
              </w:rPr>
              <w:t>Update hasta incremento 4 readme.md</w:t>
            </w:r>
          </w:p>
        </w:tc>
        <w:tc>
          <w:tcPr>
            <w:tcW w:w="1200" w:type="dxa"/>
            <w:tcMar/>
          </w:tcPr>
          <w:p w:rsidR="00887C6C" w:rsidP="547F915B" w:rsidRDefault="76C52246" w14:paraId="08AC2477" w14:textId="77777777">
            <w:pPr>
              <w:spacing w:before="20" w:after="20" w:line="240" w:lineRule="auto"/>
              <w:jc w:val="center"/>
              <w:rPr>
                <w:rFonts w:ascii="Arial" w:hAnsi="Arial" w:eastAsia="Arial" w:cs="Arial"/>
                <w:sz w:val="20"/>
                <w:szCs w:val="20"/>
              </w:rPr>
            </w:pPr>
            <w:r w:rsidRPr="547F915B" w:rsidR="36A6FBC2">
              <w:rPr>
                <w:rFonts w:ascii="Arial" w:hAnsi="Arial" w:eastAsia="Arial" w:cs="Arial"/>
                <w:sz w:val="20"/>
                <w:szCs w:val="20"/>
              </w:rPr>
              <w:t>Sí</w:t>
            </w:r>
          </w:p>
        </w:tc>
      </w:tr>
      <w:tr w:rsidR="00887C6C" w:rsidTr="547F915B" w14:paraId="5D12C8BA" w14:textId="77777777">
        <w:trPr>
          <w:cantSplit/>
          <w:jc w:val="center"/>
        </w:trPr>
        <w:tc>
          <w:tcPr>
            <w:tcW w:w="1250" w:type="dxa"/>
            <w:tcMar/>
          </w:tcPr>
          <w:p w:rsidR="00887C6C" w:rsidP="547F915B" w:rsidRDefault="76C52246" w14:paraId="50695CBB" w14:textId="77777777">
            <w:pPr>
              <w:spacing w:before="20" w:after="20" w:line="240" w:lineRule="auto"/>
              <w:jc w:val="center"/>
              <w:rPr>
                <w:rFonts w:ascii="Arial" w:hAnsi="Arial" w:eastAsia="Arial" w:cs="Arial"/>
                <w:sz w:val="20"/>
                <w:szCs w:val="20"/>
              </w:rPr>
            </w:pPr>
            <w:r w:rsidRPr="547F915B" w:rsidR="36A6FBC2">
              <w:rPr>
                <w:rFonts w:ascii="Arial" w:hAnsi="Arial" w:eastAsia="Arial" w:cs="Arial"/>
                <w:sz w:val="20"/>
                <w:szCs w:val="20"/>
              </w:rPr>
              <w:t>02-10-2026</w:t>
            </w:r>
          </w:p>
        </w:tc>
        <w:tc>
          <w:tcPr>
            <w:tcW w:w="1150" w:type="dxa"/>
            <w:tcMar/>
          </w:tcPr>
          <w:p w:rsidR="00887C6C" w:rsidP="547F915B" w:rsidRDefault="76C52246" w14:paraId="6074F763" w14:textId="77777777">
            <w:pPr>
              <w:spacing w:before="20" w:after="20" w:line="240" w:lineRule="auto"/>
              <w:jc w:val="center"/>
              <w:rPr>
                <w:rFonts w:ascii="Courier New" w:hAnsi="Courier New" w:eastAsia="Courier New" w:cs="Courier New"/>
                <w:sz w:val="20"/>
                <w:szCs w:val="20"/>
              </w:rPr>
            </w:pPr>
            <w:r w:rsidRPr="547F915B" w:rsidR="36A6FBC2">
              <w:rPr>
                <w:rFonts w:ascii="Courier New" w:hAnsi="Courier New" w:eastAsia="Courier New" w:cs="Courier New"/>
                <w:sz w:val="20"/>
                <w:szCs w:val="20"/>
              </w:rPr>
              <w:t>0447998</w:t>
            </w:r>
          </w:p>
        </w:tc>
        <w:tc>
          <w:tcPr>
            <w:tcW w:w="2350" w:type="dxa"/>
            <w:tcMar/>
          </w:tcPr>
          <w:p w:rsidR="00887C6C" w:rsidP="547F915B" w:rsidRDefault="76C52246" w14:paraId="772DA4BA" w14:textId="77777777">
            <w:pPr>
              <w:spacing w:before="20" w:after="20" w:line="240" w:lineRule="auto"/>
              <w:rPr>
                <w:rFonts w:ascii="Arial" w:hAnsi="Arial" w:eastAsia="Arial" w:cs="Arial"/>
                <w:sz w:val="20"/>
                <w:szCs w:val="20"/>
              </w:rPr>
            </w:pPr>
            <w:r w:rsidRPr="547F915B" w:rsidR="36A6FBC2">
              <w:rPr>
                <w:rFonts w:ascii="Arial" w:hAnsi="Arial" w:eastAsia="Arial" w:cs="Arial"/>
                <w:sz w:val="20"/>
                <w:szCs w:val="20"/>
              </w:rPr>
              <w:t>Matías Ale (MatiasCODE788)</w:t>
            </w:r>
          </w:p>
        </w:tc>
        <w:tc>
          <w:tcPr>
            <w:tcW w:w="3410" w:type="dxa"/>
            <w:tcMar/>
          </w:tcPr>
          <w:p w:rsidR="00887C6C" w:rsidP="547F915B" w:rsidRDefault="76C52246" w14:paraId="6678E21A" w14:textId="77777777">
            <w:pPr>
              <w:spacing w:before="20" w:after="20" w:line="240" w:lineRule="auto"/>
              <w:rPr>
                <w:rFonts w:ascii="Arial" w:hAnsi="Arial" w:eastAsia="Arial" w:cs="Arial"/>
                <w:sz w:val="20"/>
                <w:szCs w:val="20"/>
              </w:rPr>
            </w:pPr>
            <w:r w:rsidRPr="547F915B" w:rsidR="36A6FBC2">
              <w:rPr>
                <w:rFonts w:ascii="Arial" w:hAnsi="Arial" w:eastAsia="Arial" w:cs="Arial"/>
                <w:sz w:val="20"/>
                <w:szCs w:val="20"/>
              </w:rPr>
              <w:t>diagramas CU68-CU74</w:t>
            </w:r>
          </w:p>
        </w:tc>
        <w:tc>
          <w:tcPr>
            <w:tcW w:w="1200" w:type="dxa"/>
            <w:tcMar/>
          </w:tcPr>
          <w:p w:rsidR="00887C6C" w:rsidP="547F915B" w:rsidRDefault="76C52246" w14:paraId="447B213F" w14:textId="77777777">
            <w:pPr>
              <w:spacing w:before="20" w:after="20" w:line="240" w:lineRule="auto"/>
              <w:jc w:val="center"/>
              <w:rPr>
                <w:rFonts w:ascii="Arial" w:hAnsi="Arial" w:eastAsia="Arial" w:cs="Arial"/>
                <w:sz w:val="20"/>
                <w:szCs w:val="20"/>
              </w:rPr>
            </w:pPr>
            <w:r w:rsidRPr="547F915B" w:rsidR="36A6FBC2">
              <w:rPr>
                <w:rFonts w:ascii="Arial" w:hAnsi="Arial" w:eastAsia="Arial" w:cs="Arial"/>
                <w:sz w:val="20"/>
                <w:szCs w:val="20"/>
              </w:rPr>
              <w:t>Sí</w:t>
            </w:r>
          </w:p>
        </w:tc>
      </w:tr>
      <w:tr w:rsidR="00887C6C" w:rsidTr="547F915B" w14:paraId="08663005" w14:textId="77777777">
        <w:trPr>
          <w:cantSplit/>
          <w:jc w:val="center"/>
        </w:trPr>
        <w:tc>
          <w:tcPr>
            <w:tcW w:w="1250" w:type="dxa"/>
            <w:tcMar/>
          </w:tcPr>
          <w:p w:rsidR="00887C6C" w:rsidP="547F915B" w:rsidRDefault="76C52246" w14:paraId="7DE64813" w14:textId="77777777">
            <w:pPr>
              <w:spacing w:before="20" w:after="20" w:line="240" w:lineRule="auto"/>
              <w:jc w:val="center"/>
              <w:rPr>
                <w:rFonts w:ascii="Arial" w:hAnsi="Arial" w:eastAsia="Arial" w:cs="Arial"/>
                <w:sz w:val="20"/>
                <w:szCs w:val="20"/>
              </w:rPr>
            </w:pPr>
            <w:r w:rsidRPr="547F915B" w:rsidR="36A6FBC2">
              <w:rPr>
                <w:rFonts w:ascii="Arial" w:hAnsi="Arial" w:eastAsia="Arial" w:cs="Arial"/>
                <w:sz w:val="20"/>
                <w:szCs w:val="20"/>
              </w:rPr>
              <w:t>02-10-2026</w:t>
            </w:r>
          </w:p>
        </w:tc>
        <w:tc>
          <w:tcPr>
            <w:tcW w:w="1150" w:type="dxa"/>
            <w:tcMar/>
          </w:tcPr>
          <w:p w:rsidR="00887C6C" w:rsidP="547F915B" w:rsidRDefault="76C52246" w14:paraId="468D698D" w14:textId="77777777">
            <w:pPr>
              <w:spacing w:before="20" w:after="20" w:line="240" w:lineRule="auto"/>
              <w:jc w:val="center"/>
              <w:rPr>
                <w:rFonts w:ascii="Courier New" w:hAnsi="Courier New" w:eastAsia="Courier New" w:cs="Courier New"/>
                <w:sz w:val="20"/>
                <w:szCs w:val="20"/>
              </w:rPr>
            </w:pPr>
            <w:r w:rsidRPr="547F915B" w:rsidR="36A6FBC2">
              <w:rPr>
                <w:rFonts w:ascii="Courier New" w:hAnsi="Courier New" w:eastAsia="Courier New" w:cs="Courier New"/>
                <w:sz w:val="20"/>
                <w:szCs w:val="20"/>
              </w:rPr>
              <w:t>61ee938</w:t>
            </w:r>
          </w:p>
        </w:tc>
        <w:tc>
          <w:tcPr>
            <w:tcW w:w="2350" w:type="dxa"/>
            <w:tcMar/>
          </w:tcPr>
          <w:p w:rsidR="00887C6C" w:rsidP="547F915B" w:rsidRDefault="76C52246" w14:paraId="6A523F99" w14:textId="77777777">
            <w:pPr>
              <w:spacing w:before="20" w:after="20" w:line="240" w:lineRule="auto"/>
              <w:rPr>
                <w:rFonts w:ascii="Arial" w:hAnsi="Arial" w:eastAsia="Arial" w:cs="Arial"/>
                <w:sz w:val="20"/>
                <w:szCs w:val="20"/>
              </w:rPr>
            </w:pPr>
            <w:r w:rsidRPr="547F915B" w:rsidR="36A6FBC2">
              <w:rPr>
                <w:rFonts w:ascii="Arial" w:hAnsi="Arial" w:eastAsia="Arial" w:cs="Arial"/>
                <w:sz w:val="20"/>
                <w:szCs w:val="20"/>
              </w:rPr>
              <w:t>Diego Lobos (dlobosd)</w:t>
            </w:r>
          </w:p>
        </w:tc>
        <w:tc>
          <w:tcPr>
            <w:tcW w:w="3410" w:type="dxa"/>
            <w:tcMar/>
          </w:tcPr>
          <w:p w:rsidR="00887C6C" w:rsidP="547F915B" w:rsidRDefault="76C52246" w14:paraId="6A215634" w14:textId="77777777">
            <w:pPr>
              <w:spacing w:before="20" w:after="20" w:line="240" w:lineRule="auto"/>
              <w:rPr>
                <w:rFonts w:ascii="Arial" w:hAnsi="Arial" w:eastAsia="Arial" w:cs="Arial"/>
                <w:sz w:val="20"/>
                <w:szCs w:val="20"/>
              </w:rPr>
            </w:pPr>
            <w:r w:rsidRPr="547F915B" w:rsidR="36A6FBC2">
              <w:rPr>
                <w:rFonts w:ascii="Arial" w:hAnsi="Arial" w:eastAsia="Arial" w:cs="Arial"/>
                <w:sz w:val="20"/>
                <w:szCs w:val="20"/>
              </w:rPr>
              <w:t>Rename Diagramas_CU63-CU67.zip to Diagramas_draw.ioCU63-CU67.zip</w:t>
            </w:r>
          </w:p>
        </w:tc>
        <w:tc>
          <w:tcPr>
            <w:tcW w:w="1200" w:type="dxa"/>
            <w:tcMar/>
          </w:tcPr>
          <w:p w:rsidR="00887C6C" w:rsidP="547F915B" w:rsidRDefault="76C52246" w14:paraId="5692DEB3" w14:textId="77777777">
            <w:pPr>
              <w:spacing w:before="20" w:after="20" w:line="240" w:lineRule="auto"/>
              <w:jc w:val="center"/>
              <w:rPr>
                <w:rFonts w:ascii="Arial" w:hAnsi="Arial" w:eastAsia="Arial" w:cs="Arial"/>
                <w:sz w:val="20"/>
                <w:szCs w:val="20"/>
              </w:rPr>
            </w:pPr>
            <w:r w:rsidRPr="547F915B" w:rsidR="36A6FBC2">
              <w:rPr>
                <w:rFonts w:ascii="Arial" w:hAnsi="Arial" w:eastAsia="Arial" w:cs="Arial"/>
                <w:sz w:val="20"/>
                <w:szCs w:val="20"/>
              </w:rPr>
              <w:t>Sí</w:t>
            </w:r>
          </w:p>
        </w:tc>
      </w:tr>
      <w:tr w:rsidR="00887C6C" w:rsidTr="547F915B" w14:paraId="386D7D78" w14:textId="77777777">
        <w:trPr>
          <w:cantSplit/>
          <w:jc w:val="center"/>
        </w:trPr>
        <w:tc>
          <w:tcPr>
            <w:tcW w:w="1250" w:type="dxa"/>
            <w:tcMar/>
          </w:tcPr>
          <w:p w:rsidR="00887C6C" w:rsidP="547F915B" w:rsidRDefault="76C52246" w14:paraId="2C58D9D5" w14:textId="77777777">
            <w:pPr>
              <w:spacing w:before="20" w:after="20" w:line="240" w:lineRule="auto"/>
              <w:jc w:val="center"/>
              <w:rPr>
                <w:rFonts w:ascii="Arial" w:hAnsi="Arial" w:eastAsia="Arial" w:cs="Arial"/>
                <w:sz w:val="20"/>
                <w:szCs w:val="20"/>
              </w:rPr>
            </w:pPr>
            <w:r w:rsidRPr="547F915B" w:rsidR="36A6FBC2">
              <w:rPr>
                <w:rFonts w:ascii="Arial" w:hAnsi="Arial" w:eastAsia="Arial" w:cs="Arial"/>
                <w:sz w:val="20"/>
                <w:szCs w:val="20"/>
              </w:rPr>
              <w:t>02-10-2026</w:t>
            </w:r>
          </w:p>
        </w:tc>
        <w:tc>
          <w:tcPr>
            <w:tcW w:w="1150" w:type="dxa"/>
            <w:tcMar/>
          </w:tcPr>
          <w:p w:rsidR="00887C6C" w:rsidP="547F915B" w:rsidRDefault="76C52246" w14:paraId="0C75F1A0" w14:textId="77777777">
            <w:pPr>
              <w:spacing w:before="20" w:after="20" w:line="240" w:lineRule="auto"/>
              <w:jc w:val="center"/>
              <w:rPr>
                <w:rFonts w:ascii="Courier New" w:hAnsi="Courier New" w:eastAsia="Courier New" w:cs="Courier New"/>
                <w:sz w:val="20"/>
                <w:szCs w:val="20"/>
              </w:rPr>
            </w:pPr>
            <w:r w:rsidRPr="547F915B" w:rsidR="36A6FBC2">
              <w:rPr>
                <w:rFonts w:ascii="Courier New" w:hAnsi="Courier New" w:eastAsia="Courier New" w:cs="Courier New"/>
                <w:sz w:val="20"/>
                <w:szCs w:val="20"/>
              </w:rPr>
              <w:t>3a03003</w:t>
            </w:r>
          </w:p>
        </w:tc>
        <w:tc>
          <w:tcPr>
            <w:tcW w:w="2350" w:type="dxa"/>
            <w:tcMar/>
          </w:tcPr>
          <w:p w:rsidR="00887C6C" w:rsidP="547F915B" w:rsidRDefault="76C52246" w14:paraId="49A17F5C" w14:textId="77777777">
            <w:pPr>
              <w:spacing w:before="20" w:after="20" w:line="240" w:lineRule="auto"/>
              <w:rPr>
                <w:rFonts w:ascii="Arial" w:hAnsi="Arial" w:eastAsia="Arial" w:cs="Arial"/>
                <w:sz w:val="20"/>
                <w:szCs w:val="20"/>
              </w:rPr>
            </w:pPr>
            <w:r w:rsidRPr="547F915B" w:rsidR="36A6FBC2">
              <w:rPr>
                <w:rFonts w:ascii="Arial" w:hAnsi="Arial" w:eastAsia="Arial" w:cs="Arial"/>
                <w:sz w:val="20"/>
                <w:szCs w:val="20"/>
              </w:rPr>
              <w:t>Diego Lobos (dlobosd)</w:t>
            </w:r>
          </w:p>
        </w:tc>
        <w:tc>
          <w:tcPr>
            <w:tcW w:w="3410" w:type="dxa"/>
            <w:tcMar/>
          </w:tcPr>
          <w:p w:rsidR="00887C6C" w:rsidP="547F915B" w:rsidRDefault="76C52246" w14:paraId="4E79418A" w14:textId="77777777">
            <w:pPr>
              <w:spacing w:before="20" w:after="20" w:line="240" w:lineRule="auto"/>
              <w:rPr>
                <w:rFonts w:ascii="Arial" w:hAnsi="Arial" w:eastAsia="Arial" w:cs="Arial"/>
                <w:sz w:val="20"/>
                <w:szCs w:val="20"/>
              </w:rPr>
            </w:pPr>
            <w:r w:rsidRPr="547F915B" w:rsidR="36A6FBC2">
              <w:rPr>
                <w:rFonts w:ascii="Arial" w:hAnsi="Arial" w:eastAsia="Arial" w:cs="Arial"/>
                <w:sz w:val="20"/>
                <w:szCs w:val="20"/>
              </w:rPr>
              <w:t>diagramas</w:t>
            </w:r>
          </w:p>
        </w:tc>
        <w:tc>
          <w:tcPr>
            <w:tcW w:w="1200" w:type="dxa"/>
            <w:tcMar/>
          </w:tcPr>
          <w:p w:rsidR="00887C6C" w:rsidP="547F915B" w:rsidRDefault="76C52246" w14:paraId="66B40D51" w14:textId="77777777">
            <w:pPr>
              <w:spacing w:before="20" w:after="20" w:line="240" w:lineRule="auto"/>
              <w:jc w:val="center"/>
              <w:rPr>
                <w:rFonts w:ascii="Arial" w:hAnsi="Arial" w:eastAsia="Arial" w:cs="Arial"/>
                <w:sz w:val="20"/>
                <w:szCs w:val="20"/>
              </w:rPr>
            </w:pPr>
            <w:r w:rsidRPr="547F915B" w:rsidR="36A6FBC2">
              <w:rPr>
                <w:rFonts w:ascii="Arial" w:hAnsi="Arial" w:eastAsia="Arial" w:cs="Arial"/>
                <w:sz w:val="20"/>
                <w:szCs w:val="20"/>
              </w:rPr>
              <w:t>Sí</w:t>
            </w:r>
          </w:p>
        </w:tc>
      </w:tr>
      <w:tr w:rsidR="00887C6C" w:rsidTr="547F915B" w14:paraId="00031C8C" w14:textId="77777777">
        <w:trPr>
          <w:cantSplit/>
          <w:jc w:val="center"/>
        </w:trPr>
        <w:tc>
          <w:tcPr>
            <w:tcW w:w="1250" w:type="dxa"/>
            <w:tcMar/>
          </w:tcPr>
          <w:p w:rsidR="00887C6C" w:rsidP="547F915B" w:rsidRDefault="76C52246" w14:paraId="27D6DBDD" w14:textId="77777777">
            <w:pPr>
              <w:spacing w:before="20" w:after="20" w:line="240" w:lineRule="auto"/>
              <w:jc w:val="center"/>
              <w:rPr>
                <w:rFonts w:ascii="Arial" w:hAnsi="Arial" w:eastAsia="Arial" w:cs="Arial"/>
                <w:sz w:val="20"/>
                <w:szCs w:val="20"/>
              </w:rPr>
            </w:pPr>
            <w:r w:rsidRPr="547F915B" w:rsidR="36A6FBC2">
              <w:rPr>
                <w:rFonts w:ascii="Arial" w:hAnsi="Arial" w:eastAsia="Arial" w:cs="Arial"/>
                <w:sz w:val="20"/>
                <w:szCs w:val="20"/>
              </w:rPr>
              <w:t>02-10-2026</w:t>
            </w:r>
          </w:p>
        </w:tc>
        <w:tc>
          <w:tcPr>
            <w:tcW w:w="1150" w:type="dxa"/>
            <w:tcMar/>
          </w:tcPr>
          <w:p w:rsidR="00887C6C" w:rsidP="547F915B" w:rsidRDefault="76C52246" w14:paraId="43B61960" w14:textId="77777777">
            <w:pPr>
              <w:spacing w:before="20" w:after="20" w:line="240" w:lineRule="auto"/>
              <w:jc w:val="center"/>
              <w:rPr>
                <w:rFonts w:ascii="Courier New" w:hAnsi="Courier New" w:eastAsia="Courier New" w:cs="Courier New"/>
                <w:sz w:val="20"/>
                <w:szCs w:val="20"/>
              </w:rPr>
            </w:pPr>
            <w:r w:rsidRPr="547F915B" w:rsidR="36A6FBC2">
              <w:rPr>
                <w:rFonts w:ascii="Courier New" w:hAnsi="Courier New" w:eastAsia="Courier New" w:cs="Courier New"/>
                <w:sz w:val="20"/>
                <w:szCs w:val="20"/>
              </w:rPr>
              <w:t>3c7b2d9</w:t>
            </w:r>
          </w:p>
        </w:tc>
        <w:tc>
          <w:tcPr>
            <w:tcW w:w="2350" w:type="dxa"/>
            <w:tcMar/>
          </w:tcPr>
          <w:p w:rsidR="00887C6C" w:rsidP="547F915B" w:rsidRDefault="76C52246" w14:paraId="6433F81F" w14:textId="77777777">
            <w:pPr>
              <w:spacing w:before="20" w:after="20" w:line="240" w:lineRule="auto"/>
              <w:rPr>
                <w:rFonts w:ascii="Arial" w:hAnsi="Arial" w:eastAsia="Arial" w:cs="Arial"/>
                <w:sz w:val="20"/>
                <w:szCs w:val="20"/>
              </w:rPr>
            </w:pPr>
            <w:r w:rsidRPr="547F915B" w:rsidR="36A6FBC2">
              <w:rPr>
                <w:rFonts w:ascii="Arial" w:hAnsi="Arial" w:eastAsia="Arial" w:cs="Arial"/>
                <w:sz w:val="20"/>
                <w:szCs w:val="20"/>
              </w:rPr>
              <w:t>Diego Lobos (dlobosd)</w:t>
            </w:r>
          </w:p>
        </w:tc>
        <w:tc>
          <w:tcPr>
            <w:tcW w:w="3410" w:type="dxa"/>
            <w:tcMar/>
          </w:tcPr>
          <w:p w:rsidR="00887C6C" w:rsidP="547F915B" w:rsidRDefault="76C52246" w14:paraId="024515F1" w14:textId="77777777">
            <w:pPr>
              <w:spacing w:before="20" w:after="20" w:line="240" w:lineRule="auto"/>
              <w:rPr>
                <w:rFonts w:ascii="Arial" w:hAnsi="Arial" w:eastAsia="Arial" w:cs="Arial"/>
                <w:sz w:val="20"/>
                <w:szCs w:val="20"/>
              </w:rPr>
            </w:pPr>
            <w:r w:rsidRPr="547F915B" w:rsidR="36A6FBC2">
              <w:rPr>
                <w:rFonts w:ascii="Arial" w:hAnsi="Arial" w:eastAsia="Arial" w:cs="Arial"/>
                <w:sz w:val="20"/>
                <w:szCs w:val="20"/>
              </w:rPr>
              <w:t>Delete diagramas</w:t>
            </w:r>
          </w:p>
        </w:tc>
        <w:tc>
          <w:tcPr>
            <w:tcW w:w="1200" w:type="dxa"/>
            <w:tcMar/>
          </w:tcPr>
          <w:p w:rsidR="00887C6C" w:rsidP="547F915B" w:rsidRDefault="76C52246" w14:paraId="0A92A1B3" w14:textId="77777777">
            <w:pPr>
              <w:spacing w:before="20" w:after="20" w:line="240" w:lineRule="auto"/>
              <w:jc w:val="center"/>
              <w:rPr>
                <w:rFonts w:ascii="Arial" w:hAnsi="Arial" w:eastAsia="Arial" w:cs="Arial"/>
                <w:sz w:val="20"/>
                <w:szCs w:val="20"/>
              </w:rPr>
            </w:pPr>
            <w:r w:rsidRPr="547F915B" w:rsidR="36A6FBC2">
              <w:rPr>
                <w:rFonts w:ascii="Arial" w:hAnsi="Arial" w:eastAsia="Arial" w:cs="Arial"/>
                <w:sz w:val="20"/>
                <w:szCs w:val="20"/>
              </w:rPr>
              <w:t>Sí</w:t>
            </w:r>
          </w:p>
        </w:tc>
      </w:tr>
      <w:tr w:rsidR="00887C6C" w:rsidTr="547F915B" w14:paraId="5A8BAC82" w14:textId="77777777">
        <w:trPr>
          <w:cantSplit/>
          <w:jc w:val="center"/>
        </w:trPr>
        <w:tc>
          <w:tcPr>
            <w:tcW w:w="1250" w:type="dxa"/>
            <w:tcMar/>
          </w:tcPr>
          <w:p w:rsidR="00887C6C" w:rsidP="547F915B" w:rsidRDefault="76C52246" w14:paraId="2F28A1B5" w14:textId="77777777">
            <w:pPr>
              <w:spacing w:before="20" w:after="20" w:line="240" w:lineRule="auto"/>
              <w:jc w:val="center"/>
              <w:rPr>
                <w:rFonts w:ascii="Arial" w:hAnsi="Arial" w:eastAsia="Arial" w:cs="Arial"/>
                <w:sz w:val="20"/>
                <w:szCs w:val="20"/>
              </w:rPr>
            </w:pPr>
            <w:r w:rsidRPr="547F915B" w:rsidR="36A6FBC2">
              <w:rPr>
                <w:rFonts w:ascii="Arial" w:hAnsi="Arial" w:eastAsia="Arial" w:cs="Arial"/>
                <w:sz w:val="20"/>
                <w:szCs w:val="20"/>
              </w:rPr>
              <w:t>02-10-2026</w:t>
            </w:r>
          </w:p>
        </w:tc>
        <w:tc>
          <w:tcPr>
            <w:tcW w:w="1150" w:type="dxa"/>
            <w:tcMar/>
          </w:tcPr>
          <w:p w:rsidR="00887C6C" w:rsidP="547F915B" w:rsidRDefault="76C52246" w14:paraId="54AD2EAF" w14:textId="77777777">
            <w:pPr>
              <w:spacing w:before="20" w:after="20" w:line="240" w:lineRule="auto"/>
              <w:jc w:val="center"/>
              <w:rPr>
                <w:rFonts w:ascii="Courier New" w:hAnsi="Courier New" w:eastAsia="Courier New" w:cs="Courier New"/>
                <w:sz w:val="20"/>
                <w:szCs w:val="20"/>
              </w:rPr>
            </w:pPr>
            <w:r w:rsidRPr="547F915B" w:rsidR="36A6FBC2">
              <w:rPr>
                <w:rFonts w:ascii="Courier New" w:hAnsi="Courier New" w:eastAsia="Courier New" w:cs="Courier New"/>
                <w:sz w:val="20"/>
                <w:szCs w:val="20"/>
              </w:rPr>
              <w:t>986eefc</w:t>
            </w:r>
          </w:p>
        </w:tc>
        <w:tc>
          <w:tcPr>
            <w:tcW w:w="2350" w:type="dxa"/>
            <w:tcMar/>
          </w:tcPr>
          <w:p w:rsidR="00887C6C" w:rsidP="547F915B" w:rsidRDefault="76C52246" w14:paraId="02B091C5" w14:textId="77777777">
            <w:pPr>
              <w:spacing w:before="20" w:after="20" w:line="240" w:lineRule="auto"/>
              <w:rPr>
                <w:rFonts w:ascii="Arial" w:hAnsi="Arial" w:eastAsia="Arial" w:cs="Arial"/>
                <w:sz w:val="20"/>
                <w:szCs w:val="20"/>
              </w:rPr>
            </w:pPr>
            <w:r w:rsidRPr="547F915B" w:rsidR="36A6FBC2">
              <w:rPr>
                <w:rFonts w:ascii="Arial" w:hAnsi="Arial" w:eastAsia="Arial" w:cs="Arial"/>
                <w:sz w:val="20"/>
                <w:szCs w:val="20"/>
              </w:rPr>
              <w:t>Diego Lobos (dlobosd)</w:t>
            </w:r>
          </w:p>
        </w:tc>
        <w:tc>
          <w:tcPr>
            <w:tcW w:w="3410" w:type="dxa"/>
            <w:tcMar/>
          </w:tcPr>
          <w:p w:rsidR="00887C6C" w:rsidP="547F915B" w:rsidRDefault="76C52246" w14:paraId="212B1A29" w14:textId="77777777">
            <w:pPr>
              <w:spacing w:before="20" w:after="20" w:line="240" w:lineRule="auto"/>
              <w:rPr>
                <w:rFonts w:ascii="Arial" w:hAnsi="Arial" w:eastAsia="Arial" w:cs="Arial"/>
                <w:sz w:val="20"/>
                <w:szCs w:val="20"/>
              </w:rPr>
            </w:pPr>
            <w:r w:rsidRPr="547F915B" w:rsidR="36A6FBC2">
              <w:rPr>
                <w:rFonts w:ascii="Arial" w:hAnsi="Arial" w:eastAsia="Arial" w:cs="Arial"/>
                <w:sz w:val="20"/>
                <w:szCs w:val="20"/>
              </w:rPr>
              <w:t>Create diagramas</w:t>
            </w:r>
          </w:p>
        </w:tc>
        <w:tc>
          <w:tcPr>
            <w:tcW w:w="1200" w:type="dxa"/>
            <w:tcMar/>
          </w:tcPr>
          <w:p w:rsidR="00887C6C" w:rsidP="547F915B" w:rsidRDefault="76C52246" w14:paraId="3484A8DA" w14:textId="77777777">
            <w:pPr>
              <w:spacing w:before="20" w:after="20" w:line="240" w:lineRule="auto"/>
              <w:jc w:val="center"/>
              <w:rPr>
                <w:rFonts w:ascii="Arial" w:hAnsi="Arial" w:eastAsia="Arial" w:cs="Arial"/>
                <w:sz w:val="20"/>
                <w:szCs w:val="20"/>
              </w:rPr>
            </w:pPr>
            <w:r w:rsidRPr="547F915B" w:rsidR="36A6FBC2">
              <w:rPr>
                <w:rFonts w:ascii="Arial" w:hAnsi="Arial" w:eastAsia="Arial" w:cs="Arial"/>
                <w:sz w:val="20"/>
                <w:szCs w:val="20"/>
              </w:rPr>
              <w:t>Sí</w:t>
            </w:r>
          </w:p>
        </w:tc>
      </w:tr>
      <w:tr w:rsidR="00887C6C" w:rsidTr="547F915B" w14:paraId="4180F5FA" w14:textId="77777777">
        <w:trPr>
          <w:cantSplit/>
          <w:jc w:val="center"/>
        </w:trPr>
        <w:tc>
          <w:tcPr>
            <w:tcW w:w="1250" w:type="dxa"/>
            <w:tcMar/>
          </w:tcPr>
          <w:p w:rsidR="00887C6C" w:rsidP="547F915B" w:rsidRDefault="76C52246" w14:paraId="31C14055" w14:textId="77777777">
            <w:pPr>
              <w:spacing w:before="20" w:after="20" w:line="240" w:lineRule="auto"/>
              <w:jc w:val="center"/>
              <w:rPr>
                <w:rFonts w:ascii="Arial" w:hAnsi="Arial" w:eastAsia="Arial" w:cs="Arial"/>
                <w:sz w:val="20"/>
                <w:szCs w:val="20"/>
              </w:rPr>
            </w:pPr>
            <w:r w:rsidRPr="547F915B" w:rsidR="36A6FBC2">
              <w:rPr>
                <w:rFonts w:ascii="Arial" w:hAnsi="Arial" w:eastAsia="Arial" w:cs="Arial"/>
                <w:sz w:val="20"/>
                <w:szCs w:val="20"/>
              </w:rPr>
              <w:t>02-10-2026</w:t>
            </w:r>
          </w:p>
        </w:tc>
        <w:tc>
          <w:tcPr>
            <w:tcW w:w="1150" w:type="dxa"/>
            <w:tcMar/>
          </w:tcPr>
          <w:p w:rsidR="00887C6C" w:rsidP="547F915B" w:rsidRDefault="76C52246" w14:paraId="697B500C" w14:textId="77777777">
            <w:pPr>
              <w:spacing w:before="20" w:after="20" w:line="240" w:lineRule="auto"/>
              <w:jc w:val="center"/>
              <w:rPr>
                <w:rFonts w:ascii="Courier New" w:hAnsi="Courier New" w:eastAsia="Courier New" w:cs="Courier New"/>
                <w:sz w:val="20"/>
                <w:szCs w:val="20"/>
              </w:rPr>
            </w:pPr>
            <w:r w:rsidRPr="547F915B" w:rsidR="36A6FBC2">
              <w:rPr>
                <w:rFonts w:ascii="Courier New" w:hAnsi="Courier New" w:eastAsia="Courier New" w:cs="Courier New"/>
                <w:sz w:val="20"/>
                <w:szCs w:val="20"/>
              </w:rPr>
              <w:t>b41088b</w:t>
            </w:r>
          </w:p>
        </w:tc>
        <w:tc>
          <w:tcPr>
            <w:tcW w:w="2350" w:type="dxa"/>
            <w:tcMar/>
          </w:tcPr>
          <w:p w:rsidR="00887C6C" w:rsidP="547F915B" w:rsidRDefault="76C52246" w14:paraId="0D5CE1A1" w14:textId="77777777">
            <w:pPr>
              <w:spacing w:before="20" w:after="20" w:line="240" w:lineRule="auto"/>
              <w:rPr>
                <w:rFonts w:ascii="Arial" w:hAnsi="Arial" w:eastAsia="Arial" w:cs="Arial"/>
                <w:sz w:val="20"/>
                <w:szCs w:val="20"/>
              </w:rPr>
            </w:pPr>
            <w:r w:rsidRPr="547F915B" w:rsidR="36A6FBC2">
              <w:rPr>
                <w:rFonts w:ascii="Arial" w:hAnsi="Arial" w:eastAsia="Arial" w:cs="Arial"/>
                <w:sz w:val="20"/>
                <w:szCs w:val="20"/>
              </w:rPr>
              <w:t>Fabián Gómez (fgomez2001)</w:t>
            </w:r>
          </w:p>
        </w:tc>
        <w:tc>
          <w:tcPr>
            <w:tcW w:w="3410" w:type="dxa"/>
            <w:tcMar/>
          </w:tcPr>
          <w:p w:rsidR="00887C6C" w:rsidP="547F915B" w:rsidRDefault="76C52246" w14:paraId="40F14E25" w14:textId="77777777">
            <w:pPr>
              <w:spacing w:before="20" w:after="20" w:line="240" w:lineRule="auto"/>
              <w:rPr>
                <w:rFonts w:ascii="Arial" w:hAnsi="Arial" w:eastAsia="Arial" w:cs="Arial"/>
                <w:sz w:val="20"/>
                <w:szCs w:val="20"/>
              </w:rPr>
            </w:pPr>
            <w:r w:rsidRPr="547F915B" w:rsidR="36A6FBC2">
              <w:rPr>
                <w:rFonts w:ascii="Arial" w:hAnsi="Arial" w:eastAsia="Arial" w:cs="Arial"/>
                <w:sz w:val="20"/>
                <w:szCs w:val="20"/>
              </w:rPr>
              <w:t>Trazas incremento 3</w:t>
            </w:r>
          </w:p>
        </w:tc>
        <w:tc>
          <w:tcPr>
            <w:tcW w:w="1200" w:type="dxa"/>
            <w:tcMar/>
          </w:tcPr>
          <w:p w:rsidR="00887C6C" w:rsidP="547F915B" w:rsidRDefault="76C52246" w14:paraId="7351DC3A" w14:textId="77777777">
            <w:pPr>
              <w:spacing w:before="20" w:after="20" w:line="240" w:lineRule="auto"/>
              <w:jc w:val="center"/>
              <w:rPr>
                <w:rFonts w:ascii="Arial" w:hAnsi="Arial" w:eastAsia="Arial" w:cs="Arial"/>
                <w:sz w:val="20"/>
                <w:szCs w:val="20"/>
              </w:rPr>
            </w:pPr>
            <w:r w:rsidRPr="547F915B" w:rsidR="36A6FBC2">
              <w:rPr>
                <w:rFonts w:ascii="Arial" w:hAnsi="Arial" w:eastAsia="Arial" w:cs="Arial"/>
                <w:sz w:val="20"/>
                <w:szCs w:val="20"/>
              </w:rPr>
              <w:t>Sí</w:t>
            </w:r>
          </w:p>
        </w:tc>
      </w:tr>
      <w:tr w:rsidR="00887C6C" w:rsidTr="547F915B" w14:paraId="272E8BF0" w14:textId="77777777">
        <w:trPr>
          <w:cantSplit/>
          <w:jc w:val="center"/>
        </w:trPr>
        <w:tc>
          <w:tcPr>
            <w:tcW w:w="1250" w:type="dxa"/>
            <w:tcMar/>
          </w:tcPr>
          <w:p w:rsidR="00887C6C" w:rsidP="547F915B" w:rsidRDefault="76C52246" w14:paraId="75533A59" w14:textId="77777777">
            <w:pPr>
              <w:spacing w:before="20" w:after="20" w:line="240" w:lineRule="auto"/>
              <w:jc w:val="center"/>
              <w:rPr>
                <w:rFonts w:ascii="Arial" w:hAnsi="Arial" w:eastAsia="Arial" w:cs="Arial"/>
                <w:sz w:val="20"/>
                <w:szCs w:val="20"/>
              </w:rPr>
            </w:pPr>
            <w:r w:rsidRPr="547F915B" w:rsidR="36A6FBC2">
              <w:rPr>
                <w:rFonts w:ascii="Arial" w:hAnsi="Arial" w:eastAsia="Arial" w:cs="Arial"/>
                <w:sz w:val="20"/>
                <w:szCs w:val="20"/>
              </w:rPr>
              <w:t>01-10-2026</w:t>
            </w:r>
          </w:p>
        </w:tc>
        <w:tc>
          <w:tcPr>
            <w:tcW w:w="1150" w:type="dxa"/>
            <w:tcMar/>
          </w:tcPr>
          <w:p w:rsidR="00887C6C" w:rsidP="547F915B" w:rsidRDefault="76C52246" w14:paraId="3D387332" w14:textId="77777777">
            <w:pPr>
              <w:spacing w:before="20" w:after="20" w:line="240" w:lineRule="auto"/>
              <w:jc w:val="center"/>
              <w:rPr>
                <w:rFonts w:ascii="Courier New" w:hAnsi="Courier New" w:eastAsia="Courier New" w:cs="Courier New"/>
                <w:sz w:val="20"/>
                <w:szCs w:val="20"/>
              </w:rPr>
            </w:pPr>
            <w:r w:rsidRPr="547F915B" w:rsidR="36A6FBC2">
              <w:rPr>
                <w:rFonts w:ascii="Courier New" w:hAnsi="Courier New" w:eastAsia="Courier New" w:cs="Courier New"/>
                <w:sz w:val="20"/>
                <w:szCs w:val="20"/>
              </w:rPr>
              <w:t>20df2c1</w:t>
            </w:r>
          </w:p>
        </w:tc>
        <w:tc>
          <w:tcPr>
            <w:tcW w:w="2350" w:type="dxa"/>
            <w:tcMar/>
          </w:tcPr>
          <w:p w:rsidR="00887C6C" w:rsidP="547F915B" w:rsidRDefault="76C52246" w14:paraId="3C4908E8" w14:textId="77777777">
            <w:pPr>
              <w:spacing w:before="20" w:after="20" w:line="240" w:lineRule="auto"/>
              <w:rPr>
                <w:rFonts w:ascii="Arial" w:hAnsi="Arial" w:eastAsia="Arial" w:cs="Arial"/>
                <w:sz w:val="20"/>
                <w:szCs w:val="20"/>
              </w:rPr>
            </w:pPr>
            <w:r w:rsidRPr="547F915B" w:rsidR="36A6FBC2">
              <w:rPr>
                <w:rFonts w:ascii="Arial" w:hAnsi="Arial" w:eastAsia="Arial" w:cs="Arial"/>
                <w:sz w:val="20"/>
                <w:szCs w:val="20"/>
              </w:rPr>
              <w:t>Cristóbal Osorio (CrisOso)</w:t>
            </w:r>
          </w:p>
        </w:tc>
        <w:tc>
          <w:tcPr>
            <w:tcW w:w="3410" w:type="dxa"/>
            <w:tcMar/>
          </w:tcPr>
          <w:p w:rsidR="00887C6C" w:rsidP="547F915B" w:rsidRDefault="76C52246" w14:paraId="27F051AF" w14:textId="77777777">
            <w:pPr>
              <w:spacing w:before="20" w:after="20" w:line="240" w:lineRule="auto"/>
              <w:rPr>
                <w:rFonts w:ascii="Arial" w:hAnsi="Arial" w:eastAsia="Arial" w:cs="Arial"/>
                <w:sz w:val="20"/>
                <w:szCs w:val="20"/>
              </w:rPr>
            </w:pPr>
            <w:r w:rsidRPr="547F915B" w:rsidR="36A6FBC2">
              <w:rPr>
                <w:rFonts w:ascii="Arial" w:hAnsi="Arial" w:eastAsia="Arial" w:cs="Arial"/>
                <w:sz w:val="20"/>
                <w:szCs w:val="20"/>
              </w:rPr>
              <w:t>Version 0.3.1</w:t>
            </w:r>
          </w:p>
        </w:tc>
        <w:tc>
          <w:tcPr>
            <w:tcW w:w="1200" w:type="dxa"/>
            <w:tcMar/>
          </w:tcPr>
          <w:p w:rsidR="00887C6C" w:rsidP="547F915B" w:rsidRDefault="76C52246" w14:paraId="65804BD3" w14:textId="77777777">
            <w:pPr>
              <w:spacing w:before="20" w:after="20" w:line="240" w:lineRule="auto"/>
              <w:jc w:val="center"/>
              <w:rPr>
                <w:rFonts w:ascii="Arial" w:hAnsi="Arial" w:eastAsia="Arial" w:cs="Arial"/>
                <w:sz w:val="20"/>
                <w:szCs w:val="20"/>
              </w:rPr>
            </w:pPr>
            <w:r w:rsidRPr="547F915B" w:rsidR="36A6FBC2">
              <w:rPr>
                <w:rFonts w:ascii="Arial" w:hAnsi="Arial" w:eastAsia="Arial" w:cs="Arial"/>
                <w:sz w:val="20"/>
                <w:szCs w:val="20"/>
              </w:rPr>
              <w:t>No</w:t>
            </w:r>
          </w:p>
        </w:tc>
      </w:tr>
      <w:tr w:rsidR="00887C6C" w:rsidTr="547F915B" w14:paraId="3AD9E8B0" w14:textId="77777777">
        <w:trPr>
          <w:cantSplit/>
          <w:jc w:val="center"/>
        </w:trPr>
        <w:tc>
          <w:tcPr>
            <w:tcW w:w="1250" w:type="dxa"/>
            <w:tcMar/>
          </w:tcPr>
          <w:p w:rsidR="00887C6C" w:rsidP="547F915B" w:rsidRDefault="76C52246" w14:paraId="7C349971" w14:textId="77777777">
            <w:pPr>
              <w:spacing w:before="20" w:after="20" w:line="240" w:lineRule="auto"/>
              <w:jc w:val="center"/>
              <w:rPr>
                <w:rFonts w:ascii="Arial" w:hAnsi="Arial" w:eastAsia="Arial" w:cs="Arial"/>
                <w:sz w:val="20"/>
                <w:szCs w:val="20"/>
              </w:rPr>
            </w:pPr>
            <w:r w:rsidRPr="547F915B" w:rsidR="36A6FBC2">
              <w:rPr>
                <w:rFonts w:ascii="Arial" w:hAnsi="Arial" w:eastAsia="Arial" w:cs="Arial"/>
                <w:sz w:val="20"/>
                <w:szCs w:val="20"/>
              </w:rPr>
              <w:t>29-09-2026</w:t>
            </w:r>
          </w:p>
        </w:tc>
        <w:tc>
          <w:tcPr>
            <w:tcW w:w="1150" w:type="dxa"/>
            <w:tcMar/>
          </w:tcPr>
          <w:p w:rsidR="00887C6C" w:rsidP="547F915B" w:rsidRDefault="76C52246" w14:paraId="5EE065E8" w14:textId="77777777">
            <w:pPr>
              <w:spacing w:before="20" w:after="20" w:line="240" w:lineRule="auto"/>
              <w:jc w:val="center"/>
              <w:rPr>
                <w:rFonts w:ascii="Courier New" w:hAnsi="Courier New" w:eastAsia="Courier New" w:cs="Courier New"/>
                <w:sz w:val="20"/>
                <w:szCs w:val="20"/>
              </w:rPr>
            </w:pPr>
            <w:r w:rsidRPr="547F915B" w:rsidR="36A6FBC2">
              <w:rPr>
                <w:rFonts w:ascii="Courier New" w:hAnsi="Courier New" w:eastAsia="Courier New" w:cs="Courier New"/>
                <w:sz w:val="20"/>
                <w:szCs w:val="20"/>
              </w:rPr>
              <w:t>e60a451</w:t>
            </w:r>
          </w:p>
        </w:tc>
        <w:tc>
          <w:tcPr>
            <w:tcW w:w="2350" w:type="dxa"/>
            <w:tcMar/>
          </w:tcPr>
          <w:p w:rsidR="00887C6C" w:rsidP="547F915B" w:rsidRDefault="76C52246" w14:paraId="4F04838B" w14:textId="77777777">
            <w:pPr>
              <w:spacing w:before="20" w:after="20" w:line="240" w:lineRule="auto"/>
              <w:rPr>
                <w:rFonts w:ascii="Arial" w:hAnsi="Arial" w:eastAsia="Arial" w:cs="Arial"/>
                <w:sz w:val="20"/>
                <w:szCs w:val="20"/>
              </w:rPr>
            </w:pPr>
            <w:r w:rsidRPr="547F915B" w:rsidR="36A6FBC2">
              <w:rPr>
                <w:rFonts w:ascii="Arial" w:hAnsi="Arial" w:eastAsia="Arial" w:cs="Arial"/>
                <w:sz w:val="20"/>
                <w:szCs w:val="20"/>
              </w:rPr>
              <w:t>Cristóbal Osorio (CrisOso)</w:t>
            </w:r>
          </w:p>
        </w:tc>
        <w:tc>
          <w:tcPr>
            <w:tcW w:w="3410" w:type="dxa"/>
            <w:tcMar/>
          </w:tcPr>
          <w:p w:rsidR="00887C6C" w:rsidP="547F915B" w:rsidRDefault="76C52246" w14:paraId="5AF88AB0" w14:textId="77777777">
            <w:pPr>
              <w:spacing w:before="20" w:after="20" w:line="240" w:lineRule="auto"/>
              <w:rPr>
                <w:rFonts w:ascii="Arial" w:hAnsi="Arial" w:eastAsia="Arial" w:cs="Arial"/>
                <w:sz w:val="20"/>
                <w:szCs w:val="20"/>
              </w:rPr>
            </w:pPr>
            <w:r w:rsidRPr="547F915B" w:rsidR="36A6FBC2">
              <w:rPr>
                <w:rFonts w:ascii="Arial" w:hAnsi="Arial" w:eastAsia="Arial" w:cs="Arial"/>
                <w:sz w:val="20"/>
                <w:szCs w:val="20"/>
              </w:rPr>
              <w:t>Update JDK requirement from 21 to 25</w:t>
            </w:r>
          </w:p>
        </w:tc>
        <w:tc>
          <w:tcPr>
            <w:tcW w:w="1200" w:type="dxa"/>
            <w:tcMar/>
          </w:tcPr>
          <w:p w:rsidR="00887C6C" w:rsidP="547F915B" w:rsidRDefault="76C52246" w14:paraId="2512F58D" w14:textId="77777777">
            <w:pPr>
              <w:spacing w:before="20" w:after="20" w:line="240" w:lineRule="auto"/>
              <w:jc w:val="center"/>
              <w:rPr>
                <w:rFonts w:ascii="Arial" w:hAnsi="Arial" w:eastAsia="Arial" w:cs="Arial"/>
                <w:sz w:val="20"/>
                <w:szCs w:val="20"/>
              </w:rPr>
            </w:pPr>
            <w:r w:rsidRPr="547F915B" w:rsidR="36A6FBC2">
              <w:rPr>
                <w:rFonts w:ascii="Arial" w:hAnsi="Arial" w:eastAsia="Arial" w:cs="Arial"/>
                <w:sz w:val="20"/>
                <w:szCs w:val="20"/>
              </w:rPr>
              <w:t>Sí</w:t>
            </w:r>
          </w:p>
        </w:tc>
      </w:tr>
      <w:tr w:rsidR="00887C6C" w:rsidTr="547F915B" w14:paraId="372F4B67" w14:textId="77777777">
        <w:trPr>
          <w:cantSplit/>
          <w:jc w:val="center"/>
        </w:trPr>
        <w:tc>
          <w:tcPr>
            <w:tcW w:w="1250" w:type="dxa"/>
            <w:tcMar/>
          </w:tcPr>
          <w:p w:rsidR="00887C6C" w:rsidP="547F915B" w:rsidRDefault="76C52246" w14:paraId="367763AF" w14:textId="77777777">
            <w:pPr>
              <w:spacing w:before="20" w:after="20" w:line="240" w:lineRule="auto"/>
              <w:jc w:val="center"/>
              <w:rPr>
                <w:rFonts w:ascii="Arial" w:hAnsi="Arial" w:eastAsia="Arial" w:cs="Arial"/>
                <w:sz w:val="20"/>
                <w:szCs w:val="20"/>
              </w:rPr>
            </w:pPr>
            <w:r w:rsidRPr="547F915B" w:rsidR="36A6FBC2">
              <w:rPr>
                <w:rFonts w:ascii="Arial" w:hAnsi="Arial" w:eastAsia="Arial" w:cs="Arial"/>
                <w:sz w:val="20"/>
                <w:szCs w:val="20"/>
              </w:rPr>
              <w:t>17-09-2026</w:t>
            </w:r>
          </w:p>
        </w:tc>
        <w:tc>
          <w:tcPr>
            <w:tcW w:w="1150" w:type="dxa"/>
            <w:tcMar/>
          </w:tcPr>
          <w:p w:rsidR="00887C6C" w:rsidP="547F915B" w:rsidRDefault="76C52246" w14:paraId="5F73277A" w14:textId="77777777">
            <w:pPr>
              <w:spacing w:before="20" w:after="20" w:line="240" w:lineRule="auto"/>
              <w:jc w:val="center"/>
              <w:rPr>
                <w:rFonts w:ascii="Courier New" w:hAnsi="Courier New" w:eastAsia="Courier New" w:cs="Courier New"/>
                <w:sz w:val="20"/>
                <w:szCs w:val="20"/>
              </w:rPr>
            </w:pPr>
            <w:r w:rsidRPr="547F915B" w:rsidR="36A6FBC2">
              <w:rPr>
                <w:rFonts w:ascii="Courier New" w:hAnsi="Courier New" w:eastAsia="Courier New" w:cs="Courier New"/>
                <w:sz w:val="20"/>
                <w:szCs w:val="20"/>
              </w:rPr>
              <w:t>74c1553</w:t>
            </w:r>
          </w:p>
        </w:tc>
        <w:tc>
          <w:tcPr>
            <w:tcW w:w="2350" w:type="dxa"/>
            <w:tcMar/>
          </w:tcPr>
          <w:p w:rsidR="00887C6C" w:rsidP="547F915B" w:rsidRDefault="76C52246" w14:paraId="702EFFF2" w14:textId="77777777">
            <w:pPr>
              <w:spacing w:before="20" w:after="20" w:line="240" w:lineRule="auto"/>
              <w:rPr>
                <w:rFonts w:ascii="Arial" w:hAnsi="Arial" w:eastAsia="Arial" w:cs="Arial"/>
                <w:sz w:val="20"/>
                <w:szCs w:val="20"/>
              </w:rPr>
            </w:pPr>
            <w:r w:rsidRPr="547F915B" w:rsidR="36A6FBC2">
              <w:rPr>
                <w:rFonts w:ascii="Arial" w:hAnsi="Arial" w:eastAsia="Arial" w:cs="Arial"/>
                <w:sz w:val="20"/>
                <w:szCs w:val="20"/>
              </w:rPr>
              <w:t>Erick Hernández (143-ERICK)</w:t>
            </w:r>
          </w:p>
        </w:tc>
        <w:tc>
          <w:tcPr>
            <w:tcW w:w="3410" w:type="dxa"/>
            <w:tcMar/>
          </w:tcPr>
          <w:p w:rsidR="00887C6C" w:rsidP="547F915B" w:rsidRDefault="76C52246" w14:paraId="328F2D9F" w14:textId="77777777">
            <w:pPr>
              <w:spacing w:before="20" w:after="20" w:line="240" w:lineRule="auto"/>
              <w:rPr>
                <w:rFonts w:ascii="Arial" w:hAnsi="Arial" w:eastAsia="Arial" w:cs="Arial"/>
                <w:sz w:val="20"/>
                <w:szCs w:val="20"/>
              </w:rPr>
            </w:pPr>
            <w:r w:rsidRPr="547F915B" w:rsidR="36A6FBC2">
              <w:rPr>
                <w:rFonts w:ascii="Arial" w:hAnsi="Arial" w:eastAsia="Arial" w:cs="Arial"/>
                <w:sz w:val="20"/>
                <w:szCs w:val="20"/>
              </w:rPr>
              <w:t>Agrega FlatLaf para modernizar el look and feel de Swing</w:t>
            </w:r>
          </w:p>
        </w:tc>
        <w:tc>
          <w:tcPr>
            <w:tcW w:w="1200" w:type="dxa"/>
            <w:tcMar/>
          </w:tcPr>
          <w:p w:rsidR="00887C6C" w:rsidP="547F915B" w:rsidRDefault="76C52246" w14:paraId="7C5AC6C2" w14:textId="77777777">
            <w:pPr>
              <w:spacing w:before="20" w:after="20" w:line="240" w:lineRule="auto"/>
              <w:jc w:val="center"/>
              <w:rPr>
                <w:rFonts w:ascii="Arial" w:hAnsi="Arial" w:eastAsia="Arial" w:cs="Arial"/>
                <w:sz w:val="20"/>
                <w:szCs w:val="20"/>
              </w:rPr>
            </w:pPr>
            <w:r w:rsidRPr="547F915B" w:rsidR="36A6FBC2">
              <w:rPr>
                <w:rFonts w:ascii="Arial" w:hAnsi="Arial" w:eastAsia="Arial" w:cs="Arial"/>
                <w:sz w:val="20"/>
                <w:szCs w:val="20"/>
              </w:rPr>
              <w:t>No</w:t>
            </w:r>
          </w:p>
        </w:tc>
      </w:tr>
    </w:tbl>
    <w:p w:rsidR="00887C6C" w:rsidRDefault="00AE7CDE" w14:paraId="6BE2C163" w14:textId="77777777">
      <w:pPr>
        <w:spacing w:before="60" w:after="240" w:line="240" w:lineRule="auto"/>
        <w:jc w:val="center"/>
      </w:pPr>
      <w:r>
        <w:rPr>
          <w:rFonts w:ascii="Arial" w:hAnsi="Arial" w:eastAsia="Arial" w:cs="Arial"/>
          <w:i/>
          <w:iCs/>
          <w:sz w:val="18"/>
          <w:szCs w:val="18"/>
        </w:rPr>
        <w:t>Fuente: Informe de Commits Git del Incremento 3, elaborado por el equipo de proyecto a partir de la captura del historial de commits de GitHub.</w:t>
      </w:r>
    </w:p>
    <w:p w:rsidR="00887C6C" w:rsidRDefault="00AE7CDE" w14:paraId="0C348816" w14:textId="77777777">
      <w:pPr>
        <w:spacing w:line="360" w:lineRule="auto"/>
        <w:jc w:val="both"/>
      </w:pPr>
      <w:r>
        <w:rPr>
          <w:rFonts w:ascii="Arial" w:hAnsi="Arial" w:eastAsia="Arial" w:cs="Arial"/>
        </w:rPr>
        <w:t>Entre los commits destacan dos cambios de infraestructura que se reflejan en este documento: la incorporación de FlatLaf para la apariencia de la interfaz Swing (17 de septiembre) y la actualización del requisito de JDK de la versión 21 a la 25 (29 de septiembre), ambos considerados en el anexo A.6.1. Los commits del 2 de octubre corresponden a los diagramas de casos de uso y a las trazas de requerimientos del anexo A.5, y los del 3 de octubre a la actualización del archivo README del repositorio.</w:t>
      </w:r>
    </w:p>
    <w:p w:rsidR="00887C6C" w:rsidRDefault="00AE7CDE" w14:paraId="70719CB3" w14:textId="77777777">
      <w:pPr>
        <w:keepNext/>
        <w:spacing w:before="240" w:after="200" w:line="276" w:lineRule="auto"/>
        <w:outlineLvl w:val="1"/>
      </w:pPr>
      <w:r>
        <w:rPr>
          <w:rFonts w:ascii="Arial" w:hAnsi="Arial" w:eastAsia="Arial" w:cs="Arial"/>
          <w:b/>
          <w:bCs/>
          <w:sz w:val="28"/>
          <w:szCs w:val="28"/>
        </w:rPr>
        <w:t>A.3 Casos de prueba</w:t>
      </w:r>
    </w:p>
    <w:p w:rsidR="00887C6C" w:rsidRDefault="00AE7CDE" w14:paraId="35EC99B5" w14:textId="193D236F">
      <w:pPr>
        <w:spacing w:line="360" w:lineRule="auto"/>
        <w:jc w:val="both"/>
      </w:pPr>
      <w:r w:rsidRPr="547F915B" w:rsidR="61AF1559">
        <w:rPr>
          <w:rFonts w:ascii="Arial" w:hAnsi="Arial" w:eastAsia="Arial" w:cs="Arial"/>
        </w:rPr>
        <w:t>Las pruebas del Incremento 3 se organizaron por módulo, según las tareas 7.1 a 7.4 del Sprint Backlog. La Tabla A.6 resume los escenarios que debe cubrir cada módulo, la cantidad mínima de casos y el responsable. Cada caso registra su resultado como PASS o FAIL, y su evidencia se presenta en el capítulo 5.</w:t>
      </w:r>
    </w:p>
    <w:p w:rsidR="00887C6C" w:rsidRDefault="00AE7CDE" w14:paraId="41C94F28" w14:textId="77777777">
      <w:pPr>
        <w:pStyle w:val="LeyendaTabla"/>
        <w:keepNext/>
        <w:spacing w:before="240"/>
      </w:pPr>
      <w:r>
        <w:t>Tabla A.6: “Planificación de casos de prueba por módulo – Incremento 3”.</w:t>
      </w:r>
    </w:p>
    <w:tbl>
      <w:tblPr>
        <w:tblW w:w="936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80" w:type="dxa"/>
          <w:right w:w="80" w:type="dxa"/>
        </w:tblCellMar>
        <w:tblLook w:val="04A0" w:firstRow="1" w:lastRow="0" w:firstColumn="1" w:lastColumn="0" w:noHBand="0" w:noVBand="1"/>
      </w:tblPr>
      <w:tblGrid>
        <w:gridCol w:w="2000"/>
        <w:gridCol w:w="1500"/>
        <w:gridCol w:w="3510"/>
        <w:gridCol w:w="900"/>
        <w:gridCol w:w="1450"/>
      </w:tblGrid>
      <w:tr w:rsidR="00887C6C" w:rsidTr="547F915B" w14:paraId="3A2D9C52" w14:textId="77777777">
        <w:trPr>
          <w:cantSplit/>
          <w:tblHeader/>
          <w:jc w:val="center"/>
        </w:trPr>
        <w:tc>
          <w:tcPr>
            <w:tcW w:w="2000" w:type="dxa"/>
            <w:tcMar/>
            <w:vAlign w:val="center"/>
          </w:tcPr>
          <w:p w:rsidR="00887C6C" w:rsidP="547F915B" w:rsidRDefault="00AE7CDE" w14:paraId="2D3A8CA4" w14:textId="77777777">
            <w:pPr>
              <w:keepNext w:val="1"/>
              <w:spacing w:before="20" w:after="20" w:line="240" w:lineRule="auto"/>
              <w:jc w:val="center"/>
              <w:rPr>
                <w:rFonts w:ascii="Arial" w:hAnsi="Arial" w:eastAsia="Arial" w:cs="Arial"/>
                <w:b w:val="1"/>
                <w:bCs w:val="1"/>
                <w:sz w:val="20"/>
                <w:szCs w:val="20"/>
              </w:rPr>
            </w:pPr>
            <w:r w:rsidRPr="547F915B" w:rsidR="61AF1559">
              <w:rPr>
                <w:rFonts w:ascii="Arial" w:hAnsi="Arial" w:eastAsia="Arial" w:cs="Arial"/>
                <w:b w:val="1"/>
                <w:bCs w:val="1"/>
                <w:sz w:val="20"/>
                <w:szCs w:val="20"/>
              </w:rPr>
              <w:t>Módulo</w:t>
            </w:r>
          </w:p>
        </w:tc>
        <w:tc>
          <w:tcPr>
            <w:tcW w:w="1500" w:type="dxa"/>
            <w:tcMar/>
            <w:vAlign w:val="center"/>
          </w:tcPr>
          <w:p w:rsidR="00887C6C" w:rsidP="547F915B" w:rsidRDefault="00AE7CDE" w14:paraId="1E369E7F" w14:textId="77777777">
            <w:pPr>
              <w:keepNext w:val="1"/>
              <w:spacing w:before="20" w:after="20" w:line="240" w:lineRule="auto"/>
              <w:jc w:val="center"/>
              <w:rPr>
                <w:rFonts w:ascii="Arial" w:hAnsi="Arial" w:eastAsia="Arial" w:cs="Arial"/>
                <w:b w:val="1"/>
                <w:bCs w:val="1"/>
                <w:sz w:val="20"/>
                <w:szCs w:val="20"/>
              </w:rPr>
            </w:pPr>
            <w:r w:rsidRPr="547F915B" w:rsidR="61AF1559">
              <w:rPr>
                <w:rFonts w:ascii="Arial" w:hAnsi="Arial" w:eastAsia="Arial" w:cs="Arial"/>
                <w:b w:val="1"/>
                <w:bCs w:val="1"/>
                <w:sz w:val="20"/>
                <w:szCs w:val="20"/>
              </w:rPr>
              <w:t>UR</w:t>
            </w:r>
          </w:p>
        </w:tc>
        <w:tc>
          <w:tcPr>
            <w:tcW w:w="3510" w:type="dxa"/>
            <w:tcMar/>
            <w:vAlign w:val="center"/>
          </w:tcPr>
          <w:p w:rsidR="00887C6C" w:rsidP="547F915B" w:rsidRDefault="00AE7CDE" w14:paraId="1D2FF43A" w14:textId="77777777">
            <w:pPr>
              <w:keepNext w:val="1"/>
              <w:spacing w:before="20" w:after="20" w:line="240" w:lineRule="auto"/>
              <w:jc w:val="center"/>
              <w:rPr>
                <w:rFonts w:ascii="Arial" w:hAnsi="Arial" w:eastAsia="Arial" w:cs="Arial"/>
                <w:b w:val="1"/>
                <w:bCs w:val="1"/>
                <w:sz w:val="20"/>
                <w:szCs w:val="20"/>
              </w:rPr>
            </w:pPr>
            <w:r w:rsidRPr="547F915B" w:rsidR="61AF1559">
              <w:rPr>
                <w:rFonts w:ascii="Arial" w:hAnsi="Arial" w:eastAsia="Arial" w:cs="Arial"/>
                <w:b w:val="1"/>
                <w:bCs w:val="1"/>
                <w:sz w:val="20"/>
                <w:szCs w:val="20"/>
              </w:rPr>
              <w:t>Escenarios a cubrir</w:t>
            </w:r>
          </w:p>
        </w:tc>
        <w:tc>
          <w:tcPr>
            <w:tcW w:w="900" w:type="dxa"/>
            <w:tcMar/>
            <w:vAlign w:val="center"/>
          </w:tcPr>
          <w:p w:rsidR="00887C6C" w:rsidP="547F915B" w:rsidRDefault="00AE7CDE" w14:paraId="1087A892" w14:textId="77777777">
            <w:pPr>
              <w:keepNext w:val="1"/>
              <w:spacing w:before="20" w:after="20" w:line="240" w:lineRule="auto"/>
              <w:jc w:val="center"/>
              <w:rPr>
                <w:rFonts w:ascii="Arial" w:hAnsi="Arial" w:eastAsia="Arial" w:cs="Arial"/>
                <w:b w:val="1"/>
                <w:bCs w:val="1"/>
                <w:sz w:val="20"/>
                <w:szCs w:val="20"/>
              </w:rPr>
            </w:pPr>
            <w:r w:rsidRPr="547F915B" w:rsidR="61AF1559">
              <w:rPr>
                <w:rFonts w:ascii="Arial" w:hAnsi="Arial" w:eastAsia="Arial" w:cs="Arial"/>
                <w:b w:val="1"/>
                <w:bCs w:val="1"/>
                <w:sz w:val="20"/>
                <w:szCs w:val="20"/>
              </w:rPr>
              <w:t>Mín. casos</w:t>
            </w:r>
          </w:p>
        </w:tc>
        <w:tc>
          <w:tcPr>
            <w:tcW w:w="1450" w:type="dxa"/>
            <w:tcMar/>
            <w:vAlign w:val="center"/>
          </w:tcPr>
          <w:p w:rsidR="00887C6C" w:rsidP="547F915B" w:rsidRDefault="00AE7CDE" w14:paraId="01542574" w14:textId="77777777">
            <w:pPr>
              <w:keepNext w:val="1"/>
              <w:spacing w:before="20" w:after="20" w:line="240" w:lineRule="auto"/>
              <w:jc w:val="center"/>
              <w:rPr>
                <w:rFonts w:ascii="Arial" w:hAnsi="Arial" w:eastAsia="Arial" w:cs="Arial"/>
                <w:b w:val="1"/>
                <w:bCs w:val="1"/>
                <w:sz w:val="20"/>
                <w:szCs w:val="20"/>
              </w:rPr>
            </w:pPr>
            <w:r w:rsidRPr="547F915B" w:rsidR="61AF1559">
              <w:rPr>
                <w:rFonts w:ascii="Arial" w:hAnsi="Arial" w:eastAsia="Arial" w:cs="Arial"/>
                <w:b w:val="1"/>
                <w:bCs w:val="1"/>
                <w:sz w:val="20"/>
                <w:szCs w:val="20"/>
              </w:rPr>
              <w:t>Responsable</w:t>
            </w:r>
          </w:p>
        </w:tc>
      </w:tr>
      <w:tr w:rsidR="00887C6C" w:rsidTr="547F915B" w14:paraId="2865112A" w14:textId="77777777">
        <w:trPr>
          <w:cantSplit/>
          <w:jc w:val="center"/>
        </w:trPr>
        <w:tc>
          <w:tcPr>
            <w:tcW w:w="2000" w:type="dxa"/>
            <w:tcMar/>
          </w:tcPr>
          <w:p w:rsidR="00887C6C" w:rsidP="547F915B" w:rsidRDefault="00AE7CDE" w14:paraId="6EFB4D39"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A. Exportación de ítems y auditoría de archivos</w:t>
            </w:r>
          </w:p>
        </w:tc>
        <w:tc>
          <w:tcPr>
            <w:tcW w:w="1500" w:type="dxa"/>
            <w:tcMar/>
          </w:tcPr>
          <w:p w:rsidR="00887C6C" w:rsidP="547F915B" w:rsidRDefault="00AE7CDE" w14:paraId="1E13A6C3"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UR-25, UR-29, UR-30, UR-37</w:t>
            </w:r>
          </w:p>
        </w:tc>
        <w:tc>
          <w:tcPr>
            <w:tcW w:w="3510" w:type="dxa"/>
            <w:tcMar/>
          </w:tcPr>
          <w:p w:rsidR="00887C6C" w:rsidP="547F915B" w:rsidRDefault="00AE7CDE" w14:paraId="4FC6FE9A"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Exportación a Excel y CSV con datos correctos, registro de auditoría en cada importación y exportación, caso sin ítems válidos, exportación vacía y error de formato.</w:t>
            </w:r>
          </w:p>
        </w:tc>
        <w:tc>
          <w:tcPr>
            <w:tcW w:w="900" w:type="dxa"/>
            <w:tcMar/>
          </w:tcPr>
          <w:p w:rsidR="00887C6C" w:rsidP="547F915B" w:rsidRDefault="00AE7CDE" w14:paraId="0E865782" w14:textId="77777777">
            <w:pPr>
              <w:keepNext w:val="1"/>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8</w:t>
            </w:r>
          </w:p>
        </w:tc>
        <w:tc>
          <w:tcPr>
            <w:tcW w:w="1450" w:type="dxa"/>
            <w:tcMar/>
          </w:tcPr>
          <w:p w:rsidR="00887C6C" w:rsidP="547F915B" w:rsidRDefault="00AE7CDE" w14:paraId="0B255609"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Erick Hernández</w:t>
            </w:r>
          </w:p>
        </w:tc>
      </w:tr>
      <w:tr w:rsidR="00887C6C" w:rsidTr="547F915B" w14:paraId="5B7FA92F" w14:textId="77777777">
        <w:trPr>
          <w:cantSplit/>
          <w:jc w:val="center"/>
        </w:trPr>
        <w:tc>
          <w:tcPr>
            <w:tcW w:w="2000" w:type="dxa"/>
            <w:tcMar/>
          </w:tcPr>
          <w:p w:rsidR="00887C6C" w:rsidP="547F915B" w:rsidRDefault="00AE7CDE" w14:paraId="3A058EA4"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B. Reversión de ajustes</w:t>
            </w:r>
          </w:p>
        </w:tc>
        <w:tc>
          <w:tcPr>
            <w:tcW w:w="1500" w:type="dxa"/>
            <w:tcMar/>
          </w:tcPr>
          <w:p w:rsidR="00887C6C" w:rsidP="547F915B" w:rsidRDefault="00AE7CDE" w14:paraId="47A2CBB5"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UR-46</w:t>
            </w:r>
          </w:p>
        </w:tc>
        <w:tc>
          <w:tcPr>
            <w:tcW w:w="3510" w:type="dxa"/>
            <w:tcMar/>
          </w:tcPr>
          <w:p w:rsidR="00887C6C" w:rsidP="547F915B" w:rsidRDefault="00AE7CDE" w14:paraId="778083B9"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Reversión exitosa con restauración del stock, bloqueo para usuarios sin perfil Administrador e intento de revertir un ajuste ya revertido.</w:t>
            </w:r>
          </w:p>
        </w:tc>
        <w:tc>
          <w:tcPr>
            <w:tcW w:w="900" w:type="dxa"/>
            <w:tcMar/>
          </w:tcPr>
          <w:p w:rsidR="00887C6C" w:rsidP="547F915B" w:rsidRDefault="00AE7CDE" w14:paraId="14EAB887" w14:textId="77777777">
            <w:pPr>
              <w:keepNext w:val="1"/>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6</w:t>
            </w:r>
          </w:p>
        </w:tc>
        <w:tc>
          <w:tcPr>
            <w:tcW w:w="1450" w:type="dxa"/>
            <w:tcMar/>
          </w:tcPr>
          <w:p w:rsidR="00887C6C" w:rsidP="547F915B" w:rsidRDefault="00AE7CDE" w14:paraId="04CA7A44"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Erick Hernández</w:t>
            </w:r>
          </w:p>
        </w:tc>
      </w:tr>
      <w:tr w:rsidR="00887C6C" w:rsidTr="547F915B" w14:paraId="2FF69961" w14:textId="77777777">
        <w:trPr>
          <w:cantSplit/>
          <w:jc w:val="center"/>
        </w:trPr>
        <w:tc>
          <w:tcPr>
            <w:tcW w:w="2000" w:type="dxa"/>
            <w:tcMar/>
          </w:tcPr>
          <w:p w:rsidR="00887C6C" w:rsidP="547F915B" w:rsidRDefault="00AE7CDE" w14:paraId="0C976CC9"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C. Consulta de stock e historial</w:t>
            </w:r>
          </w:p>
        </w:tc>
        <w:tc>
          <w:tcPr>
            <w:tcW w:w="1500" w:type="dxa"/>
            <w:tcMar/>
          </w:tcPr>
          <w:p w:rsidR="00887C6C" w:rsidP="547F915B" w:rsidRDefault="00AE7CDE" w14:paraId="73DA2AC8"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UR-47, UR-56</w:t>
            </w:r>
          </w:p>
        </w:tc>
        <w:tc>
          <w:tcPr>
            <w:tcW w:w="3510" w:type="dxa"/>
            <w:tcMar/>
          </w:tcPr>
          <w:p w:rsidR="00887C6C" w:rsidP="547F915B" w:rsidRDefault="00AE7CDE" w14:paraId="61CBCECD"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Producto con más de 10 movimientos, producto sin movimientos y filtros de historial combinados.</w:t>
            </w:r>
          </w:p>
        </w:tc>
        <w:tc>
          <w:tcPr>
            <w:tcW w:w="900" w:type="dxa"/>
            <w:tcMar/>
          </w:tcPr>
          <w:p w:rsidR="00887C6C" w:rsidP="547F915B" w:rsidRDefault="00AE7CDE" w14:paraId="73004FEB" w14:textId="77777777">
            <w:pPr>
              <w:keepNext w:val="1"/>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6</w:t>
            </w:r>
          </w:p>
        </w:tc>
        <w:tc>
          <w:tcPr>
            <w:tcW w:w="1450" w:type="dxa"/>
            <w:tcMar/>
          </w:tcPr>
          <w:p w:rsidR="00887C6C" w:rsidP="547F915B" w:rsidRDefault="00AE7CDE" w14:paraId="07F2E0F3"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Fabián Gómez</w:t>
            </w:r>
          </w:p>
        </w:tc>
      </w:tr>
      <w:tr w:rsidR="00887C6C" w:rsidTr="547F915B" w14:paraId="3297C491" w14:textId="77777777">
        <w:trPr>
          <w:cantSplit/>
          <w:jc w:val="center"/>
        </w:trPr>
        <w:tc>
          <w:tcPr>
            <w:tcW w:w="2000" w:type="dxa"/>
            <w:tcMar/>
          </w:tcPr>
          <w:p w:rsidR="00887C6C" w:rsidP="547F915B" w:rsidRDefault="00AE7CDE" w14:paraId="7A401A2C"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D. Reportes y exportación a Excel</w:t>
            </w:r>
          </w:p>
        </w:tc>
        <w:tc>
          <w:tcPr>
            <w:tcW w:w="1500" w:type="dxa"/>
            <w:tcMar/>
          </w:tcPr>
          <w:p w:rsidR="00887C6C" w:rsidP="547F915B" w:rsidRDefault="00AE7CDE" w14:paraId="16A295B0"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UR-57 a UR-61</w:t>
            </w:r>
          </w:p>
        </w:tc>
        <w:tc>
          <w:tcPr>
            <w:tcW w:w="3510" w:type="dxa"/>
            <w:tcMar/>
          </w:tcPr>
          <w:p w:rsidR="00887C6C" w:rsidP="547F915B" w:rsidRDefault="00AE7CDE" w14:paraId="32E0631D"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Generación de los cuatro reportes, filtros de estado y rango de fechas, exportación a Excel de cada reporte y caso sin resultados (mínimo 3 casos por reporte).</w:t>
            </w:r>
          </w:p>
        </w:tc>
        <w:tc>
          <w:tcPr>
            <w:tcW w:w="900" w:type="dxa"/>
            <w:tcMar/>
          </w:tcPr>
          <w:p w:rsidR="00887C6C" w:rsidP="547F915B" w:rsidRDefault="00AE7CDE" w14:paraId="394C502F" w14:textId="77777777">
            <w:pPr>
              <w:keepNext w:val="1"/>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12</w:t>
            </w:r>
          </w:p>
        </w:tc>
        <w:tc>
          <w:tcPr>
            <w:tcW w:w="1450" w:type="dxa"/>
            <w:tcMar/>
          </w:tcPr>
          <w:p w:rsidR="00887C6C" w:rsidP="547F915B" w:rsidRDefault="00AE7CDE" w14:paraId="3F2D73D2" w14:textId="77777777">
            <w:pPr>
              <w:keepNext w:val="1"/>
              <w:spacing w:before="20" w:after="20" w:line="240" w:lineRule="auto"/>
              <w:rPr>
                <w:rFonts w:ascii="Arial" w:hAnsi="Arial" w:eastAsia="Arial" w:cs="Arial"/>
                <w:sz w:val="20"/>
                <w:szCs w:val="20"/>
              </w:rPr>
            </w:pPr>
            <w:r w:rsidRPr="547F915B" w:rsidR="61AF1559">
              <w:rPr>
                <w:rFonts w:ascii="Arial" w:hAnsi="Arial" w:eastAsia="Arial" w:cs="Arial"/>
                <w:sz w:val="20"/>
                <w:szCs w:val="20"/>
              </w:rPr>
              <w:t>Diego Lobos</w:t>
            </w:r>
          </w:p>
        </w:tc>
      </w:tr>
      <w:tr w:rsidR="00887C6C" w:rsidTr="547F915B" w14:paraId="070D549A" w14:textId="77777777">
        <w:trPr>
          <w:cantSplit/>
          <w:jc w:val="center"/>
        </w:trPr>
        <w:tc>
          <w:tcPr>
            <w:tcW w:w="2000" w:type="dxa"/>
            <w:tcMar/>
          </w:tcPr>
          <w:p w:rsidR="00887C6C" w:rsidP="547F915B" w:rsidRDefault="00AE7CDE" w14:paraId="6DC28DF0" w14:textId="77777777">
            <w:pPr>
              <w:spacing w:before="20" w:after="20" w:line="240" w:lineRule="auto"/>
              <w:rPr>
                <w:rFonts w:ascii="Arial" w:hAnsi="Arial" w:eastAsia="Arial" w:cs="Arial"/>
                <w:b w:val="1"/>
                <w:bCs w:val="1"/>
                <w:sz w:val="20"/>
                <w:szCs w:val="20"/>
              </w:rPr>
            </w:pPr>
            <w:r w:rsidRPr="547F915B" w:rsidR="61AF1559">
              <w:rPr>
                <w:rFonts w:ascii="Arial" w:hAnsi="Arial" w:eastAsia="Arial" w:cs="Arial"/>
                <w:b w:val="1"/>
                <w:bCs w:val="1"/>
                <w:sz w:val="20"/>
                <w:szCs w:val="20"/>
              </w:rPr>
              <w:t>TOTAL</w:t>
            </w:r>
          </w:p>
        </w:tc>
        <w:tc>
          <w:tcPr>
            <w:tcW w:w="1500" w:type="dxa"/>
            <w:tcMar/>
          </w:tcPr>
          <w:p w:rsidR="00887C6C" w:rsidP="547F915B" w:rsidRDefault="00887C6C" w14:paraId="3041E394" w14:textId="77777777">
            <w:pPr>
              <w:spacing w:before="20" w:after="20" w:line="240" w:lineRule="auto"/>
              <w:rPr>
                <w:rFonts w:ascii="Arial" w:hAnsi="Arial" w:eastAsia="Arial" w:cs="Arial"/>
                <w:sz w:val="20"/>
                <w:szCs w:val="20"/>
              </w:rPr>
            </w:pPr>
          </w:p>
        </w:tc>
        <w:tc>
          <w:tcPr>
            <w:tcW w:w="3510" w:type="dxa"/>
            <w:tcMar/>
          </w:tcPr>
          <w:p w:rsidR="00887C6C" w:rsidP="547F915B" w:rsidRDefault="00887C6C" w14:paraId="722B00AE" w14:textId="77777777">
            <w:pPr>
              <w:spacing w:before="20" w:after="20" w:line="240" w:lineRule="auto"/>
              <w:rPr>
                <w:rFonts w:ascii="Arial" w:hAnsi="Arial" w:eastAsia="Arial" w:cs="Arial"/>
                <w:sz w:val="20"/>
                <w:szCs w:val="20"/>
              </w:rPr>
            </w:pPr>
          </w:p>
        </w:tc>
        <w:tc>
          <w:tcPr>
            <w:tcW w:w="900" w:type="dxa"/>
            <w:tcMar/>
          </w:tcPr>
          <w:p w:rsidR="00887C6C" w:rsidP="547F915B" w:rsidRDefault="00AE7CDE" w14:paraId="434292C4" w14:textId="77777777">
            <w:pPr>
              <w:spacing w:before="20" w:after="20" w:line="240" w:lineRule="auto"/>
              <w:jc w:val="center"/>
              <w:rPr>
                <w:rFonts w:ascii="Arial" w:hAnsi="Arial" w:eastAsia="Arial" w:cs="Arial"/>
                <w:b w:val="1"/>
                <w:bCs w:val="1"/>
                <w:sz w:val="20"/>
                <w:szCs w:val="20"/>
              </w:rPr>
            </w:pPr>
            <w:r w:rsidRPr="547F915B" w:rsidR="61AF1559">
              <w:rPr>
                <w:rFonts w:ascii="Arial" w:hAnsi="Arial" w:eastAsia="Arial" w:cs="Arial"/>
                <w:b w:val="1"/>
                <w:bCs w:val="1"/>
                <w:sz w:val="20"/>
                <w:szCs w:val="20"/>
              </w:rPr>
              <w:t>32</w:t>
            </w:r>
          </w:p>
        </w:tc>
        <w:tc>
          <w:tcPr>
            <w:tcW w:w="1450" w:type="dxa"/>
            <w:tcMar/>
          </w:tcPr>
          <w:p w:rsidR="00887C6C" w:rsidP="547F915B" w:rsidRDefault="00887C6C" w14:paraId="42C6D796" w14:textId="77777777">
            <w:pPr>
              <w:spacing w:before="20" w:after="20" w:line="240" w:lineRule="auto"/>
              <w:rPr>
                <w:rFonts w:ascii="Arial" w:hAnsi="Arial" w:eastAsia="Arial" w:cs="Arial"/>
                <w:sz w:val="20"/>
                <w:szCs w:val="20"/>
              </w:rPr>
            </w:pPr>
          </w:p>
        </w:tc>
      </w:tr>
    </w:tbl>
    <w:p w:rsidR="00887C6C" w:rsidRDefault="00AE7CDE" w14:paraId="315A16AD" w14:textId="77777777">
      <w:pPr>
        <w:spacing w:before="60" w:after="240" w:line="240" w:lineRule="auto"/>
        <w:jc w:val="center"/>
      </w:pPr>
      <w:r>
        <w:rPr>
          <w:rFonts w:ascii="Arial" w:hAnsi="Arial" w:eastAsia="Arial" w:cs="Arial"/>
          <w:i/>
          <w:iCs/>
          <w:sz w:val="18"/>
          <w:szCs w:val="18"/>
        </w:rPr>
        <w:t>Fuente: Elaborado por el equipo de proyecto a partir de la planilla de organización del trabajo del Incremento 3.</w:t>
      </w:r>
    </w:p>
    <w:p w:rsidR="00887C6C" w:rsidRDefault="00AE7CDE" w14:paraId="5906D151" w14:textId="77777777">
      <w:pPr>
        <w:keepNext/>
        <w:spacing w:before="240" w:after="200" w:line="276" w:lineRule="auto"/>
        <w:outlineLvl w:val="1"/>
      </w:pPr>
      <w:r>
        <w:rPr>
          <w:rFonts w:ascii="Arial" w:hAnsi="Arial" w:eastAsia="Arial" w:cs="Arial"/>
          <w:b/>
          <w:bCs/>
          <w:sz w:val="28"/>
          <w:szCs w:val="28"/>
        </w:rPr>
        <w:t>A.4 Evidencia de pruebas</w:t>
      </w:r>
    </w:p>
    <w:p w:rsidR="00887C6C" w:rsidRDefault="00AE7CDE" w14:paraId="6DEB8C79" w14:textId="2CF7AD9F">
      <w:pPr>
        <w:spacing w:line="360" w:lineRule="auto"/>
        <w:jc w:val="both"/>
      </w:pPr>
      <w:r>
        <w:rPr>
          <w:rFonts w:ascii="Arial" w:hAnsi="Arial" w:eastAsia="Arial" w:cs="Arial"/>
        </w:rPr>
        <w:t>La evidencia visual de las pruebas ejecutadas durante este incremento, las capturas de pantalla correspondientes a cada requerimiento, se trasladó al capítulo 5 (Evidencia Demo), donde se presenta ordenada por número de requerimiento de usuario (UR) junto con una explicación de la acción demostrada en cada caso.</w:t>
      </w:r>
    </w:p>
    <w:p w:rsidR="00887C6C" w:rsidRDefault="00AE7CDE" w14:paraId="163566EB" w14:textId="77777777">
      <w:pPr>
        <w:keepNext/>
        <w:spacing w:before="240" w:after="200" w:line="276" w:lineRule="auto"/>
        <w:outlineLvl w:val="1"/>
      </w:pPr>
      <w:r>
        <w:rPr>
          <w:rFonts w:ascii="Arial" w:hAnsi="Arial" w:eastAsia="Arial" w:cs="Arial"/>
          <w:b/>
          <w:bCs/>
          <w:sz w:val="28"/>
          <w:szCs w:val="28"/>
        </w:rPr>
        <w:t>A.5 Trazabilidad de requerimientos seleccionados</w:t>
      </w:r>
    </w:p>
    <w:p w:rsidR="00887C6C" w:rsidRDefault="00AE7CDE" w14:paraId="52C02C6B" w14:textId="59CDF8FC">
      <w:pPr>
        <w:spacing w:line="360" w:lineRule="auto"/>
        <w:jc w:val="both"/>
      </w:pPr>
      <w:r w:rsidRPr="547F915B" w:rsidR="61AF1559">
        <w:rPr>
          <w:rFonts w:ascii="Arial" w:hAnsi="Arial" w:eastAsia="Arial" w:cs="Arial"/>
        </w:rPr>
        <w:t xml:space="preserve">Esta sección complementa la matriz de trazabilidad de la sección 2.9 con un análisis más profundo de cuatro requerimientos seleccionados: UR-36, UR-60, UR-68 y UR-72. Para cada uno se reconstruye la cadena completa Problema → Requerimiento → Caso de uso → Diagrama → Prueba, citando la referencia exacta dentro de este documento para cada eslabón. </w:t>
      </w:r>
    </w:p>
    <w:p w:rsidR="4B80213B" w:rsidP="547F915B" w:rsidRDefault="4B80213B" w14:paraId="1C35FC78" w14:textId="21F924D5">
      <w:pPr>
        <w:spacing w:line="360" w:lineRule="auto"/>
        <w:jc w:val="both"/>
      </w:pPr>
      <w:r w:rsidRPr="547F915B" w:rsidR="4B80213B">
        <w:rPr>
          <w:rFonts w:ascii="Arial" w:hAnsi="Arial" w:eastAsia="Arial" w:cs="Arial"/>
        </w:rPr>
        <w:t>Las figuras de secuencia citadas en esta sección son las mismas de la sección 4.3, para cada requerimiento individual.</w:t>
      </w:r>
    </w:p>
    <w:p w:rsidR="00887C6C" w:rsidRDefault="00AE7CDE" w14:paraId="3CC724AA" w14:textId="77777777">
      <w:pPr>
        <w:keepNext/>
        <w:spacing w:before="240" w:after="200" w:line="276" w:lineRule="auto"/>
        <w:outlineLvl w:val="2"/>
      </w:pPr>
      <w:r>
        <w:rPr>
          <w:rFonts w:ascii="Arial" w:hAnsi="Arial" w:eastAsia="Arial" w:cs="Arial"/>
          <w:b/>
          <w:bCs/>
        </w:rPr>
        <w:t>A.5.1 Traza UR-36 – Descargando plantilla de importación</w:t>
      </w:r>
    </w:p>
    <w:p w:rsidR="00887C6C" w:rsidRDefault="00AE7CDE" w14:paraId="36D29F7B" w14:textId="77777777">
      <w:pPr>
        <w:spacing w:line="360" w:lineRule="auto"/>
        <w:jc w:val="both"/>
      </w:pPr>
      <w:r>
        <w:rPr>
          <w:rFonts w:ascii="Arial" w:hAnsi="Arial" w:eastAsia="Arial" w:cs="Arial"/>
        </w:rPr>
        <w:t>El UR-36 permite que el Administrador o el Bodeguero descarguen, desde el módulo de ajuste de inventario, una plantilla vacía de importación en formato Excel o CSV. Es la base para que luego puedan importar ajustes de stock sin equivocarse en el formato de las columnas.</w:t>
      </w:r>
    </w:p>
    <w:p w:rsidR="00887C6C" w:rsidRDefault="00AE7CDE" w14:paraId="27FED652" w14:textId="77777777">
      <w:pPr>
        <w:pStyle w:val="LeyendaTabla"/>
        <w:keepNext/>
        <w:spacing w:before="240"/>
      </w:pPr>
      <w:r>
        <w:t>Tabla A.7: “Ficha del UR-36 – Descargando plantilla de importación”.</w:t>
      </w:r>
    </w:p>
    <w:tbl>
      <w:tblPr>
        <w:tblW w:w="936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80" w:type="dxa"/>
          <w:right w:w="80" w:type="dxa"/>
        </w:tblCellMar>
        <w:tblLook w:val="04A0" w:firstRow="1" w:lastRow="0" w:firstColumn="1" w:lastColumn="0" w:noHBand="0" w:noVBand="1"/>
      </w:tblPr>
      <w:tblGrid>
        <w:gridCol w:w="1800"/>
        <w:gridCol w:w="7560"/>
      </w:tblGrid>
      <w:tr w:rsidR="00887C6C" w:rsidTr="547F915B" w14:paraId="090CBC64" w14:textId="77777777">
        <w:trPr>
          <w:cantSplit/>
          <w:tblHeader/>
          <w:jc w:val="center"/>
        </w:trPr>
        <w:tc>
          <w:tcPr>
            <w:tcW w:w="1800" w:type="dxa"/>
            <w:tcMar/>
            <w:vAlign w:val="center"/>
          </w:tcPr>
          <w:p w:rsidR="00887C6C" w:rsidP="547F915B" w:rsidRDefault="00AE7CDE" w14:paraId="6D8EA27F" w14:textId="77777777">
            <w:pPr>
              <w:spacing w:before="20" w:after="20" w:line="240" w:lineRule="auto"/>
              <w:jc w:val="center"/>
              <w:rPr>
                <w:rFonts w:ascii="Arial" w:hAnsi="Arial" w:eastAsia="Arial" w:cs="Arial"/>
                <w:b w:val="1"/>
                <w:bCs w:val="1"/>
                <w:sz w:val="20"/>
                <w:szCs w:val="20"/>
              </w:rPr>
            </w:pPr>
            <w:r w:rsidRPr="547F915B" w:rsidR="61AF1559">
              <w:rPr>
                <w:rFonts w:ascii="Arial" w:hAnsi="Arial" w:eastAsia="Arial" w:cs="Arial"/>
                <w:b w:val="1"/>
                <w:bCs w:val="1"/>
                <w:sz w:val="20"/>
                <w:szCs w:val="20"/>
              </w:rPr>
              <w:t>Campo</w:t>
            </w:r>
          </w:p>
        </w:tc>
        <w:tc>
          <w:tcPr>
            <w:tcW w:w="7560" w:type="dxa"/>
            <w:tcMar/>
            <w:vAlign w:val="center"/>
          </w:tcPr>
          <w:p w:rsidR="00887C6C" w:rsidP="547F915B" w:rsidRDefault="00AE7CDE" w14:paraId="18AA0FD6" w14:textId="77777777">
            <w:pPr>
              <w:spacing w:before="20" w:after="20" w:line="240" w:lineRule="auto"/>
              <w:jc w:val="center"/>
              <w:rPr>
                <w:rFonts w:ascii="Arial" w:hAnsi="Arial" w:eastAsia="Arial" w:cs="Arial"/>
                <w:b w:val="1"/>
                <w:bCs w:val="1"/>
                <w:sz w:val="20"/>
                <w:szCs w:val="20"/>
              </w:rPr>
            </w:pPr>
            <w:r w:rsidRPr="547F915B" w:rsidR="61AF1559">
              <w:rPr>
                <w:rFonts w:ascii="Arial" w:hAnsi="Arial" w:eastAsia="Arial" w:cs="Arial"/>
                <w:b w:val="1"/>
                <w:bCs w:val="1"/>
                <w:sz w:val="20"/>
                <w:szCs w:val="20"/>
              </w:rPr>
              <w:t>Detalle</w:t>
            </w:r>
          </w:p>
        </w:tc>
      </w:tr>
      <w:tr w:rsidR="00887C6C" w:rsidTr="547F915B" w14:paraId="0753C890" w14:textId="77777777">
        <w:trPr>
          <w:jc w:val="center"/>
        </w:trPr>
        <w:tc>
          <w:tcPr>
            <w:tcW w:w="1800" w:type="dxa"/>
            <w:tcMar/>
            <w:vAlign w:val="center"/>
          </w:tcPr>
          <w:p w:rsidR="00887C6C" w:rsidP="547F915B" w:rsidRDefault="00AE7CDE" w14:paraId="40944271"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Módulo</w:t>
            </w:r>
          </w:p>
        </w:tc>
        <w:tc>
          <w:tcPr>
            <w:tcW w:w="7560" w:type="dxa"/>
            <w:tcMar/>
            <w:vAlign w:val="center"/>
          </w:tcPr>
          <w:p w:rsidR="00887C6C" w:rsidP="547F915B" w:rsidRDefault="00AE7CDE" w14:paraId="6FD670D4"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Importación y exportación de archivos</w:t>
            </w:r>
          </w:p>
        </w:tc>
      </w:tr>
      <w:tr w:rsidR="00887C6C" w:rsidTr="547F915B" w14:paraId="7EA54109" w14:textId="77777777">
        <w:trPr>
          <w:jc w:val="center"/>
        </w:trPr>
        <w:tc>
          <w:tcPr>
            <w:tcW w:w="1800" w:type="dxa"/>
            <w:tcMar/>
            <w:vAlign w:val="center"/>
          </w:tcPr>
          <w:p w:rsidR="00887C6C" w:rsidP="547F915B" w:rsidRDefault="00AE7CDE" w14:paraId="6E7F60A8"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Caso de uso</w:t>
            </w:r>
          </w:p>
        </w:tc>
        <w:tc>
          <w:tcPr>
            <w:tcW w:w="7560" w:type="dxa"/>
            <w:tcMar/>
            <w:vAlign w:val="center"/>
          </w:tcPr>
          <w:p w:rsidR="00887C6C" w:rsidP="547F915B" w:rsidRDefault="00AE7CDE" w14:paraId="19AD6CA3"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CU-65 – Descargando plantilla de importación (actores: Administrador y Bodeguero)</w:t>
            </w:r>
          </w:p>
        </w:tc>
      </w:tr>
      <w:tr w:rsidR="00887C6C" w:rsidTr="547F915B" w14:paraId="3FC27C34" w14:textId="77777777">
        <w:trPr>
          <w:jc w:val="center"/>
        </w:trPr>
        <w:tc>
          <w:tcPr>
            <w:tcW w:w="1800" w:type="dxa"/>
            <w:tcMar/>
            <w:vAlign w:val="center"/>
          </w:tcPr>
          <w:p w:rsidR="00887C6C" w:rsidP="547F915B" w:rsidRDefault="00AE7CDE" w14:paraId="35B3CCB4"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Descripción</w:t>
            </w:r>
          </w:p>
        </w:tc>
        <w:tc>
          <w:tcPr>
            <w:tcW w:w="7560" w:type="dxa"/>
            <w:tcMar/>
            <w:vAlign w:val="center"/>
          </w:tcPr>
          <w:p w:rsidR="00887C6C" w:rsidP="547F915B" w:rsidRDefault="00AE7CDE" w14:paraId="0983A68B"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Descargar una plantilla de importación en formato Excel y CSV con las columnas SKU y cantidad listas para completar.</w:t>
            </w:r>
          </w:p>
        </w:tc>
      </w:tr>
      <w:tr w:rsidR="00887C6C" w:rsidTr="547F915B" w14:paraId="1A850B25" w14:textId="77777777">
        <w:trPr>
          <w:jc w:val="center"/>
        </w:trPr>
        <w:tc>
          <w:tcPr>
            <w:tcW w:w="1800" w:type="dxa"/>
            <w:tcMar/>
            <w:vAlign w:val="center"/>
          </w:tcPr>
          <w:p w:rsidR="00887C6C" w:rsidP="547F915B" w:rsidRDefault="00AE7CDE" w14:paraId="77842B6B"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Precondición</w:t>
            </w:r>
          </w:p>
        </w:tc>
        <w:tc>
          <w:tcPr>
            <w:tcW w:w="7560" w:type="dxa"/>
            <w:tcMar/>
            <w:vAlign w:val="center"/>
          </w:tcPr>
          <w:p w:rsidR="00887C6C" w:rsidP="547F915B" w:rsidRDefault="00AE7CDE" w14:paraId="280AD417"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El usuario está en el módulo de ajuste de inventario con perfil Administrador o Bodeguero.</w:t>
            </w:r>
          </w:p>
        </w:tc>
      </w:tr>
      <w:tr w:rsidR="00887C6C" w:rsidTr="547F915B" w14:paraId="1A7EF78D" w14:textId="77777777">
        <w:trPr>
          <w:jc w:val="center"/>
        </w:trPr>
        <w:tc>
          <w:tcPr>
            <w:tcW w:w="1800" w:type="dxa"/>
            <w:tcMar/>
            <w:vAlign w:val="center"/>
          </w:tcPr>
          <w:p w:rsidR="00887C6C" w:rsidP="547F915B" w:rsidRDefault="00AE7CDE" w14:paraId="1E9322D0"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Postcondición</w:t>
            </w:r>
          </w:p>
        </w:tc>
        <w:tc>
          <w:tcPr>
            <w:tcW w:w="7560" w:type="dxa"/>
            <w:tcMar/>
            <w:vAlign w:val="center"/>
          </w:tcPr>
          <w:p w:rsidR="00887C6C" w:rsidP="547F915B" w:rsidRDefault="00AE7CDE" w14:paraId="221B1E0C"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El usuario obtiene un archivo plantilla vacío, listo para completar y reimportar.</w:t>
            </w:r>
          </w:p>
        </w:tc>
      </w:tr>
      <w:tr w:rsidR="00887C6C" w:rsidTr="547F915B" w14:paraId="658E57C7" w14:textId="77777777">
        <w:trPr>
          <w:jc w:val="center"/>
        </w:trPr>
        <w:tc>
          <w:tcPr>
            <w:tcW w:w="1800" w:type="dxa"/>
            <w:tcMar/>
            <w:vAlign w:val="center"/>
          </w:tcPr>
          <w:p w:rsidR="00887C6C" w:rsidP="547F915B" w:rsidRDefault="00AE7CDE" w14:paraId="5E268008"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Reglas de negocio</w:t>
            </w:r>
          </w:p>
        </w:tc>
        <w:tc>
          <w:tcPr>
            <w:tcW w:w="7560" w:type="dxa"/>
            <w:tcMar/>
            <w:vAlign w:val="center"/>
          </w:tcPr>
          <w:p w:rsidR="00887C6C" w:rsidP="547F915B" w:rsidRDefault="00AE7CDE" w14:paraId="678D02A8"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La plantilla incluye únicamente los encabezados SKU y cantidad. Debe estar disponible en Excel y CSV desde el mismo botón de descarga.</w:t>
            </w:r>
          </w:p>
        </w:tc>
      </w:tr>
    </w:tbl>
    <w:p w:rsidR="00887C6C" w:rsidRDefault="00AE7CDE" w14:paraId="2D595602" w14:textId="614AB6E3">
      <w:pPr>
        <w:spacing w:before="60" w:after="240" w:line="240" w:lineRule="auto"/>
        <w:jc w:val="center"/>
      </w:pPr>
      <w:r>
        <w:rPr>
          <w:rFonts w:ascii="Arial" w:hAnsi="Arial" w:eastAsia="Arial" w:cs="Arial"/>
          <w:i/>
          <w:iCs/>
          <w:sz w:val="18"/>
          <w:szCs w:val="18"/>
        </w:rPr>
        <w:t>Fuente: Elaborado por el equipo de proyecto.</w:t>
      </w:r>
    </w:p>
    <w:p w:rsidR="2E865333" w:rsidP="25586907" w:rsidRDefault="2E865333" w14:paraId="5D684A22" w14:textId="69D12E4C">
      <w:pPr>
        <w:pStyle w:val="LeyendaFigura"/>
        <w:keepNext/>
        <w:spacing w:before="60"/>
      </w:pPr>
      <w:r>
        <w:rPr>
          <w:color w:val="0E2841" w:themeColor="text2"/>
        </w:rPr>
        <w:t>Figura A.1: “Cadena de trazabilidad del UR-36 (Problema → Requerimiento → Caso de uso → Diagrama → Prueba)”.</w:t>
      </w:r>
    </w:p>
    <w:p w:rsidR="00887C6C" w:rsidRDefault="00AE7CDE" w14:paraId="7F1FF5F1" w14:textId="713D427C">
      <w:pPr>
        <w:spacing w:before="60" w:after="240" w:line="240" w:lineRule="auto"/>
        <w:jc w:val="center"/>
      </w:pPr>
      <w:r>
        <w:rPr>
          <w:noProof/>
        </w:rPr>
        <w:drawing>
          <wp:inline distT="0" distB="0" distL="0" distR="0" wp14:anchorId="274BD704" wp14:editId="684AF58A">
            <wp:extent cx="5943600" cy="1371600"/>
            <wp:effectExtent l="0" t="0" r="0" b="0"/>
            <wp:docPr id="2098045856" name="Picture 2098045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14"/>
                    <a:stretch>
                      <a:fillRect/>
                    </a:stretch>
                  </pic:blipFill>
                  <pic:spPr>
                    <a:xfrm>
                      <a:off x="0" y="0"/>
                      <a:ext cx="5943600" cy="1371600"/>
                    </a:xfrm>
                    <a:prstGeom prst="rect">
                      <a:avLst/>
                    </a:prstGeom>
                  </pic:spPr>
                </pic:pic>
              </a:graphicData>
            </a:graphic>
          </wp:inline>
        </w:drawing>
      </w:r>
      <w:r>
        <w:rPr>
          <w:rFonts w:ascii="Arial" w:hAnsi="Arial" w:eastAsia="Arial" w:cs="Arial"/>
          <w:i/>
          <w:iCs/>
          <w:sz w:val="18"/>
          <w:szCs w:val="18"/>
        </w:rPr>
        <w:t>Fuente: Elaborado por el equipo de proyecto.</w:t>
      </w:r>
    </w:p>
    <w:p w:rsidR="00887C6C" w:rsidRDefault="00AE7CDE" w14:paraId="03B30A11" w14:textId="77777777">
      <w:pPr>
        <w:pStyle w:val="LeyendaTabla"/>
        <w:keepNext/>
        <w:spacing w:before="240"/>
      </w:pPr>
      <w:r>
        <w:t>Tabla A.8: “Cadena de trazabilidad del UR-36”.</w:t>
      </w:r>
    </w:p>
    <w:tbl>
      <w:tblPr>
        <w:tblW w:w="936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80" w:type="dxa"/>
          <w:right w:w="80" w:type="dxa"/>
        </w:tblCellMar>
        <w:tblLook w:val="04A0" w:firstRow="1" w:lastRow="0" w:firstColumn="1" w:lastColumn="0" w:noHBand="0" w:noVBand="1"/>
      </w:tblPr>
      <w:tblGrid>
        <w:gridCol w:w="900"/>
        <w:gridCol w:w="1500"/>
        <w:gridCol w:w="2200"/>
        <w:gridCol w:w="4760"/>
      </w:tblGrid>
      <w:tr w:rsidR="00887C6C" w:rsidTr="547F915B" w14:paraId="7C91B9F6" w14:textId="77777777">
        <w:trPr>
          <w:cantSplit/>
          <w:tblHeader/>
          <w:jc w:val="center"/>
        </w:trPr>
        <w:tc>
          <w:tcPr>
            <w:tcW w:w="900" w:type="dxa"/>
            <w:tcMar/>
            <w:vAlign w:val="center"/>
          </w:tcPr>
          <w:p w:rsidR="00887C6C" w:rsidP="547F915B" w:rsidRDefault="00AE7CDE" w14:paraId="18F84260" w14:textId="77777777">
            <w:pPr>
              <w:spacing w:before="20" w:after="20" w:line="240" w:lineRule="auto"/>
              <w:jc w:val="center"/>
              <w:rPr>
                <w:rFonts w:ascii="Arial" w:hAnsi="Arial" w:eastAsia="Arial" w:cs="Arial"/>
                <w:b w:val="1"/>
                <w:bCs w:val="1"/>
                <w:sz w:val="20"/>
                <w:szCs w:val="20"/>
              </w:rPr>
            </w:pPr>
            <w:r w:rsidRPr="547F915B" w:rsidR="61AF1559">
              <w:rPr>
                <w:rFonts w:ascii="Arial" w:hAnsi="Arial" w:eastAsia="Arial" w:cs="Arial"/>
                <w:b w:val="1"/>
                <w:bCs w:val="1"/>
                <w:sz w:val="20"/>
                <w:szCs w:val="20"/>
              </w:rPr>
              <w:t>Paso</w:t>
            </w:r>
          </w:p>
        </w:tc>
        <w:tc>
          <w:tcPr>
            <w:tcW w:w="1500" w:type="dxa"/>
            <w:tcMar/>
            <w:vAlign w:val="center"/>
          </w:tcPr>
          <w:p w:rsidR="00887C6C" w:rsidP="547F915B" w:rsidRDefault="00AE7CDE" w14:paraId="571C6B0E" w14:textId="77777777">
            <w:pPr>
              <w:spacing w:before="20" w:after="20" w:line="240" w:lineRule="auto"/>
              <w:jc w:val="center"/>
              <w:rPr>
                <w:rFonts w:ascii="Arial" w:hAnsi="Arial" w:eastAsia="Arial" w:cs="Arial"/>
                <w:b w:val="1"/>
                <w:bCs w:val="1"/>
                <w:sz w:val="20"/>
                <w:szCs w:val="20"/>
              </w:rPr>
            </w:pPr>
            <w:r w:rsidRPr="547F915B" w:rsidR="61AF1559">
              <w:rPr>
                <w:rFonts w:ascii="Arial" w:hAnsi="Arial" w:eastAsia="Arial" w:cs="Arial"/>
                <w:b w:val="1"/>
                <w:bCs w:val="1"/>
                <w:sz w:val="20"/>
                <w:szCs w:val="20"/>
              </w:rPr>
              <w:t>Elemento</w:t>
            </w:r>
          </w:p>
        </w:tc>
        <w:tc>
          <w:tcPr>
            <w:tcW w:w="2200" w:type="dxa"/>
            <w:tcMar/>
            <w:vAlign w:val="center"/>
          </w:tcPr>
          <w:p w:rsidR="00887C6C" w:rsidP="547F915B" w:rsidRDefault="00AE7CDE" w14:paraId="2B656477" w14:textId="77777777">
            <w:pPr>
              <w:spacing w:before="20" w:after="20" w:line="240" w:lineRule="auto"/>
              <w:jc w:val="center"/>
              <w:rPr>
                <w:rFonts w:ascii="Arial" w:hAnsi="Arial" w:eastAsia="Arial" w:cs="Arial"/>
                <w:b w:val="1"/>
                <w:bCs w:val="1"/>
                <w:sz w:val="20"/>
                <w:szCs w:val="20"/>
              </w:rPr>
            </w:pPr>
            <w:r w:rsidRPr="547F915B" w:rsidR="61AF1559">
              <w:rPr>
                <w:rFonts w:ascii="Arial" w:hAnsi="Arial" w:eastAsia="Arial" w:cs="Arial"/>
                <w:b w:val="1"/>
                <w:bCs w:val="1"/>
                <w:sz w:val="20"/>
                <w:szCs w:val="20"/>
              </w:rPr>
              <w:t>Referencia en el documento</w:t>
            </w:r>
          </w:p>
        </w:tc>
        <w:tc>
          <w:tcPr>
            <w:tcW w:w="4760" w:type="dxa"/>
            <w:tcMar/>
            <w:vAlign w:val="center"/>
          </w:tcPr>
          <w:p w:rsidR="00887C6C" w:rsidP="547F915B" w:rsidRDefault="00AE7CDE" w14:paraId="36F0200F" w14:textId="77777777">
            <w:pPr>
              <w:spacing w:before="20" w:after="20" w:line="240" w:lineRule="auto"/>
              <w:jc w:val="center"/>
              <w:rPr>
                <w:rFonts w:ascii="Arial" w:hAnsi="Arial" w:eastAsia="Arial" w:cs="Arial"/>
                <w:b w:val="1"/>
                <w:bCs w:val="1"/>
                <w:sz w:val="20"/>
                <w:szCs w:val="20"/>
              </w:rPr>
            </w:pPr>
            <w:r w:rsidRPr="547F915B" w:rsidR="61AF1559">
              <w:rPr>
                <w:rFonts w:ascii="Arial" w:hAnsi="Arial" w:eastAsia="Arial" w:cs="Arial"/>
                <w:b w:val="1"/>
                <w:bCs w:val="1"/>
                <w:sz w:val="20"/>
                <w:szCs w:val="20"/>
              </w:rPr>
              <w:t>Qué significa en esta traza</w:t>
            </w:r>
          </w:p>
        </w:tc>
      </w:tr>
      <w:tr w:rsidR="00887C6C" w:rsidTr="547F915B" w14:paraId="786B5130" w14:textId="77777777">
        <w:trPr>
          <w:jc w:val="center"/>
        </w:trPr>
        <w:tc>
          <w:tcPr>
            <w:tcW w:w="900" w:type="dxa"/>
            <w:tcMar/>
            <w:vAlign w:val="center"/>
          </w:tcPr>
          <w:p w:rsidR="00887C6C" w:rsidP="547F915B" w:rsidRDefault="00AE7CDE" w14:paraId="406491CE"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01 · Problema</w:t>
            </w:r>
          </w:p>
        </w:tc>
        <w:tc>
          <w:tcPr>
            <w:tcW w:w="1500" w:type="dxa"/>
            <w:tcMar/>
            <w:vAlign w:val="center"/>
          </w:tcPr>
          <w:p w:rsidR="00887C6C" w:rsidP="547F915B" w:rsidRDefault="00AE7CDE" w14:paraId="6EE8E9EF"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Sin formato base para importar</w:t>
            </w:r>
          </w:p>
        </w:tc>
        <w:tc>
          <w:tcPr>
            <w:tcW w:w="2200" w:type="dxa"/>
            <w:tcMar/>
            <w:vAlign w:val="center"/>
          </w:tcPr>
          <w:p w:rsidR="00887C6C" w:rsidP="547F915B" w:rsidRDefault="00AE7CDE" w14:paraId="08BF596B"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Backlog priorizado del Documento 0</w:t>
            </w:r>
          </w:p>
        </w:tc>
        <w:tc>
          <w:tcPr>
            <w:tcW w:w="4760" w:type="dxa"/>
            <w:tcMar/>
            <w:vAlign w:val="center"/>
          </w:tcPr>
          <w:p w:rsidR="00887C6C" w:rsidP="547F915B" w:rsidRDefault="00AE7CDE" w14:paraId="791F4EA8"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Sin una plantilla, el usuario podría armar archivos con columnas incorrectas. El texto del problema es una síntesis de la descripción del UR.</w:t>
            </w:r>
          </w:p>
        </w:tc>
      </w:tr>
      <w:tr w:rsidR="00887C6C" w:rsidTr="547F915B" w14:paraId="2DA6350C" w14:textId="77777777">
        <w:trPr>
          <w:jc w:val="center"/>
        </w:trPr>
        <w:tc>
          <w:tcPr>
            <w:tcW w:w="900" w:type="dxa"/>
            <w:tcMar/>
            <w:vAlign w:val="center"/>
          </w:tcPr>
          <w:p w:rsidR="00887C6C" w:rsidP="547F915B" w:rsidRDefault="00AE7CDE" w14:paraId="4C5B3FC0"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02 · Requerimiento</w:t>
            </w:r>
          </w:p>
        </w:tc>
        <w:tc>
          <w:tcPr>
            <w:tcW w:w="1500" w:type="dxa"/>
            <w:tcMar/>
            <w:vAlign w:val="center"/>
          </w:tcPr>
          <w:p w:rsidR="00887C6C" w:rsidP="547F915B" w:rsidRDefault="00AE7CDE" w14:paraId="539E845D"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UR-36</w:t>
            </w:r>
          </w:p>
        </w:tc>
        <w:tc>
          <w:tcPr>
            <w:tcW w:w="2200" w:type="dxa"/>
            <w:tcMar/>
            <w:vAlign w:val="center"/>
          </w:tcPr>
          <w:p w:rsidR="00887C6C" w:rsidP="547F915B" w:rsidRDefault="00AE7CDE" w14:paraId="5A3844E4"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Tabla 2.8 (sección 2.5, estándar UR-ESA)</w:t>
            </w:r>
          </w:p>
        </w:tc>
        <w:tc>
          <w:tcPr>
            <w:tcW w:w="4760" w:type="dxa"/>
            <w:tcMar/>
            <w:vAlign w:val="center"/>
          </w:tcPr>
          <w:p w:rsidR="00887C6C" w:rsidP="547F915B" w:rsidRDefault="00AE7CDE" w14:paraId="5FAA4910"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Define qué debe hacer el sistema, su precondición, postcondición y reglas de negocio.</w:t>
            </w:r>
          </w:p>
        </w:tc>
      </w:tr>
      <w:tr w:rsidR="00887C6C" w:rsidTr="547F915B" w14:paraId="0C8806D6" w14:textId="77777777">
        <w:trPr>
          <w:jc w:val="center"/>
        </w:trPr>
        <w:tc>
          <w:tcPr>
            <w:tcW w:w="900" w:type="dxa"/>
            <w:tcMar/>
            <w:vAlign w:val="center"/>
          </w:tcPr>
          <w:p w:rsidR="00887C6C" w:rsidP="547F915B" w:rsidRDefault="00AE7CDE" w14:paraId="6F889AA8"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03 · Caso de uso</w:t>
            </w:r>
          </w:p>
        </w:tc>
        <w:tc>
          <w:tcPr>
            <w:tcW w:w="1500" w:type="dxa"/>
            <w:tcMar/>
            <w:vAlign w:val="center"/>
          </w:tcPr>
          <w:p w:rsidR="00887C6C" w:rsidP="547F915B" w:rsidRDefault="00AE7CDE" w14:paraId="7986DD09"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CU-65</w:t>
            </w:r>
          </w:p>
        </w:tc>
        <w:tc>
          <w:tcPr>
            <w:tcW w:w="2200" w:type="dxa"/>
            <w:tcMar/>
            <w:vAlign w:val="center"/>
          </w:tcPr>
          <w:p w:rsidR="00887C6C" w:rsidP="547F915B" w:rsidRDefault="00AE7CDE" w14:paraId="4CBCDB51"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Tabla 2.4 (listado) y Tabla 2.30 (caso de uso extendido)</w:t>
            </w:r>
          </w:p>
        </w:tc>
        <w:tc>
          <w:tcPr>
            <w:tcW w:w="4760" w:type="dxa"/>
            <w:tcMar/>
            <w:vAlign w:val="center"/>
          </w:tcPr>
          <w:p w:rsidR="00887C6C" w:rsidP="547F915B" w:rsidRDefault="00AE7CDE" w14:paraId="3811375F"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Describe el flujo normal de 4 pasos y un flujo alternativo ante error de generación.</w:t>
            </w:r>
          </w:p>
        </w:tc>
      </w:tr>
      <w:tr w:rsidR="00887C6C" w:rsidTr="547F915B" w14:paraId="56866827" w14:textId="77777777">
        <w:trPr>
          <w:jc w:val="center"/>
        </w:trPr>
        <w:tc>
          <w:tcPr>
            <w:tcW w:w="900" w:type="dxa"/>
            <w:tcMar/>
            <w:vAlign w:val="center"/>
          </w:tcPr>
          <w:p w:rsidR="00887C6C" w:rsidP="547F915B" w:rsidRDefault="00AE7CDE" w14:paraId="3797393C"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04 · Diagrama</w:t>
            </w:r>
          </w:p>
        </w:tc>
        <w:tc>
          <w:tcPr>
            <w:tcW w:w="1500" w:type="dxa"/>
            <w:tcMar/>
            <w:vAlign w:val="center"/>
          </w:tcPr>
          <w:p w:rsidR="00887C6C" w:rsidP="547F915B" w:rsidRDefault="00AE7CDE" w14:paraId="598EAF98" w14:textId="6C80F266">
            <w:pPr>
              <w:pStyle w:val="Normal"/>
              <w:spacing w:before="20" w:after="20" w:line="240" w:lineRule="auto"/>
              <w:jc w:val="center"/>
              <w:rPr>
                <w:rFonts w:ascii="Arial" w:hAnsi="Arial" w:eastAsia="Arial" w:cs="Arial"/>
                <w:sz w:val="20"/>
                <w:szCs w:val="20"/>
              </w:rPr>
            </w:pPr>
            <w:r w:rsidRPr="547F915B" w:rsidR="045A6DED">
              <w:rPr>
                <w:rFonts w:ascii="Arial" w:hAnsi="Arial" w:eastAsia="Arial" w:cs="Arial"/>
                <w:noProof w:val="0"/>
                <w:sz w:val="20"/>
                <w:szCs w:val="20"/>
                <w:lang w:val="es-CL"/>
              </w:rPr>
              <w:t>Fig. 2.26 (+ Fig. 2.4 y Figura A.2 de este anexo</w:t>
            </w:r>
            <w:r w:rsidRPr="547F915B" w:rsidR="61AF1559">
              <w:rPr>
                <w:rFonts w:ascii="Arial" w:hAnsi="Arial" w:eastAsia="Arial" w:cs="Arial"/>
                <w:sz w:val="20"/>
                <w:szCs w:val="20"/>
              </w:rPr>
              <w:t>)</w:t>
            </w:r>
          </w:p>
        </w:tc>
        <w:tc>
          <w:tcPr>
            <w:tcW w:w="2200" w:type="dxa"/>
            <w:tcMar/>
            <w:vAlign w:val="center"/>
          </w:tcPr>
          <w:p w:rsidR="00887C6C" w:rsidP="436022DB" w:rsidRDefault="00AE7CDE" w14:paraId="5183B18A" w14:textId="3E495C05">
            <w:pPr>
              <w:spacing w:before="20" w:after="20" w:line="240" w:lineRule="auto"/>
              <w:jc w:val="center"/>
            </w:pPr>
            <w:r w:rsidRPr="547F915B" w:rsidR="1C141407">
              <w:rPr>
                <w:rFonts w:ascii="Arial" w:hAnsi="Arial" w:eastAsia="Arial" w:cs="Arial"/>
                <w:sz w:val="20"/>
                <w:szCs w:val="20"/>
              </w:rPr>
              <w:t>Fig. 2.26 (caso de uso extendido) y Figura A.2 de este anexo</w:t>
            </w:r>
          </w:p>
        </w:tc>
        <w:tc>
          <w:tcPr>
            <w:tcW w:w="4760" w:type="dxa"/>
            <w:tcMar/>
            <w:vAlign w:val="center"/>
          </w:tcPr>
          <w:p w:rsidR="00887C6C" w:rsidP="547F915B" w:rsidRDefault="00AE7CDE" w14:paraId="5F9B55F9"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Tres representaciones del mismo requerimiento: vista externa, flujo de actividades y secuencia entre capas.</w:t>
            </w:r>
          </w:p>
        </w:tc>
      </w:tr>
      <w:tr w:rsidR="00887C6C" w:rsidTr="547F915B" w14:paraId="33A07D9F" w14:textId="77777777">
        <w:trPr>
          <w:jc w:val="center"/>
        </w:trPr>
        <w:tc>
          <w:tcPr>
            <w:tcW w:w="900" w:type="dxa"/>
            <w:tcMar/>
            <w:vAlign w:val="center"/>
          </w:tcPr>
          <w:p w:rsidR="00887C6C" w:rsidP="547F915B" w:rsidRDefault="00AE7CDE" w14:paraId="39716DA4"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05 · Prueba</w:t>
            </w:r>
          </w:p>
        </w:tc>
        <w:tc>
          <w:tcPr>
            <w:tcW w:w="1500" w:type="dxa"/>
            <w:tcMar/>
            <w:vAlign w:val="center"/>
          </w:tcPr>
          <w:p w:rsidR="00887C6C" w:rsidP="547F915B" w:rsidRDefault="00AE7CDE" w14:paraId="2161A273"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Sin CP asociado</w:t>
            </w:r>
          </w:p>
        </w:tc>
        <w:tc>
          <w:tcPr>
            <w:tcW w:w="2200" w:type="dxa"/>
            <w:tcMar/>
            <w:vAlign w:val="center"/>
          </w:tcPr>
          <w:p w:rsidR="00887C6C" w:rsidP="547F915B" w:rsidRDefault="00AE7CDE" w14:paraId="5BEA795E"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Matriz 2.9: sin tarea de verificación</w:t>
            </w:r>
          </w:p>
        </w:tc>
        <w:tc>
          <w:tcPr>
            <w:tcW w:w="4760" w:type="dxa"/>
            <w:tcMar/>
            <w:vAlign w:val="center"/>
          </w:tcPr>
          <w:p w:rsidR="00887C6C" w:rsidP="547F915B" w:rsidRDefault="00AE7CDE" w14:paraId="7294E5AE"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La matriz no registra tareas de Sprint ni de pruebas para el UR-36; queda pendiente definir el caso de prueba.</w:t>
            </w:r>
          </w:p>
        </w:tc>
      </w:tr>
    </w:tbl>
    <w:p w:rsidR="00887C6C" w:rsidRDefault="00AE7CDE" w14:paraId="5C465800" w14:textId="77777777">
      <w:pPr>
        <w:spacing w:before="60" w:after="240" w:line="240" w:lineRule="auto"/>
        <w:jc w:val="center"/>
      </w:pPr>
      <w:r>
        <w:rPr>
          <w:rFonts w:ascii="Arial" w:hAnsi="Arial" w:eastAsia="Arial" w:cs="Arial"/>
          <w:i/>
          <w:iCs/>
          <w:sz w:val="18"/>
          <w:szCs w:val="18"/>
        </w:rPr>
        <w:t>Fuente: Elaborado por el equipo de proyecto.</w:t>
      </w:r>
    </w:p>
    <w:p w:rsidR="00887C6C" w:rsidRDefault="00AE7CDE" w14:paraId="7ACCACC9" w14:textId="77777777">
      <w:pPr>
        <w:spacing w:line="360" w:lineRule="auto"/>
        <w:jc w:val="both"/>
      </w:pPr>
      <w:r>
        <w:rPr>
          <w:rFonts w:ascii="Arial" w:hAnsi="Arial" w:eastAsia="Arial" w:cs="Arial"/>
          <w:b/>
          <w:bCs/>
        </w:rPr>
        <w:t>Flujo del CU-65</w:t>
      </w:r>
    </w:p>
    <w:p w:rsidR="00887C6C" w:rsidRDefault="00AE7CDE" w14:paraId="51DA3261" w14:textId="77777777">
      <w:pPr>
        <w:spacing w:line="360" w:lineRule="auto"/>
        <w:jc w:val="both"/>
      </w:pPr>
      <w:r>
        <w:rPr>
          <w:rFonts w:ascii="Arial" w:hAnsi="Arial" w:eastAsia="Arial" w:cs="Arial"/>
        </w:rPr>
        <w:t>1. El usuario ingresa al módulo de ajuste de inventario.</w:t>
      </w:r>
    </w:p>
    <w:p w:rsidR="00887C6C" w:rsidRDefault="00AE7CDE" w14:paraId="733C22BB" w14:textId="77777777">
      <w:pPr>
        <w:spacing w:line="360" w:lineRule="auto"/>
        <w:jc w:val="both"/>
      </w:pPr>
      <w:r>
        <w:rPr>
          <w:rFonts w:ascii="Arial" w:hAnsi="Arial" w:eastAsia="Arial" w:cs="Arial"/>
        </w:rPr>
        <w:t>2. Selecciona la descarga de la plantilla de importación.</w:t>
      </w:r>
    </w:p>
    <w:p w:rsidR="00887C6C" w:rsidRDefault="00AE7CDE" w14:paraId="67286E99" w14:textId="77777777">
      <w:pPr>
        <w:spacing w:line="360" w:lineRule="auto"/>
        <w:jc w:val="both"/>
      </w:pPr>
      <w:r>
        <w:rPr>
          <w:rFonts w:ascii="Arial" w:hAnsi="Arial" w:eastAsia="Arial" w:cs="Arial"/>
        </w:rPr>
        <w:t>3. Elige el formato Excel o CSV.</w:t>
      </w:r>
    </w:p>
    <w:p w:rsidR="00887C6C" w:rsidRDefault="00AE7CDE" w14:paraId="62B207C6" w14:textId="10F7BB08">
      <w:pPr>
        <w:spacing w:line="360" w:lineRule="auto"/>
        <w:jc w:val="both"/>
      </w:pPr>
      <w:r w:rsidRPr="547F915B" w:rsidR="61AF1559">
        <w:rPr>
          <w:rFonts w:ascii="Arial" w:hAnsi="Arial" w:eastAsia="Arial" w:cs="Arial"/>
        </w:rPr>
        <w:t>4. El sistema entrega una plantilla vacía con los encabezados SKU y cantidad, y registra la operación en la bitácora de auditoría</w:t>
      </w:r>
      <w:r w:rsidRPr="547F915B" w:rsidR="5E3E061B">
        <w:rPr>
          <w:rFonts w:ascii="Arial" w:hAnsi="Arial" w:eastAsia="Arial" w:cs="Arial"/>
        </w:rPr>
        <w:t>,</w:t>
      </w:r>
      <w:r w:rsidRPr="547F915B" w:rsidR="61AF1559">
        <w:rPr>
          <w:rFonts w:ascii="Arial" w:hAnsi="Arial" w:eastAsia="Arial" w:cs="Arial"/>
        </w:rPr>
        <w:t xml:space="preserve"> CU-66.</w:t>
      </w:r>
    </w:p>
    <w:p w:rsidR="00887C6C" w:rsidRDefault="00AE7CDE" w14:paraId="62A9D9CD" w14:textId="77777777">
      <w:pPr>
        <w:spacing w:line="360" w:lineRule="auto"/>
        <w:jc w:val="both"/>
      </w:pPr>
      <w:r>
        <w:rPr>
          <w:rFonts w:ascii="Arial" w:hAnsi="Arial" w:eastAsia="Arial" w:cs="Arial"/>
        </w:rPr>
        <w:t>Flujo alternativo: si no es posible generar el archivo, el sistema informa el error y la operación fallida queda registrada en la bitácora.</w:t>
      </w:r>
    </w:p>
    <w:p w:rsidR="00887C6C" w:rsidRDefault="00AE7CDE" w14:paraId="27B9829A" w14:textId="0E8583D9">
      <w:pPr>
        <w:spacing w:line="360" w:lineRule="auto"/>
        <w:jc w:val="both"/>
      </w:pPr>
      <w:r w:rsidRPr="547F915B" w:rsidR="61AF1559">
        <w:rPr>
          <w:rFonts w:ascii="Arial" w:hAnsi="Arial" w:eastAsia="Arial" w:cs="Arial"/>
          <w:b w:val="1"/>
          <w:bCs w:val="1"/>
        </w:rPr>
        <w:t>Secuencia entre capas · UR-36</w:t>
      </w:r>
    </w:p>
    <w:p w:rsidR="00887C6C" w:rsidP="547F915B" w:rsidRDefault="00AE7CDE" w14:paraId="2D8E6516" w14:textId="7DAFE1DE">
      <w:pPr>
        <w:pStyle w:val="Normal"/>
        <w:spacing w:line="360" w:lineRule="auto"/>
        <w:jc w:val="both"/>
      </w:pPr>
      <w:r w:rsidRPr="547F915B" w:rsidR="3AA70E75">
        <w:rPr>
          <w:rFonts w:ascii="Arial" w:hAnsi="Arial" w:eastAsia="Arial" w:cs="Arial"/>
          <w:noProof w:val="0"/>
          <w:sz w:val="24"/>
          <w:szCs w:val="24"/>
          <w:lang w:val="es-CL"/>
        </w:rPr>
        <w:t xml:space="preserve">El diagrama de secuencia del UR-36, Figura A.2 de este anexo muestra el flujo completo de 12 pasos: el usuario elige la plantilla de importación y el formato, la vista llama a </w:t>
      </w:r>
      <w:r w:rsidRPr="547F915B" w:rsidR="3AA70E75">
        <w:rPr>
          <w:rFonts w:ascii="Arial" w:hAnsi="Arial" w:eastAsia="Arial" w:cs="Arial"/>
          <w:noProof w:val="0"/>
          <w:sz w:val="24"/>
          <w:szCs w:val="24"/>
          <w:lang w:val="es-CL"/>
        </w:rPr>
        <w:t>descargarPlantilla</w:t>
      </w:r>
      <w:r w:rsidRPr="547F915B" w:rsidR="3AA70E75">
        <w:rPr>
          <w:rFonts w:ascii="Arial" w:hAnsi="Arial" w:eastAsia="Arial" w:cs="Arial"/>
          <w:noProof w:val="0"/>
          <w:sz w:val="24"/>
          <w:szCs w:val="24"/>
          <w:lang w:val="es-CL"/>
        </w:rPr>
        <w:t xml:space="preserve">(), el controlador pide al servicio generar la plantilla con los encabezados SKU y cantidad, el servicio registra la operación en la auditoría vía </w:t>
      </w:r>
      <w:r w:rsidRPr="547F915B" w:rsidR="3AA70E75">
        <w:rPr>
          <w:rFonts w:ascii="Arial" w:hAnsi="Arial" w:eastAsia="Arial" w:cs="Arial"/>
          <w:noProof w:val="0"/>
          <w:sz w:val="24"/>
          <w:szCs w:val="24"/>
          <w:lang w:val="es-CL"/>
        </w:rPr>
        <w:t>C_MariaDB</w:t>
      </w:r>
      <w:r w:rsidRPr="547F915B" w:rsidR="3AA70E75">
        <w:rPr>
          <w:rFonts w:ascii="Arial" w:hAnsi="Arial" w:eastAsia="Arial" w:cs="Arial"/>
          <w:noProof w:val="0"/>
          <w:sz w:val="24"/>
          <w:szCs w:val="24"/>
          <w:lang w:val="es-CL"/>
        </w:rPr>
        <w:t xml:space="preserve"> y finalmente se entrega la plantilla al usuario.</w:t>
      </w:r>
    </w:p>
    <w:p w:rsidR="00887C6C" w:rsidP="547F915B" w:rsidRDefault="00AE7CDE" w14:paraId="6E1831B3" w14:textId="04F67354">
      <w:pPr>
        <w:pStyle w:val="Normal"/>
        <w:jc w:val="center"/>
      </w:pPr>
    </w:p>
    <w:p w:rsidR="00887C6C" w:rsidP="436022DB" w:rsidRDefault="00AE7CDE" w14:paraId="73DA6CD4" w14:textId="50CD906A">
      <w:pPr>
        <w:pStyle w:val="LeyendaFigura"/>
        <w:keepNext w:val="1"/>
        <w:spacing w:before="60"/>
      </w:pPr>
      <w:r w:rsidRPr="547F915B" w:rsidR="61AF1559">
        <w:rPr>
          <w:color w:val="0E2841" w:themeColor="text2" w:themeTint="FF" w:themeShade="FF"/>
        </w:rPr>
        <w:t>Figura A.2: “</w:t>
      </w:r>
      <w:r w:rsidRPr="547F915B" w:rsidR="2F0C632D">
        <w:rPr>
          <w:color w:val="0E2841" w:themeColor="text2" w:themeTint="FF" w:themeShade="FF"/>
        </w:rPr>
        <w:t>RF36_Descargando_plantilla_importacion</w:t>
      </w:r>
      <w:r w:rsidRPr="547F915B" w:rsidR="61AF1559">
        <w:rPr>
          <w:color w:val="0E2841" w:themeColor="text2" w:themeTint="FF" w:themeShade="FF"/>
        </w:rPr>
        <w:t xml:space="preserve"> elaborado para esta traza”.</w:t>
      </w:r>
    </w:p>
    <w:p w:rsidR="65492B17" w:rsidP="547F915B" w:rsidRDefault="65492B17" w14:paraId="6C47B2B7" w14:textId="56520AAE">
      <w:pPr>
        <w:pStyle w:val="Normal"/>
        <w:keepNext w:val="1"/>
      </w:pPr>
      <w:r w:rsidR="65492B17">
        <w:drawing>
          <wp:inline wp14:editId="73806A69" wp14:anchorId="4C91E6B6">
            <wp:extent cx="5943600" cy="1895109"/>
            <wp:effectExtent l="0" t="0" r="0" b="0"/>
            <wp:docPr id="9690136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18809747" name="Picture 418809747"/>
                    <pic:cNvPicPr/>
                  </pic:nvPicPr>
                  <pic:blipFill>
                    <a:blip xmlns:r="http://schemas.openxmlformats.org/officeDocument/2006/relationships" r:embed="rId66">
                      <a:extLst>
                        <a:ext uri="{28A0092B-C50C-407E-A947-70E740481C1C}">
                          <a14:useLocalDpi xmlns:a14="http://schemas.microsoft.com/office/drawing/2010/main"/>
                        </a:ext>
                      </a:extLst>
                    </a:blip>
                    <a:stretch>
                      <a:fillRect/>
                    </a:stretch>
                  </pic:blipFill>
                  <pic:spPr>
                    <a:xfrm>
                      <a:off x="0" y="0"/>
                      <a:ext cx="5943600" cy="1895109"/>
                    </a:xfrm>
                    <a:prstGeom prst="rect">
                      <a:avLst/>
                    </a:prstGeom>
                  </pic:spPr>
                </pic:pic>
              </a:graphicData>
            </a:graphic>
          </wp:inline>
        </w:drawing>
      </w:r>
    </w:p>
    <w:p w:rsidR="00887C6C" w:rsidRDefault="00AE7CDE" w14:paraId="3684F7D1" w14:textId="77777777">
      <w:pPr>
        <w:spacing w:before="60" w:after="240" w:line="240" w:lineRule="auto"/>
        <w:jc w:val="center"/>
      </w:pPr>
      <w:r>
        <w:rPr>
          <w:rFonts w:ascii="Arial" w:hAnsi="Arial" w:eastAsia="Arial" w:cs="Arial"/>
          <w:i/>
          <w:iCs/>
          <w:sz w:val="18"/>
          <w:szCs w:val="18"/>
        </w:rPr>
        <w:t>Fuente: Elaborado por el equipo de proyecto.</w:t>
      </w:r>
    </w:p>
    <w:p w:rsidR="00887C6C" w:rsidRDefault="00AE7CDE" w14:paraId="2DDEA4F5" w14:textId="77777777">
      <w:pPr>
        <w:keepNext/>
        <w:spacing w:before="240" w:after="200" w:line="276" w:lineRule="auto"/>
        <w:outlineLvl w:val="2"/>
      </w:pPr>
      <w:r>
        <w:rPr>
          <w:rFonts w:ascii="Arial" w:hAnsi="Arial" w:eastAsia="Arial" w:cs="Arial"/>
          <w:b/>
          <w:bCs/>
        </w:rPr>
        <w:t>A.5.2 Traza UR-60 – Generando reporte de movimientos</w:t>
      </w:r>
    </w:p>
    <w:p w:rsidR="00887C6C" w:rsidRDefault="00AE7CDE" w14:paraId="5A7240F6" w14:textId="77777777">
      <w:pPr>
        <w:spacing w:line="360" w:lineRule="auto"/>
        <w:jc w:val="both"/>
      </w:pPr>
      <w:r>
        <w:rPr>
          <w:rFonts w:ascii="Arial" w:hAnsi="Arial" w:eastAsia="Arial" w:cs="Arial"/>
        </w:rPr>
        <w:t>El UR-60 permite a un usuario autorizado (Administrador, Bodeguero o Cajero) obtener un reporte de los movimientos de inventario filtrado por rango de fechas. Es la única de las cuatro trazas con la cadena completa: tiene diagramas, tareas de Sprint y una tarea de pruebas asociada.</w:t>
      </w:r>
    </w:p>
    <w:p w:rsidR="00887C6C" w:rsidRDefault="00AE7CDE" w14:paraId="11471E8C" w14:textId="77777777">
      <w:pPr>
        <w:pStyle w:val="LeyendaTabla"/>
        <w:keepNext/>
        <w:spacing w:before="240"/>
      </w:pPr>
      <w:r>
        <w:t>Tabla A.9: “Ficha del UR-60 – Generando reporte de movimientos”.</w:t>
      </w:r>
    </w:p>
    <w:tbl>
      <w:tblPr>
        <w:tblW w:w="936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80" w:type="dxa"/>
          <w:right w:w="80" w:type="dxa"/>
        </w:tblCellMar>
        <w:tblLook w:val="04A0" w:firstRow="1" w:lastRow="0" w:firstColumn="1" w:lastColumn="0" w:noHBand="0" w:noVBand="1"/>
      </w:tblPr>
      <w:tblGrid>
        <w:gridCol w:w="1800"/>
        <w:gridCol w:w="7560"/>
      </w:tblGrid>
      <w:tr w:rsidR="00887C6C" w:rsidTr="547F915B" w14:paraId="3322C48E" w14:textId="77777777">
        <w:trPr>
          <w:cantSplit/>
          <w:tblHeader/>
          <w:jc w:val="center"/>
        </w:trPr>
        <w:tc>
          <w:tcPr>
            <w:tcW w:w="1800" w:type="dxa"/>
            <w:tcMar/>
            <w:vAlign w:val="center"/>
          </w:tcPr>
          <w:p w:rsidR="00887C6C" w:rsidP="547F915B" w:rsidRDefault="00AE7CDE" w14:paraId="3A39218C" w14:textId="77777777">
            <w:pPr>
              <w:spacing w:before="20" w:after="20" w:line="240" w:lineRule="auto"/>
              <w:jc w:val="center"/>
              <w:rPr>
                <w:rFonts w:ascii="Arial" w:hAnsi="Arial" w:eastAsia="Arial" w:cs="Arial"/>
                <w:b w:val="1"/>
                <w:bCs w:val="1"/>
                <w:sz w:val="20"/>
                <w:szCs w:val="20"/>
              </w:rPr>
            </w:pPr>
            <w:r w:rsidRPr="547F915B" w:rsidR="61AF1559">
              <w:rPr>
                <w:rFonts w:ascii="Arial" w:hAnsi="Arial" w:eastAsia="Arial" w:cs="Arial"/>
                <w:b w:val="1"/>
                <w:bCs w:val="1"/>
                <w:sz w:val="20"/>
                <w:szCs w:val="20"/>
              </w:rPr>
              <w:t>Campo</w:t>
            </w:r>
          </w:p>
        </w:tc>
        <w:tc>
          <w:tcPr>
            <w:tcW w:w="7560" w:type="dxa"/>
            <w:tcMar/>
            <w:vAlign w:val="center"/>
          </w:tcPr>
          <w:p w:rsidR="00887C6C" w:rsidP="547F915B" w:rsidRDefault="00AE7CDE" w14:paraId="605F4EA7" w14:textId="77777777">
            <w:pPr>
              <w:spacing w:before="20" w:after="20" w:line="240" w:lineRule="auto"/>
              <w:jc w:val="center"/>
              <w:rPr>
                <w:rFonts w:ascii="Arial" w:hAnsi="Arial" w:eastAsia="Arial" w:cs="Arial"/>
                <w:b w:val="1"/>
                <w:bCs w:val="1"/>
                <w:sz w:val="20"/>
                <w:szCs w:val="20"/>
              </w:rPr>
            </w:pPr>
            <w:r w:rsidRPr="547F915B" w:rsidR="61AF1559">
              <w:rPr>
                <w:rFonts w:ascii="Arial" w:hAnsi="Arial" w:eastAsia="Arial" w:cs="Arial"/>
                <w:b w:val="1"/>
                <w:bCs w:val="1"/>
                <w:sz w:val="20"/>
                <w:szCs w:val="20"/>
              </w:rPr>
              <w:t>Detalle</w:t>
            </w:r>
          </w:p>
        </w:tc>
      </w:tr>
      <w:tr w:rsidR="00887C6C" w:rsidTr="547F915B" w14:paraId="0BD9BCFE" w14:textId="77777777">
        <w:trPr>
          <w:jc w:val="center"/>
        </w:trPr>
        <w:tc>
          <w:tcPr>
            <w:tcW w:w="1800" w:type="dxa"/>
            <w:tcMar/>
            <w:vAlign w:val="center"/>
          </w:tcPr>
          <w:p w:rsidR="00887C6C" w:rsidP="547F915B" w:rsidRDefault="00AE7CDE" w14:paraId="43CB8C5B"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Módulo</w:t>
            </w:r>
          </w:p>
        </w:tc>
        <w:tc>
          <w:tcPr>
            <w:tcW w:w="7560" w:type="dxa"/>
            <w:tcMar/>
            <w:vAlign w:val="center"/>
          </w:tcPr>
          <w:p w:rsidR="00887C6C" w:rsidP="547F915B" w:rsidRDefault="00AE7CDE" w14:paraId="33E5C26F"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Consultas, Reportes, Usuarios y Permisos</w:t>
            </w:r>
          </w:p>
        </w:tc>
      </w:tr>
      <w:tr w:rsidR="00887C6C" w:rsidTr="547F915B" w14:paraId="260F6257" w14:textId="77777777">
        <w:trPr>
          <w:jc w:val="center"/>
        </w:trPr>
        <w:tc>
          <w:tcPr>
            <w:tcW w:w="1800" w:type="dxa"/>
            <w:tcMar/>
            <w:vAlign w:val="center"/>
          </w:tcPr>
          <w:p w:rsidR="00887C6C" w:rsidP="547F915B" w:rsidRDefault="00AE7CDE" w14:paraId="30F5385D"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Caso de uso</w:t>
            </w:r>
          </w:p>
        </w:tc>
        <w:tc>
          <w:tcPr>
            <w:tcW w:w="7560" w:type="dxa"/>
            <w:tcMar/>
            <w:vAlign w:val="center"/>
          </w:tcPr>
          <w:p w:rsidR="00887C6C" w:rsidP="547F915B" w:rsidRDefault="00AE7CDE" w14:paraId="428BF50F"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CU-73 – Generando reporte de movimientos (actor: usuario autorizado)</w:t>
            </w:r>
          </w:p>
        </w:tc>
      </w:tr>
      <w:tr w:rsidR="00887C6C" w:rsidTr="547F915B" w14:paraId="27E6FB53" w14:textId="77777777">
        <w:trPr>
          <w:jc w:val="center"/>
        </w:trPr>
        <w:tc>
          <w:tcPr>
            <w:tcW w:w="1800" w:type="dxa"/>
            <w:tcMar/>
            <w:vAlign w:val="center"/>
          </w:tcPr>
          <w:p w:rsidR="00887C6C" w:rsidP="547F915B" w:rsidRDefault="00AE7CDE" w14:paraId="07EF3F55"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Descripción</w:t>
            </w:r>
          </w:p>
        </w:tc>
        <w:tc>
          <w:tcPr>
            <w:tcW w:w="7560" w:type="dxa"/>
            <w:tcMar/>
            <w:vAlign w:val="center"/>
          </w:tcPr>
          <w:p w:rsidR="00887C6C" w:rsidP="547F915B" w:rsidRDefault="00AE7CDE" w14:paraId="7375976D"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Generar un reporte de movimientos de inventario filtrable por rango de fechas, mostrando fecha, hora, tipo de movimiento, SKU, nombre del producto, cantidad aplicada y usuario responsable.</w:t>
            </w:r>
          </w:p>
        </w:tc>
      </w:tr>
      <w:tr w:rsidR="00887C6C" w:rsidTr="547F915B" w14:paraId="465FEB4A" w14:textId="77777777">
        <w:trPr>
          <w:jc w:val="center"/>
        </w:trPr>
        <w:tc>
          <w:tcPr>
            <w:tcW w:w="1800" w:type="dxa"/>
            <w:tcMar/>
            <w:vAlign w:val="center"/>
          </w:tcPr>
          <w:p w:rsidR="00887C6C" w:rsidP="547F915B" w:rsidRDefault="00AE7CDE" w14:paraId="21782F2A"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Precondición</w:t>
            </w:r>
          </w:p>
        </w:tc>
        <w:tc>
          <w:tcPr>
            <w:tcW w:w="7560" w:type="dxa"/>
            <w:tcMar/>
            <w:vAlign w:val="center"/>
          </w:tcPr>
          <w:p w:rsidR="00887C6C" w:rsidP="547F915B" w:rsidRDefault="00AE7CDE" w14:paraId="2E3B20F5"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Existen movimientos de inventario registrados en el sistema.</w:t>
            </w:r>
          </w:p>
        </w:tc>
      </w:tr>
      <w:tr w:rsidR="00887C6C" w:rsidTr="547F915B" w14:paraId="270819A1" w14:textId="77777777">
        <w:trPr>
          <w:jc w:val="center"/>
        </w:trPr>
        <w:tc>
          <w:tcPr>
            <w:tcW w:w="1800" w:type="dxa"/>
            <w:tcMar/>
            <w:vAlign w:val="center"/>
          </w:tcPr>
          <w:p w:rsidR="00887C6C" w:rsidP="547F915B" w:rsidRDefault="00AE7CDE" w14:paraId="1B27237D"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Postcondición</w:t>
            </w:r>
          </w:p>
        </w:tc>
        <w:tc>
          <w:tcPr>
            <w:tcW w:w="7560" w:type="dxa"/>
            <w:tcMar/>
            <w:vAlign w:val="center"/>
          </w:tcPr>
          <w:p w:rsidR="00887C6C" w:rsidP="547F915B" w:rsidRDefault="00AE7CDE" w14:paraId="7A6BB9CE"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El reporte despliega los movimientos que cumplen el rango de fechas indicado.</w:t>
            </w:r>
          </w:p>
        </w:tc>
      </w:tr>
      <w:tr w:rsidR="00887C6C" w:rsidTr="547F915B" w14:paraId="2EDAC570" w14:textId="77777777">
        <w:trPr>
          <w:jc w:val="center"/>
        </w:trPr>
        <w:tc>
          <w:tcPr>
            <w:tcW w:w="1800" w:type="dxa"/>
            <w:tcMar/>
            <w:vAlign w:val="center"/>
          </w:tcPr>
          <w:p w:rsidR="00887C6C" w:rsidP="547F915B" w:rsidRDefault="00AE7CDE" w14:paraId="42BA8610"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Reglas de negocio</w:t>
            </w:r>
          </w:p>
        </w:tc>
        <w:tc>
          <w:tcPr>
            <w:tcW w:w="7560" w:type="dxa"/>
            <w:tcMar/>
            <w:vAlign w:val="center"/>
          </w:tcPr>
          <w:p w:rsidR="00887C6C" w:rsidP="547F915B" w:rsidRDefault="00AE7CDE" w14:paraId="56D820AA"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El filtro de rango de fechas es obligatorio. El reporte incluye todos los tipos de movimiento: compra, venta, ajuste y reversión.</w:t>
            </w:r>
          </w:p>
        </w:tc>
      </w:tr>
    </w:tbl>
    <w:p w:rsidR="00887C6C" w:rsidRDefault="00AE7CDE" w14:paraId="104B4D81" w14:textId="4F1A192B">
      <w:pPr>
        <w:spacing w:before="60" w:after="240" w:line="240" w:lineRule="auto"/>
        <w:jc w:val="center"/>
      </w:pPr>
      <w:r>
        <w:rPr>
          <w:rFonts w:ascii="Arial" w:hAnsi="Arial" w:eastAsia="Arial" w:cs="Arial"/>
          <w:i/>
          <w:iCs/>
          <w:sz w:val="18"/>
          <w:szCs w:val="18"/>
        </w:rPr>
        <w:t>Fuente: Elaborado por el equipo de proyecto.</w:t>
      </w:r>
    </w:p>
    <w:p w:rsidR="325919B1" w:rsidP="5547ECEF" w:rsidRDefault="325919B1" w14:paraId="1AF1B381" w14:textId="475DF7A0">
      <w:pPr>
        <w:pStyle w:val="LeyendaFigura"/>
        <w:keepNext/>
        <w:spacing w:before="60"/>
      </w:pPr>
      <w:r>
        <w:rPr>
          <w:color w:val="0E2841" w:themeColor="text2"/>
        </w:rPr>
        <w:t>Figura A.3: “Cadena de trazabilidad del UR-60 (Problema → Requerimiento → Caso de uso → Diagrama → Prueba)”.</w:t>
      </w:r>
    </w:p>
    <w:p w:rsidR="00887C6C" w:rsidRDefault="00AE7CDE" w14:paraId="60EEAA76" w14:textId="325FA48A">
      <w:pPr>
        <w:spacing w:before="60" w:after="240" w:line="240" w:lineRule="auto"/>
        <w:jc w:val="center"/>
      </w:pPr>
      <w:r>
        <w:rPr>
          <w:noProof/>
        </w:rPr>
        <w:drawing>
          <wp:inline distT="0" distB="0" distL="0" distR="0" wp14:anchorId="51FD6E03" wp14:editId="235F6973">
            <wp:extent cx="5943600" cy="1371600"/>
            <wp:effectExtent l="0" t="0" r="0" b="0"/>
            <wp:docPr id="2098045858" name="Picture 2098045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16"/>
                    <a:stretch>
                      <a:fillRect/>
                    </a:stretch>
                  </pic:blipFill>
                  <pic:spPr>
                    <a:xfrm>
                      <a:off x="0" y="0"/>
                      <a:ext cx="5943600" cy="1371600"/>
                    </a:xfrm>
                    <a:prstGeom prst="rect">
                      <a:avLst/>
                    </a:prstGeom>
                  </pic:spPr>
                </pic:pic>
              </a:graphicData>
            </a:graphic>
          </wp:inline>
        </w:drawing>
      </w:r>
      <w:r>
        <w:rPr>
          <w:rFonts w:ascii="Arial" w:hAnsi="Arial" w:eastAsia="Arial" w:cs="Arial"/>
          <w:i/>
          <w:iCs/>
          <w:sz w:val="18"/>
          <w:szCs w:val="18"/>
        </w:rPr>
        <w:t>Fuente: Elaborado por el equipo de proyecto.</w:t>
      </w:r>
    </w:p>
    <w:p w:rsidR="00887C6C" w:rsidRDefault="00AE7CDE" w14:paraId="5BD8185D" w14:textId="77777777">
      <w:pPr>
        <w:pStyle w:val="LeyendaTabla"/>
        <w:keepNext/>
        <w:spacing w:before="240"/>
      </w:pPr>
      <w:r>
        <w:t>Tabla A.10: “Cadena de trazabilidad del UR-60”.</w:t>
      </w:r>
    </w:p>
    <w:tbl>
      <w:tblPr>
        <w:tblW w:w="936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80" w:type="dxa"/>
          <w:right w:w="80" w:type="dxa"/>
        </w:tblCellMar>
        <w:tblLook w:val="04A0" w:firstRow="1" w:lastRow="0" w:firstColumn="1" w:lastColumn="0" w:noHBand="0" w:noVBand="1"/>
      </w:tblPr>
      <w:tblGrid>
        <w:gridCol w:w="900"/>
        <w:gridCol w:w="1500"/>
        <w:gridCol w:w="2200"/>
        <w:gridCol w:w="4760"/>
      </w:tblGrid>
      <w:tr w:rsidR="00887C6C" w:rsidTr="547F915B" w14:paraId="46125E46" w14:textId="77777777">
        <w:trPr>
          <w:cantSplit/>
          <w:tblHeader/>
          <w:jc w:val="center"/>
        </w:trPr>
        <w:tc>
          <w:tcPr>
            <w:tcW w:w="900" w:type="dxa"/>
            <w:tcMar/>
            <w:vAlign w:val="center"/>
          </w:tcPr>
          <w:p w:rsidR="00887C6C" w:rsidP="547F915B" w:rsidRDefault="00AE7CDE" w14:paraId="4703E67F" w14:textId="77777777">
            <w:pPr>
              <w:spacing w:before="20" w:after="20" w:line="240" w:lineRule="auto"/>
              <w:jc w:val="center"/>
              <w:rPr>
                <w:rFonts w:ascii="Arial" w:hAnsi="Arial" w:eastAsia="Arial" w:cs="Arial"/>
                <w:b w:val="1"/>
                <w:bCs w:val="1"/>
                <w:sz w:val="20"/>
                <w:szCs w:val="20"/>
              </w:rPr>
            </w:pPr>
            <w:r w:rsidRPr="547F915B" w:rsidR="61AF1559">
              <w:rPr>
                <w:rFonts w:ascii="Arial" w:hAnsi="Arial" w:eastAsia="Arial" w:cs="Arial"/>
                <w:b w:val="1"/>
                <w:bCs w:val="1"/>
                <w:sz w:val="20"/>
                <w:szCs w:val="20"/>
              </w:rPr>
              <w:t>Paso</w:t>
            </w:r>
          </w:p>
        </w:tc>
        <w:tc>
          <w:tcPr>
            <w:tcW w:w="1500" w:type="dxa"/>
            <w:tcMar/>
            <w:vAlign w:val="center"/>
          </w:tcPr>
          <w:p w:rsidR="00887C6C" w:rsidP="547F915B" w:rsidRDefault="00AE7CDE" w14:paraId="69BFF538" w14:textId="77777777">
            <w:pPr>
              <w:spacing w:before="20" w:after="20" w:line="240" w:lineRule="auto"/>
              <w:jc w:val="center"/>
              <w:rPr>
                <w:rFonts w:ascii="Arial" w:hAnsi="Arial" w:eastAsia="Arial" w:cs="Arial"/>
                <w:b w:val="1"/>
                <w:bCs w:val="1"/>
                <w:sz w:val="20"/>
                <w:szCs w:val="20"/>
              </w:rPr>
            </w:pPr>
            <w:r w:rsidRPr="547F915B" w:rsidR="61AF1559">
              <w:rPr>
                <w:rFonts w:ascii="Arial" w:hAnsi="Arial" w:eastAsia="Arial" w:cs="Arial"/>
                <w:b w:val="1"/>
                <w:bCs w:val="1"/>
                <w:sz w:val="20"/>
                <w:szCs w:val="20"/>
              </w:rPr>
              <w:t>Elemento</w:t>
            </w:r>
          </w:p>
        </w:tc>
        <w:tc>
          <w:tcPr>
            <w:tcW w:w="2200" w:type="dxa"/>
            <w:tcMar/>
            <w:vAlign w:val="center"/>
          </w:tcPr>
          <w:p w:rsidR="00887C6C" w:rsidP="547F915B" w:rsidRDefault="00AE7CDE" w14:paraId="1FE2985D" w14:textId="77777777">
            <w:pPr>
              <w:spacing w:before="20" w:after="20" w:line="240" w:lineRule="auto"/>
              <w:jc w:val="center"/>
              <w:rPr>
                <w:rFonts w:ascii="Arial" w:hAnsi="Arial" w:eastAsia="Arial" w:cs="Arial"/>
                <w:b w:val="1"/>
                <w:bCs w:val="1"/>
                <w:sz w:val="20"/>
                <w:szCs w:val="20"/>
              </w:rPr>
            </w:pPr>
            <w:r w:rsidRPr="547F915B" w:rsidR="61AF1559">
              <w:rPr>
                <w:rFonts w:ascii="Arial" w:hAnsi="Arial" w:eastAsia="Arial" w:cs="Arial"/>
                <w:b w:val="1"/>
                <w:bCs w:val="1"/>
                <w:sz w:val="20"/>
                <w:szCs w:val="20"/>
              </w:rPr>
              <w:t>Referencia en el documento</w:t>
            </w:r>
          </w:p>
        </w:tc>
        <w:tc>
          <w:tcPr>
            <w:tcW w:w="4760" w:type="dxa"/>
            <w:tcMar/>
            <w:vAlign w:val="center"/>
          </w:tcPr>
          <w:p w:rsidR="00887C6C" w:rsidP="547F915B" w:rsidRDefault="00AE7CDE" w14:paraId="07EB8EEC" w14:textId="77777777">
            <w:pPr>
              <w:spacing w:before="20" w:after="20" w:line="240" w:lineRule="auto"/>
              <w:jc w:val="center"/>
              <w:rPr>
                <w:rFonts w:ascii="Arial" w:hAnsi="Arial" w:eastAsia="Arial" w:cs="Arial"/>
                <w:b w:val="1"/>
                <w:bCs w:val="1"/>
                <w:sz w:val="20"/>
                <w:szCs w:val="20"/>
              </w:rPr>
            </w:pPr>
            <w:r w:rsidRPr="547F915B" w:rsidR="61AF1559">
              <w:rPr>
                <w:rFonts w:ascii="Arial" w:hAnsi="Arial" w:eastAsia="Arial" w:cs="Arial"/>
                <w:b w:val="1"/>
                <w:bCs w:val="1"/>
                <w:sz w:val="20"/>
                <w:szCs w:val="20"/>
              </w:rPr>
              <w:t>Qué significa en esta traza</w:t>
            </w:r>
          </w:p>
        </w:tc>
      </w:tr>
      <w:tr w:rsidR="00887C6C" w:rsidTr="547F915B" w14:paraId="78563177" w14:textId="77777777">
        <w:trPr>
          <w:jc w:val="center"/>
        </w:trPr>
        <w:tc>
          <w:tcPr>
            <w:tcW w:w="900" w:type="dxa"/>
            <w:tcMar/>
            <w:vAlign w:val="center"/>
          </w:tcPr>
          <w:p w:rsidR="00887C6C" w:rsidP="547F915B" w:rsidRDefault="00AE7CDE" w14:paraId="6BDF50B8"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01 · Problema</w:t>
            </w:r>
          </w:p>
        </w:tc>
        <w:tc>
          <w:tcPr>
            <w:tcW w:w="1500" w:type="dxa"/>
            <w:tcMar/>
            <w:vAlign w:val="center"/>
          </w:tcPr>
          <w:p w:rsidR="00887C6C" w:rsidP="547F915B" w:rsidRDefault="00AE7CDE" w14:paraId="34F2119C"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Falta visibilidad de movimientos</w:t>
            </w:r>
          </w:p>
        </w:tc>
        <w:tc>
          <w:tcPr>
            <w:tcW w:w="2200" w:type="dxa"/>
            <w:tcMar/>
            <w:vAlign w:val="center"/>
          </w:tcPr>
          <w:p w:rsidR="00887C6C" w:rsidP="547F915B" w:rsidRDefault="00AE7CDE" w14:paraId="68FE66CE"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Backlog priorizado del Documento 0</w:t>
            </w:r>
          </w:p>
        </w:tc>
        <w:tc>
          <w:tcPr>
            <w:tcW w:w="4760" w:type="dxa"/>
            <w:tcMar/>
            <w:vAlign w:val="center"/>
          </w:tcPr>
          <w:p w:rsidR="00887C6C" w:rsidP="547F915B" w:rsidRDefault="00AE7CDE" w14:paraId="7A0FA632"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Sin el reporte no se puede revisar qué entradas, salidas y ajustes tuvo el inventario en un período. El texto del problema es una síntesis de la descripción del UR.</w:t>
            </w:r>
          </w:p>
        </w:tc>
      </w:tr>
      <w:tr w:rsidR="00887C6C" w:rsidTr="547F915B" w14:paraId="1DBF4CB8" w14:textId="77777777">
        <w:trPr>
          <w:jc w:val="center"/>
        </w:trPr>
        <w:tc>
          <w:tcPr>
            <w:tcW w:w="900" w:type="dxa"/>
            <w:tcMar/>
            <w:vAlign w:val="center"/>
          </w:tcPr>
          <w:p w:rsidR="00887C6C" w:rsidP="547F915B" w:rsidRDefault="00AE7CDE" w14:paraId="16298414"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02 · Requerimiento</w:t>
            </w:r>
          </w:p>
        </w:tc>
        <w:tc>
          <w:tcPr>
            <w:tcW w:w="1500" w:type="dxa"/>
            <w:tcMar/>
            <w:vAlign w:val="center"/>
          </w:tcPr>
          <w:p w:rsidR="00887C6C" w:rsidP="547F915B" w:rsidRDefault="00AE7CDE" w14:paraId="5AE45AC0"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UR-60</w:t>
            </w:r>
          </w:p>
        </w:tc>
        <w:tc>
          <w:tcPr>
            <w:tcW w:w="2200" w:type="dxa"/>
            <w:tcMar/>
            <w:vAlign w:val="center"/>
          </w:tcPr>
          <w:p w:rsidR="00887C6C" w:rsidP="547F915B" w:rsidRDefault="00AE7CDE" w14:paraId="2A74C861"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Tabla 2.16 (sección 2.5)</w:t>
            </w:r>
          </w:p>
        </w:tc>
        <w:tc>
          <w:tcPr>
            <w:tcW w:w="4760" w:type="dxa"/>
            <w:tcMar/>
            <w:vAlign w:val="center"/>
          </w:tcPr>
          <w:p w:rsidR="00887C6C" w:rsidP="547F915B" w:rsidRDefault="00AE7CDE" w14:paraId="2094F161"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Fija las columnas del reporte, el filtro obligatorio de fechas y los tipos de movimiento que debe incluir.</w:t>
            </w:r>
          </w:p>
        </w:tc>
      </w:tr>
      <w:tr w:rsidR="00887C6C" w:rsidTr="547F915B" w14:paraId="401D9FA6" w14:textId="77777777">
        <w:trPr>
          <w:jc w:val="center"/>
        </w:trPr>
        <w:tc>
          <w:tcPr>
            <w:tcW w:w="900" w:type="dxa"/>
            <w:tcMar/>
            <w:vAlign w:val="center"/>
          </w:tcPr>
          <w:p w:rsidR="00887C6C" w:rsidP="547F915B" w:rsidRDefault="00AE7CDE" w14:paraId="53C2E26D"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03 · Caso de uso</w:t>
            </w:r>
          </w:p>
        </w:tc>
        <w:tc>
          <w:tcPr>
            <w:tcW w:w="1500" w:type="dxa"/>
            <w:tcMar/>
            <w:vAlign w:val="center"/>
          </w:tcPr>
          <w:p w:rsidR="00887C6C" w:rsidP="547F915B" w:rsidRDefault="00AE7CDE" w14:paraId="5DE51ACD"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CU-73</w:t>
            </w:r>
          </w:p>
        </w:tc>
        <w:tc>
          <w:tcPr>
            <w:tcW w:w="2200" w:type="dxa"/>
            <w:tcMar/>
            <w:vAlign w:val="center"/>
          </w:tcPr>
          <w:p w:rsidR="00887C6C" w:rsidP="547F915B" w:rsidRDefault="00AE7CDE" w14:paraId="3655501B"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Tabla 2.4 y Tabla 2.38</w:t>
            </w:r>
          </w:p>
        </w:tc>
        <w:tc>
          <w:tcPr>
            <w:tcW w:w="4760" w:type="dxa"/>
            <w:tcMar/>
            <w:vAlign w:val="center"/>
          </w:tcPr>
          <w:p w:rsidR="00887C6C" w:rsidP="547F915B" w:rsidRDefault="00AE7CDE" w14:paraId="617C8241"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Flujo normal de 3 pasos; alternativos: sin rango de fechas no se genera el reporte, y sin resultados la exportación a Excel queda deshabilitada.</w:t>
            </w:r>
          </w:p>
        </w:tc>
      </w:tr>
      <w:tr w:rsidR="00887C6C" w:rsidTr="547F915B" w14:paraId="6A44081F" w14:textId="77777777">
        <w:trPr>
          <w:jc w:val="center"/>
        </w:trPr>
        <w:tc>
          <w:tcPr>
            <w:tcW w:w="900" w:type="dxa"/>
            <w:tcMar/>
            <w:vAlign w:val="center"/>
          </w:tcPr>
          <w:p w:rsidR="00887C6C" w:rsidP="547F915B" w:rsidRDefault="00AE7CDE" w14:paraId="177FC23F"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04 · Diagrama</w:t>
            </w:r>
          </w:p>
        </w:tc>
        <w:tc>
          <w:tcPr>
            <w:tcW w:w="1500" w:type="dxa"/>
            <w:tcMar/>
            <w:vAlign w:val="center"/>
          </w:tcPr>
          <w:p w:rsidR="00887C6C" w:rsidP="436022DB" w:rsidRDefault="00AE7CDE" w14:paraId="680892D3" w14:textId="4E6A6C8B">
            <w:pPr>
              <w:spacing w:before="20" w:after="20" w:line="240" w:lineRule="auto"/>
              <w:jc w:val="center"/>
            </w:pPr>
            <w:r w:rsidRPr="547F915B" w:rsidR="4B446D7A">
              <w:rPr>
                <w:rFonts w:ascii="Arial" w:hAnsi="Arial" w:eastAsia="Arial" w:cs="Arial"/>
                <w:sz w:val="20"/>
                <w:szCs w:val="20"/>
              </w:rPr>
              <w:t>Fig. 2.34 (+ Fig. 2.12 y Figura A.4 de este anexo)</w:t>
            </w:r>
          </w:p>
        </w:tc>
        <w:tc>
          <w:tcPr>
            <w:tcW w:w="2200" w:type="dxa"/>
            <w:tcMar/>
            <w:vAlign w:val="center"/>
          </w:tcPr>
          <w:p w:rsidR="00887C6C" w:rsidP="436022DB" w:rsidRDefault="00AE7CDE" w14:paraId="3DDFD595" w14:textId="17CA0F05">
            <w:pPr>
              <w:spacing w:before="20" w:after="20" w:line="240" w:lineRule="auto"/>
              <w:jc w:val="center"/>
            </w:pPr>
            <w:r w:rsidRPr="547F915B" w:rsidR="3FF789E4">
              <w:rPr>
                <w:rFonts w:ascii="Arial" w:hAnsi="Arial" w:eastAsia="Arial" w:cs="Arial"/>
                <w:sz w:val="20"/>
                <w:szCs w:val="20"/>
              </w:rPr>
              <w:t>.</w:t>
            </w:r>
            <w:r w:rsidRPr="547F915B" w:rsidR="3FF789E4">
              <w:rPr>
                <w:rFonts w:ascii="Arial" w:hAnsi="Arial" w:eastAsia="Arial" w:cs="Arial"/>
                <w:sz w:val="20"/>
                <w:szCs w:val="20"/>
              </w:rPr>
              <w:t>Figura A.4 de este anexo</w:t>
            </w:r>
          </w:p>
        </w:tc>
        <w:tc>
          <w:tcPr>
            <w:tcW w:w="4760" w:type="dxa"/>
            <w:tcMar/>
            <w:vAlign w:val="center"/>
          </w:tcPr>
          <w:p w:rsidR="00887C6C" w:rsidP="436022DB" w:rsidRDefault="00AE7CDE" w14:paraId="33CEA659" w14:textId="638995B0">
            <w:pPr>
              <w:spacing w:before="20" w:after="20" w:line="240" w:lineRule="auto"/>
              <w:jc w:val="center"/>
            </w:pPr>
            <w:r w:rsidRPr="547F915B" w:rsidR="3FF789E4">
              <w:rPr>
                <w:rFonts w:ascii="Arial" w:hAnsi="Arial" w:eastAsia="Arial" w:cs="Arial"/>
                <w:sz w:val="20"/>
                <w:szCs w:val="20"/>
              </w:rPr>
              <w:t>La matriz asigna la vista de procesos a la Figura A.4.</w:t>
            </w:r>
          </w:p>
        </w:tc>
      </w:tr>
      <w:tr w:rsidR="00887C6C" w:rsidTr="547F915B" w14:paraId="1FB86E06" w14:textId="77777777">
        <w:trPr>
          <w:jc w:val="center"/>
        </w:trPr>
        <w:tc>
          <w:tcPr>
            <w:tcW w:w="900" w:type="dxa"/>
            <w:tcMar/>
            <w:vAlign w:val="center"/>
          </w:tcPr>
          <w:p w:rsidR="00887C6C" w:rsidP="547F915B" w:rsidRDefault="00AE7CDE" w14:paraId="5F4AAE14"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05 · Prueba</w:t>
            </w:r>
          </w:p>
        </w:tc>
        <w:tc>
          <w:tcPr>
            <w:tcW w:w="1500" w:type="dxa"/>
            <w:tcMar/>
            <w:vAlign w:val="center"/>
          </w:tcPr>
          <w:p w:rsidR="00887C6C" w:rsidP="547F915B" w:rsidRDefault="00AE7CDE" w14:paraId="5524D634"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Tarea 7.4 (Módulo D)</w:t>
            </w:r>
          </w:p>
        </w:tc>
        <w:tc>
          <w:tcPr>
            <w:tcW w:w="2200" w:type="dxa"/>
            <w:tcMar/>
            <w:vAlign w:val="center"/>
          </w:tcPr>
          <w:p w:rsidR="00887C6C" w:rsidP="547F915B" w:rsidRDefault="00AE7CDE" w14:paraId="4D3F2791"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Matriz 2.9 y Tabla 3.1</w:t>
            </w:r>
          </w:p>
        </w:tc>
        <w:tc>
          <w:tcPr>
            <w:tcW w:w="4760" w:type="dxa"/>
            <w:tcMar/>
            <w:vAlign w:val="center"/>
          </w:tcPr>
          <w:p w:rsidR="00887C6C" w:rsidP="547F915B" w:rsidRDefault="00AE7CDE" w14:paraId="17277944"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Diseñar y ejecutar pruebas del Módulo D con evidencias. Responsable: Diego Lobos, 4 HH, del 29/09 al 01/10, estado Listo.</w:t>
            </w:r>
          </w:p>
        </w:tc>
      </w:tr>
    </w:tbl>
    <w:p w:rsidR="00887C6C" w:rsidRDefault="00AE7CDE" w14:paraId="4AC276F6" w14:textId="77777777">
      <w:pPr>
        <w:spacing w:before="60" w:after="240" w:line="240" w:lineRule="auto"/>
        <w:jc w:val="center"/>
      </w:pPr>
      <w:r>
        <w:rPr>
          <w:rFonts w:ascii="Arial" w:hAnsi="Arial" w:eastAsia="Arial" w:cs="Arial"/>
          <w:i/>
          <w:iCs/>
          <w:sz w:val="18"/>
          <w:szCs w:val="18"/>
        </w:rPr>
        <w:t>Fuente: Elaborado por el equipo de proyecto.</w:t>
      </w:r>
    </w:p>
    <w:p w:rsidR="00887C6C" w:rsidRDefault="00AE7CDE" w14:paraId="39F3DED3" w14:textId="77777777">
      <w:pPr>
        <w:spacing w:line="360" w:lineRule="auto"/>
        <w:jc w:val="both"/>
      </w:pPr>
      <w:r>
        <w:rPr>
          <w:rFonts w:ascii="Arial" w:hAnsi="Arial" w:eastAsia="Arial" w:cs="Arial"/>
          <w:b/>
          <w:bCs/>
        </w:rPr>
        <w:t>Flujo del CU-73</w:t>
      </w:r>
    </w:p>
    <w:p w:rsidR="00887C6C" w:rsidRDefault="00AE7CDE" w14:paraId="126ED8F7" w14:textId="77777777">
      <w:pPr>
        <w:spacing w:line="360" w:lineRule="auto"/>
        <w:jc w:val="both"/>
      </w:pPr>
      <w:r>
        <w:rPr>
          <w:rFonts w:ascii="Arial" w:hAnsi="Arial" w:eastAsia="Arial" w:cs="Arial"/>
        </w:rPr>
        <w:t>1. El usuario selecciona el reporte de movimientos e ingresa el rango de fechas.</w:t>
      </w:r>
    </w:p>
    <w:p w:rsidR="00887C6C" w:rsidRDefault="00AE7CDE" w14:paraId="77E51279" w14:textId="77777777">
      <w:pPr>
        <w:spacing w:line="360" w:lineRule="auto"/>
        <w:jc w:val="both"/>
      </w:pPr>
      <w:r>
        <w:rPr>
          <w:rFonts w:ascii="Arial" w:hAnsi="Arial" w:eastAsia="Arial" w:cs="Arial"/>
        </w:rPr>
        <w:t>2. El sistema consulta los movimientos del rango, incluyendo compras, ventas, ajustes y reversiones.</w:t>
      </w:r>
    </w:p>
    <w:p w:rsidR="00887C6C" w:rsidRDefault="00AE7CDE" w14:paraId="12438C85" w14:textId="77777777">
      <w:pPr>
        <w:spacing w:line="360" w:lineRule="auto"/>
        <w:jc w:val="both"/>
      </w:pPr>
      <w:r>
        <w:rPr>
          <w:rFonts w:ascii="Arial" w:hAnsi="Arial" w:eastAsia="Arial" w:cs="Arial"/>
        </w:rPr>
        <w:t>3. El sistema muestra fecha, hora, tipo de movimiento, SKU, nombre del producto, cantidad aplicada y usuario responsable.</w:t>
      </w:r>
    </w:p>
    <w:p w:rsidR="00887C6C" w:rsidRDefault="00AE7CDE" w14:paraId="4C1A1194" w14:textId="77777777">
      <w:pPr>
        <w:spacing w:line="360" w:lineRule="auto"/>
        <w:jc w:val="both"/>
      </w:pPr>
      <w:r>
        <w:rPr>
          <w:rFonts w:ascii="Arial" w:hAnsi="Arial" w:eastAsia="Arial" w:cs="Arial"/>
          <w:b/>
          <w:bCs/>
        </w:rPr>
        <w:t>Implementación en el Sprint Backlog</w:t>
      </w:r>
    </w:p>
    <w:p w:rsidR="00887C6C" w:rsidRDefault="00AE7CDE" w14:paraId="3376520D" w14:textId="77777777">
      <w:pPr>
        <w:spacing w:line="360" w:lineRule="auto"/>
        <w:jc w:val="both"/>
      </w:pPr>
      <w:r>
        <w:rPr>
          <w:rFonts w:ascii="Arial" w:hAnsi="Arial" w:eastAsia="Arial" w:cs="Arial"/>
        </w:rPr>
        <w:t>- Tarea 2.5 (Modelo): implementar reportes de stock, equivalencias, facturas y movimientos. Responsable: Matías Ale.</w:t>
      </w:r>
    </w:p>
    <w:p w:rsidR="00887C6C" w:rsidRDefault="00AE7CDE" w14:paraId="17732E93" w14:textId="77777777">
      <w:pPr>
        <w:spacing w:line="360" w:lineRule="auto"/>
        <w:jc w:val="both"/>
      </w:pPr>
      <w:r>
        <w:rPr>
          <w:rFonts w:ascii="Arial" w:hAnsi="Arial" w:eastAsia="Arial" w:cs="Arial"/>
        </w:rPr>
        <w:t>- Tarea 3.4 (Vista): crear vista de reportes con filtros, resultados y exportación a Excel. Responsable: Felipe Salas.</w:t>
      </w:r>
    </w:p>
    <w:p w:rsidR="00887C6C" w:rsidRDefault="00AE7CDE" w14:paraId="724135AE" w14:textId="77777777">
      <w:pPr>
        <w:spacing w:line="360" w:lineRule="auto"/>
        <w:jc w:val="both"/>
      </w:pPr>
      <w:r>
        <w:rPr>
          <w:rFonts w:ascii="Arial" w:hAnsi="Arial" w:eastAsia="Arial" w:cs="Arial"/>
        </w:rPr>
        <w:t>- Tarea 4.4 (Controlador): implementar controlador de reportes, filtros y exportación a Excel. Responsable: Felipe Salas.</w:t>
      </w:r>
    </w:p>
    <w:p w:rsidR="00887C6C" w:rsidRDefault="00AE7CDE" w14:paraId="2975311E" w14:textId="77777777">
      <w:pPr>
        <w:spacing w:line="360" w:lineRule="auto"/>
        <w:jc w:val="both"/>
      </w:pPr>
      <w:r>
        <w:rPr>
          <w:rFonts w:ascii="Arial" w:hAnsi="Arial" w:eastAsia="Arial" w:cs="Arial"/>
        </w:rPr>
        <w:t>Relación con otros requerimientos: el UR-61 (CU-74, exportación a Excel) toma como precondición un reporte generado por el UR-57 a UR-60.</w:t>
      </w:r>
    </w:p>
    <w:p w:rsidR="00887C6C" w:rsidRDefault="00AE7CDE" w14:paraId="0D5E9DD7" w14:textId="0797D464">
      <w:pPr>
        <w:spacing w:line="360" w:lineRule="auto"/>
        <w:jc w:val="both"/>
      </w:pPr>
      <w:r w:rsidRPr="547F915B" w:rsidR="61AF1559">
        <w:rPr>
          <w:rFonts w:ascii="Arial" w:hAnsi="Arial" w:eastAsia="Arial" w:cs="Arial"/>
          <w:b w:val="1"/>
          <w:bCs w:val="1"/>
        </w:rPr>
        <w:t>Secuencia entre capas · UR-60</w:t>
      </w:r>
    </w:p>
    <w:p w:rsidR="00887C6C" w:rsidP="547F915B" w:rsidRDefault="00AE7CDE" w14:paraId="4288CD34" w14:textId="3DCCD862">
      <w:pPr>
        <w:spacing w:line="360" w:lineRule="auto"/>
        <w:jc w:val="both"/>
      </w:pPr>
      <w:r w:rsidRPr="547F915B" w:rsidR="2376BAA2">
        <w:rPr>
          <w:rFonts w:ascii="Arial" w:hAnsi="Arial" w:eastAsia="Arial" w:cs="Arial"/>
        </w:rPr>
        <w:t xml:space="preserve">El diagrama de secuencia del UR-60 Figura A.4 de este anexo muestra el flujo completo de 10 pasos: el usuario define el rango de fechas y solicita el reporte, el controlador llama a </w:t>
      </w:r>
      <w:r w:rsidRPr="547F915B" w:rsidR="2376BAA2">
        <w:rPr>
          <w:rFonts w:ascii="Arial" w:hAnsi="Arial" w:eastAsia="Arial" w:cs="Arial"/>
        </w:rPr>
        <w:t>generarMovimientos</w:t>
      </w:r>
      <w:r w:rsidRPr="547F915B" w:rsidR="2376BAA2">
        <w:rPr>
          <w:rFonts w:ascii="Arial" w:hAnsi="Arial" w:eastAsia="Arial" w:cs="Arial"/>
        </w:rPr>
        <w:t xml:space="preserve">(desde, hasta), que consulta la base de datos vía </w:t>
      </w:r>
      <w:r w:rsidRPr="547F915B" w:rsidR="2376BAA2">
        <w:rPr>
          <w:rFonts w:ascii="Arial" w:hAnsi="Arial" w:eastAsia="Arial" w:cs="Arial"/>
        </w:rPr>
        <w:t>C_MariaDB</w:t>
      </w:r>
      <w:r w:rsidRPr="547F915B" w:rsidR="2376BAA2">
        <w:rPr>
          <w:rFonts w:ascii="Arial" w:hAnsi="Arial" w:eastAsia="Arial" w:cs="Arial"/>
        </w:rPr>
        <w:t xml:space="preserve"> y arma el reporte </w:t>
      </w:r>
      <w:r w:rsidRPr="547F915B" w:rsidR="2376BAA2">
        <w:rPr>
          <w:rFonts w:ascii="Arial" w:hAnsi="Arial" w:eastAsia="Arial" w:cs="Arial"/>
        </w:rPr>
        <w:t>tabular,</w:t>
      </w:r>
      <w:r w:rsidRPr="547F915B" w:rsidR="2376BAA2">
        <w:rPr>
          <w:rFonts w:ascii="Arial" w:hAnsi="Arial" w:eastAsia="Arial" w:cs="Arial"/>
        </w:rPr>
        <w:t xml:space="preserve"> mostrado en pantalla. Ya no incluye el </w:t>
      </w:r>
      <w:r w:rsidRPr="547F915B" w:rsidR="2376BAA2">
        <w:rPr>
          <w:rFonts w:ascii="Arial" w:hAnsi="Arial" w:eastAsia="Arial" w:cs="Arial"/>
        </w:rPr>
        <w:t>subflujo</w:t>
      </w:r>
      <w:r w:rsidRPr="547F915B" w:rsidR="2376BAA2">
        <w:rPr>
          <w:rFonts w:ascii="Arial" w:hAnsi="Arial" w:eastAsia="Arial" w:cs="Arial"/>
        </w:rPr>
        <w:t xml:space="preserve"> de exportación a Excel RF-61: ese tiene su propio diagrama individual aparte.</w:t>
      </w:r>
    </w:p>
    <w:p w:rsidR="00887C6C" w:rsidP="547F915B" w:rsidRDefault="00AE7CDE" w14:paraId="54E11D2A" w14:textId="2F93AFDE">
      <w:pPr>
        <w:pStyle w:val="Normal"/>
        <w:jc w:val="center"/>
      </w:pPr>
    </w:p>
    <w:p w:rsidR="00887C6C" w:rsidRDefault="00AE7CDE" w14:paraId="32D17FAB" w14:textId="4B0A2881">
      <w:pPr>
        <w:pStyle w:val="LeyendaFigura"/>
        <w:keepNext w:val="1"/>
        <w:spacing w:before="60"/>
      </w:pPr>
      <w:r w:rsidR="61AF1559">
        <w:rPr/>
        <w:t>Figura A.4: “</w:t>
      </w:r>
      <w:r w:rsidR="6AD67FED">
        <w:rPr/>
        <w:t>RF60_Generando_reporte_movimientos</w:t>
      </w:r>
      <w:r w:rsidR="61AF1559">
        <w:rPr/>
        <w:t>, elaborado para esta traza)”.</w:t>
      </w:r>
    </w:p>
    <w:p w:rsidR="13BC5433" w:rsidP="547F915B" w:rsidRDefault="13BC5433" w14:paraId="731A4F4C" w14:textId="4BBDD42E">
      <w:pPr>
        <w:pStyle w:val="Normal"/>
        <w:keepNext w:val="1"/>
        <w:rPr>
          <w:rFonts w:ascii="Arial" w:hAnsi="Arial" w:eastAsia="Arial" w:cs="Arial"/>
          <w:i w:val="1"/>
          <w:iCs w:val="1"/>
          <w:sz w:val="18"/>
          <w:szCs w:val="18"/>
        </w:rPr>
      </w:pPr>
      <w:r w:rsidR="13BC5433">
        <w:drawing>
          <wp:inline wp14:editId="2632165C" wp14:anchorId="60174229">
            <wp:extent cx="5943600" cy="1981200"/>
            <wp:effectExtent l="0" t="0" r="0" b="0"/>
            <wp:docPr id="4182043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71904503" name="Picture 971904503"/>
                    <pic:cNvPicPr/>
                  </pic:nvPicPr>
                  <pic:blipFill>
                    <a:blip xmlns:r="http://schemas.openxmlformats.org/officeDocument/2006/relationships" r:embed="rId74">
                      <a:extLst>
                        <a:ext uri="{28A0092B-C50C-407E-A947-70E740481C1C}">
                          <a14:useLocalDpi xmlns:a14="http://schemas.microsoft.com/office/drawing/2010/main"/>
                        </a:ext>
                      </a:extLst>
                    </a:blip>
                    <a:stretch>
                      <a:fillRect/>
                    </a:stretch>
                  </pic:blipFill>
                  <pic:spPr>
                    <a:xfrm>
                      <a:off x="0" y="0"/>
                      <a:ext cx="5943600" cy="1981200"/>
                    </a:xfrm>
                    <a:prstGeom prst="rect">
                      <a:avLst/>
                    </a:prstGeom>
                  </pic:spPr>
                </pic:pic>
              </a:graphicData>
            </a:graphic>
          </wp:inline>
        </w:drawing>
      </w:r>
    </w:p>
    <w:p w:rsidR="00887C6C" w:rsidRDefault="00AE7CDE" w14:paraId="0D027323" w14:textId="77777777">
      <w:pPr>
        <w:spacing w:before="60" w:after="240" w:line="240" w:lineRule="auto"/>
        <w:jc w:val="center"/>
      </w:pPr>
      <w:r>
        <w:rPr>
          <w:rFonts w:ascii="Arial" w:hAnsi="Arial" w:eastAsia="Arial" w:cs="Arial"/>
          <w:i/>
          <w:iCs/>
          <w:sz w:val="18"/>
          <w:szCs w:val="18"/>
        </w:rPr>
        <w:t>Fuente: Elaborado por el equipo de proyecto.</w:t>
      </w:r>
    </w:p>
    <w:p w:rsidR="00887C6C" w:rsidRDefault="00AE7CDE" w14:paraId="6E5D4BA3" w14:textId="77777777">
      <w:pPr>
        <w:keepNext/>
        <w:spacing w:before="240" w:after="200" w:line="276" w:lineRule="auto"/>
        <w:outlineLvl w:val="2"/>
      </w:pPr>
      <w:r>
        <w:rPr>
          <w:rFonts w:ascii="Arial" w:hAnsi="Arial" w:eastAsia="Arial" w:cs="Arial"/>
          <w:b/>
          <w:bCs/>
        </w:rPr>
        <w:t>A.5.3 Traza UR-68 – Registrando pago de venta</w:t>
      </w:r>
    </w:p>
    <w:p w:rsidR="00887C6C" w:rsidRDefault="00AE7CDE" w14:paraId="3D3AF880" w14:textId="77777777">
      <w:pPr>
        <w:spacing w:line="360" w:lineRule="auto"/>
        <w:jc w:val="both"/>
      </w:pPr>
      <w:r>
        <w:rPr>
          <w:rFonts w:ascii="Arial" w:hAnsi="Arial" w:eastAsia="Arial" w:cs="Arial"/>
        </w:rPr>
        <w:t>El UR-68 permite al Cajero registrar el pago de una venta, indicando el medio de pago y el monto recibido. En pagos en efectivo, el sistema calcula y muestra el vuelto, y bloquea el avance si el monto es insuficiente.</w:t>
      </w:r>
    </w:p>
    <w:p w:rsidR="00887C6C" w:rsidRDefault="00AE7CDE" w14:paraId="6E32CC93" w14:textId="77777777">
      <w:pPr>
        <w:pStyle w:val="LeyendaTabla"/>
        <w:keepNext/>
        <w:spacing w:before="240"/>
      </w:pPr>
      <w:r>
        <w:t>Tabla A.11: “Ficha del UR-68 – Registrando pago de venta”.</w:t>
      </w:r>
    </w:p>
    <w:tbl>
      <w:tblPr>
        <w:tblW w:w="936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80" w:type="dxa"/>
          <w:right w:w="80" w:type="dxa"/>
        </w:tblCellMar>
        <w:tblLook w:val="04A0" w:firstRow="1" w:lastRow="0" w:firstColumn="1" w:lastColumn="0" w:noHBand="0" w:noVBand="1"/>
      </w:tblPr>
      <w:tblGrid>
        <w:gridCol w:w="1800"/>
        <w:gridCol w:w="7560"/>
      </w:tblGrid>
      <w:tr w:rsidR="00887C6C" w:rsidTr="547F915B" w14:paraId="602DD9EC" w14:textId="77777777">
        <w:trPr>
          <w:cantSplit/>
          <w:tblHeader/>
          <w:jc w:val="center"/>
        </w:trPr>
        <w:tc>
          <w:tcPr>
            <w:tcW w:w="1800" w:type="dxa"/>
            <w:tcMar/>
            <w:vAlign w:val="center"/>
          </w:tcPr>
          <w:p w:rsidR="00887C6C" w:rsidP="547F915B" w:rsidRDefault="00AE7CDE" w14:paraId="4B06B4A6" w14:textId="77777777">
            <w:pPr>
              <w:spacing w:before="20" w:after="20" w:line="240" w:lineRule="auto"/>
              <w:jc w:val="center"/>
              <w:rPr>
                <w:rFonts w:ascii="Arial" w:hAnsi="Arial" w:eastAsia="Arial" w:cs="Arial"/>
                <w:b w:val="1"/>
                <w:bCs w:val="1"/>
                <w:sz w:val="20"/>
                <w:szCs w:val="20"/>
              </w:rPr>
            </w:pPr>
            <w:r w:rsidRPr="547F915B" w:rsidR="61AF1559">
              <w:rPr>
                <w:rFonts w:ascii="Arial" w:hAnsi="Arial" w:eastAsia="Arial" w:cs="Arial"/>
                <w:b w:val="1"/>
                <w:bCs w:val="1"/>
                <w:sz w:val="20"/>
                <w:szCs w:val="20"/>
              </w:rPr>
              <w:t>Campo</w:t>
            </w:r>
          </w:p>
        </w:tc>
        <w:tc>
          <w:tcPr>
            <w:tcW w:w="7560" w:type="dxa"/>
            <w:tcMar/>
            <w:vAlign w:val="center"/>
          </w:tcPr>
          <w:p w:rsidR="00887C6C" w:rsidP="547F915B" w:rsidRDefault="00AE7CDE" w14:paraId="7F500723" w14:textId="77777777">
            <w:pPr>
              <w:spacing w:before="20" w:after="20" w:line="240" w:lineRule="auto"/>
              <w:jc w:val="center"/>
              <w:rPr>
                <w:rFonts w:ascii="Arial" w:hAnsi="Arial" w:eastAsia="Arial" w:cs="Arial"/>
                <w:b w:val="1"/>
                <w:bCs w:val="1"/>
                <w:sz w:val="20"/>
                <w:szCs w:val="20"/>
              </w:rPr>
            </w:pPr>
            <w:r w:rsidRPr="547F915B" w:rsidR="61AF1559">
              <w:rPr>
                <w:rFonts w:ascii="Arial" w:hAnsi="Arial" w:eastAsia="Arial" w:cs="Arial"/>
                <w:b w:val="1"/>
                <w:bCs w:val="1"/>
                <w:sz w:val="20"/>
                <w:szCs w:val="20"/>
              </w:rPr>
              <w:t>Detalle</w:t>
            </w:r>
          </w:p>
        </w:tc>
      </w:tr>
      <w:tr w:rsidR="00887C6C" w:rsidTr="547F915B" w14:paraId="33F92235" w14:textId="77777777">
        <w:trPr>
          <w:jc w:val="center"/>
        </w:trPr>
        <w:tc>
          <w:tcPr>
            <w:tcW w:w="1800" w:type="dxa"/>
            <w:tcMar/>
            <w:vAlign w:val="center"/>
          </w:tcPr>
          <w:p w:rsidR="00887C6C" w:rsidP="547F915B" w:rsidRDefault="00AE7CDE" w14:paraId="5DA26C92"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Módulo</w:t>
            </w:r>
          </w:p>
        </w:tc>
        <w:tc>
          <w:tcPr>
            <w:tcW w:w="7560" w:type="dxa"/>
            <w:tcMar/>
            <w:vAlign w:val="center"/>
          </w:tcPr>
          <w:p w:rsidR="00887C6C" w:rsidP="547F915B" w:rsidRDefault="00AE7CDE" w14:paraId="4890DCA3"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Gestión de venta</w:t>
            </w:r>
          </w:p>
        </w:tc>
      </w:tr>
      <w:tr w:rsidR="00887C6C" w:rsidTr="547F915B" w14:paraId="2B1C92DA" w14:textId="77777777">
        <w:trPr>
          <w:jc w:val="center"/>
        </w:trPr>
        <w:tc>
          <w:tcPr>
            <w:tcW w:w="1800" w:type="dxa"/>
            <w:tcMar/>
            <w:vAlign w:val="center"/>
          </w:tcPr>
          <w:p w:rsidR="00887C6C" w:rsidP="547F915B" w:rsidRDefault="00AE7CDE" w14:paraId="4E058C73"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Caso de uso</w:t>
            </w:r>
          </w:p>
        </w:tc>
        <w:tc>
          <w:tcPr>
            <w:tcW w:w="7560" w:type="dxa"/>
            <w:tcMar/>
            <w:vAlign w:val="center"/>
          </w:tcPr>
          <w:p w:rsidR="00887C6C" w:rsidP="547F915B" w:rsidRDefault="00AE7CDE" w14:paraId="23E8B153"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CU-79 – Registrando pago de venta (actor: Cajero)</w:t>
            </w:r>
          </w:p>
        </w:tc>
      </w:tr>
      <w:tr w:rsidR="00887C6C" w:rsidTr="547F915B" w14:paraId="58DBFDCB" w14:textId="77777777">
        <w:trPr>
          <w:jc w:val="center"/>
        </w:trPr>
        <w:tc>
          <w:tcPr>
            <w:tcW w:w="1800" w:type="dxa"/>
            <w:tcMar/>
            <w:vAlign w:val="center"/>
          </w:tcPr>
          <w:p w:rsidR="00887C6C" w:rsidP="547F915B" w:rsidRDefault="00AE7CDE" w14:paraId="2A298D1B"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Descripción</w:t>
            </w:r>
          </w:p>
        </w:tc>
        <w:tc>
          <w:tcPr>
            <w:tcW w:w="7560" w:type="dxa"/>
            <w:tcMar/>
            <w:vAlign w:val="center"/>
          </w:tcPr>
          <w:p w:rsidR="00887C6C" w:rsidP="547F915B" w:rsidRDefault="00AE7CDE" w14:paraId="1DE97FA5"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Registrar el pago de una venta indicando el medio de pago y el monto recibido. Para pagos en efectivo, calcular y mostrar automáticamente el vuelto correspondiente.</w:t>
            </w:r>
          </w:p>
        </w:tc>
      </w:tr>
      <w:tr w:rsidR="00887C6C" w:rsidTr="547F915B" w14:paraId="6DA51669" w14:textId="77777777">
        <w:trPr>
          <w:jc w:val="center"/>
        </w:trPr>
        <w:tc>
          <w:tcPr>
            <w:tcW w:w="1800" w:type="dxa"/>
            <w:tcMar/>
            <w:vAlign w:val="center"/>
          </w:tcPr>
          <w:p w:rsidR="00887C6C" w:rsidP="547F915B" w:rsidRDefault="00AE7CDE" w14:paraId="1A0E86C3"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Precondición</w:t>
            </w:r>
          </w:p>
        </w:tc>
        <w:tc>
          <w:tcPr>
            <w:tcW w:w="7560" w:type="dxa"/>
            <w:tcMar/>
            <w:vAlign w:val="center"/>
          </w:tcPr>
          <w:p w:rsidR="00887C6C" w:rsidP="547F915B" w:rsidRDefault="00AE7CDE" w14:paraId="5D32704D"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Existe una venta con total calculado (UR-67 / CU-78).</w:t>
            </w:r>
          </w:p>
        </w:tc>
      </w:tr>
      <w:tr w:rsidR="00887C6C" w:rsidTr="547F915B" w14:paraId="691D7A03" w14:textId="77777777">
        <w:trPr>
          <w:jc w:val="center"/>
        </w:trPr>
        <w:tc>
          <w:tcPr>
            <w:tcW w:w="1800" w:type="dxa"/>
            <w:tcMar/>
            <w:vAlign w:val="center"/>
          </w:tcPr>
          <w:p w:rsidR="00887C6C" w:rsidP="547F915B" w:rsidRDefault="00AE7CDE" w14:paraId="771F6C2F"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Postcondición</w:t>
            </w:r>
          </w:p>
        </w:tc>
        <w:tc>
          <w:tcPr>
            <w:tcW w:w="7560" w:type="dxa"/>
            <w:tcMar/>
            <w:vAlign w:val="center"/>
          </w:tcPr>
          <w:p w:rsidR="00887C6C" w:rsidP="547F915B" w:rsidRDefault="00AE7CDE" w14:paraId="3EFA9DC3"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El pago queda asociado a la venta.</w:t>
            </w:r>
          </w:p>
        </w:tc>
      </w:tr>
      <w:tr w:rsidR="00887C6C" w:rsidTr="547F915B" w14:paraId="13AC6A0E" w14:textId="77777777">
        <w:trPr>
          <w:jc w:val="center"/>
        </w:trPr>
        <w:tc>
          <w:tcPr>
            <w:tcW w:w="1800" w:type="dxa"/>
            <w:tcMar/>
            <w:vAlign w:val="center"/>
          </w:tcPr>
          <w:p w:rsidR="00887C6C" w:rsidP="547F915B" w:rsidRDefault="00AE7CDE" w14:paraId="1402264F"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Reglas de negocio</w:t>
            </w:r>
          </w:p>
        </w:tc>
        <w:tc>
          <w:tcPr>
            <w:tcW w:w="7560" w:type="dxa"/>
            <w:tcMar/>
            <w:vAlign w:val="center"/>
          </w:tcPr>
          <w:p w:rsidR="00887C6C" w:rsidP="547F915B" w:rsidRDefault="00AE7CDE" w14:paraId="249E83EB"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Si el monto recibido en efectivo es inferior al total, el sistema impide continuar y muestra el mensaje “Monto insuficiente”.</w:t>
            </w:r>
          </w:p>
        </w:tc>
      </w:tr>
    </w:tbl>
    <w:p w:rsidR="00887C6C" w:rsidRDefault="00AE7CDE" w14:paraId="77AB9ED3" w14:textId="77777777">
      <w:pPr>
        <w:spacing w:before="60" w:after="240" w:line="240" w:lineRule="auto"/>
        <w:jc w:val="center"/>
      </w:pPr>
      <w:r>
        <w:rPr>
          <w:rFonts w:ascii="Arial" w:hAnsi="Arial" w:eastAsia="Arial" w:cs="Arial"/>
          <w:i/>
          <w:iCs/>
          <w:sz w:val="18"/>
          <w:szCs w:val="18"/>
        </w:rPr>
        <w:t>Fuente: Elaborado por el equipo de proyecto.</w:t>
      </w:r>
    </w:p>
    <w:p w:rsidR="00887C6C" w:rsidRDefault="00AE7CDE" w14:paraId="31126E5D" w14:textId="67C2C1A0">
      <w:pPr>
        <w:jc w:val="center"/>
      </w:pPr>
    </w:p>
    <w:p w:rsidR="00887C6C" w:rsidRDefault="00AE7CDE" w14:paraId="7DD8C49E" w14:textId="77777777">
      <w:pPr>
        <w:pStyle w:val="LeyendaFigura"/>
        <w:keepNext w:val="1"/>
        <w:spacing w:before="60"/>
      </w:pPr>
      <w:r w:rsidR="61AF1559">
        <w:rPr/>
        <w:t>Figura A.5: “Cadena de trazabilidad del UR-68 (Problema → Requerimiento → Caso de uso → Diagrama → Prueba)”.</w:t>
      </w:r>
    </w:p>
    <w:p w:rsidR="4F7252E6" w:rsidP="547F915B" w:rsidRDefault="4F7252E6" w14:paraId="1A6C155E" w14:textId="2EDDC87B">
      <w:pPr>
        <w:pStyle w:val="Normal"/>
        <w:keepNext w:val="1"/>
      </w:pPr>
      <w:r w:rsidR="4F7252E6">
        <w:drawing>
          <wp:inline wp14:editId="50CB609C" wp14:anchorId="530D0C54">
            <wp:extent cx="5943600" cy="1371600"/>
            <wp:effectExtent l="0" t="0" r="0" b="0"/>
            <wp:docPr id="126833091" name="Picture 2098045860"/>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image5.png"/>
                    <pic:cNvPicPr/>
                  </pic:nvPicPr>
                  <pic:blipFill>
                    <a:blip xmlns:r="http://schemas.openxmlformats.org/officeDocument/2006/relationships" r:embed="rId118"/>
                    <a:stretch>
                      <a:fillRect/>
                    </a:stretch>
                  </pic:blipFill>
                  <pic:spPr>
                    <a:xfrm>
                      <a:off x="0" y="0"/>
                      <a:ext cx="5943600" cy="1371600"/>
                    </a:xfrm>
                    <a:prstGeom prst="rect">
                      <a:avLst/>
                    </a:prstGeom>
                  </pic:spPr>
                </pic:pic>
              </a:graphicData>
            </a:graphic>
          </wp:inline>
        </w:drawing>
      </w:r>
    </w:p>
    <w:p w:rsidR="00887C6C" w:rsidRDefault="00AE7CDE" w14:paraId="061945E8" w14:textId="77777777">
      <w:pPr>
        <w:spacing w:before="60" w:after="240" w:line="240" w:lineRule="auto"/>
        <w:jc w:val="center"/>
      </w:pPr>
      <w:r>
        <w:rPr>
          <w:rFonts w:ascii="Arial" w:hAnsi="Arial" w:eastAsia="Arial" w:cs="Arial"/>
          <w:i/>
          <w:iCs/>
          <w:sz w:val="18"/>
          <w:szCs w:val="18"/>
        </w:rPr>
        <w:t>Fuente: Elaborado por el equipo de proyecto.</w:t>
      </w:r>
    </w:p>
    <w:p w:rsidR="00887C6C" w:rsidRDefault="00AE7CDE" w14:paraId="4F769B27" w14:textId="77777777">
      <w:pPr>
        <w:pStyle w:val="LeyendaTabla"/>
        <w:keepNext/>
        <w:spacing w:before="240"/>
      </w:pPr>
      <w:r>
        <w:t>Tabla A.12: “Cadena de trazabilidad del UR-68”.</w:t>
      </w:r>
    </w:p>
    <w:tbl>
      <w:tblPr>
        <w:tblW w:w="936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80" w:type="dxa"/>
          <w:right w:w="80" w:type="dxa"/>
        </w:tblCellMar>
        <w:tblLook w:val="04A0" w:firstRow="1" w:lastRow="0" w:firstColumn="1" w:lastColumn="0" w:noHBand="0" w:noVBand="1"/>
      </w:tblPr>
      <w:tblGrid>
        <w:gridCol w:w="900"/>
        <w:gridCol w:w="1500"/>
        <w:gridCol w:w="2200"/>
        <w:gridCol w:w="4760"/>
      </w:tblGrid>
      <w:tr w:rsidR="00887C6C" w:rsidTr="547F915B" w14:paraId="650EFC6D" w14:textId="77777777">
        <w:trPr>
          <w:cantSplit/>
          <w:tblHeader/>
          <w:jc w:val="center"/>
        </w:trPr>
        <w:tc>
          <w:tcPr>
            <w:tcW w:w="900" w:type="dxa"/>
            <w:tcMar/>
            <w:vAlign w:val="center"/>
          </w:tcPr>
          <w:p w:rsidR="00887C6C" w:rsidP="547F915B" w:rsidRDefault="00AE7CDE" w14:paraId="56BC8AE0" w14:textId="77777777">
            <w:pPr>
              <w:spacing w:before="20" w:after="20" w:line="240" w:lineRule="auto"/>
              <w:jc w:val="center"/>
              <w:rPr>
                <w:rFonts w:ascii="Arial" w:hAnsi="Arial" w:eastAsia="Arial" w:cs="Arial"/>
                <w:b w:val="1"/>
                <w:bCs w:val="1"/>
                <w:sz w:val="20"/>
                <w:szCs w:val="20"/>
              </w:rPr>
            </w:pPr>
            <w:r w:rsidRPr="547F915B" w:rsidR="61AF1559">
              <w:rPr>
                <w:rFonts w:ascii="Arial" w:hAnsi="Arial" w:eastAsia="Arial" w:cs="Arial"/>
                <w:b w:val="1"/>
                <w:bCs w:val="1"/>
                <w:sz w:val="20"/>
                <w:szCs w:val="20"/>
              </w:rPr>
              <w:t>Paso</w:t>
            </w:r>
          </w:p>
        </w:tc>
        <w:tc>
          <w:tcPr>
            <w:tcW w:w="1500" w:type="dxa"/>
            <w:tcMar/>
            <w:vAlign w:val="center"/>
          </w:tcPr>
          <w:p w:rsidR="00887C6C" w:rsidP="547F915B" w:rsidRDefault="00AE7CDE" w14:paraId="35BD824C" w14:textId="77777777">
            <w:pPr>
              <w:spacing w:before="20" w:after="20" w:line="240" w:lineRule="auto"/>
              <w:jc w:val="center"/>
              <w:rPr>
                <w:rFonts w:ascii="Arial" w:hAnsi="Arial" w:eastAsia="Arial" w:cs="Arial"/>
                <w:b w:val="1"/>
                <w:bCs w:val="1"/>
                <w:sz w:val="20"/>
                <w:szCs w:val="20"/>
              </w:rPr>
            </w:pPr>
            <w:r w:rsidRPr="547F915B" w:rsidR="61AF1559">
              <w:rPr>
                <w:rFonts w:ascii="Arial" w:hAnsi="Arial" w:eastAsia="Arial" w:cs="Arial"/>
                <w:b w:val="1"/>
                <w:bCs w:val="1"/>
                <w:sz w:val="20"/>
                <w:szCs w:val="20"/>
              </w:rPr>
              <w:t>Elemento</w:t>
            </w:r>
          </w:p>
        </w:tc>
        <w:tc>
          <w:tcPr>
            <w:tcW w:w="2200" w:type="dxa"/>
            <w:tcMar/>
            <w:vAlign w:val="center"/>
          </w:tcPr>
          <w:p w:rsidR="00887C6C" w:rsidP="547F915B" w:rsidRDefault="00AE7CDE" w14:paraId="7066A4BC" w14:textId="77777777">
            <w:pPr>
              <w:spacing w:before="20" w:after="20" w:line="240" w:lineRule="auto"/>
              <w:jc w:val="center"/>
              <w:rPr>
                <w:rFonts w:ascii="Arial" w:hAnsi="Arial" w:eastAsia="Arial" w:cs="Arial"/>
                <w:b w:val="1"/>
                <w:bCs w:val="1"/>
                <w:sz w:val="20"/>
                <w:szCs w:val="20"/>
              </w:rPr>
            </w:pPr>
            <w:r w:rsidRPr="547F915B" w:rsidR="61AF1559">
              <w:rPr>
                <w:rFonts w:ascii="Arial" w:hAnsi="Arial" w:eastAsia="Arial" w:cs="Arial"/>
                <w:b w:val="1"/>
                <w:bCs w:val="1"/>
                <w:sz w:val="20"/>
                <w:szCs w:val="20"/>
              </w:rPr>
              <w:t>Referencia en el documento</w:t>
            </w:r>
          </w:p>
        </w:tc>
        <w:tc>
          <w:tcPr>
            <w:tcW w:w="4760" w:type="dxa"/>
            <w:tcMar/>
            <w:vAlign w:val="center"/>
          </w:tcPr>
          <w:p w:rsidR="00887C6C" w:rsidP="547F915B" w:rsidRDefault="00AE7CDE" w14:paraId="260BB207" w14:textId="77777777">
            <w:pPr>
              <w:spacing w:before="20" w:after="20" w:line="240" w:lineRule="auto"/>
              <w:jc w:val="center"/>
              <w:rPr>
                <w:rFonts w:ascii="Arial" w:hAnsi="Arial" w:eastAsia="Arial" w:cs="Arial"/>
                <w:b w:val="1"/>
                <w:bCs w:val="1"/>
                <w:sz w:val="20"/>
                <w:szCs w:val="20"/>
              </w:rPr>
            </w:pPr>
            <w:r w:rsidRPr="547F915B" w:rsidR="61AF1559">
              <w:rPr>
                <w:rFonts w:ascii="Arial" w:hAnsi="Arial" w:eastAsia="Arial" w:cs="Arial"/>
                <w:b w:val="1"/>
                <w:bCs w:val="1"/>
                <w:sz w:val="20"/>
                <w:szCs w:val="20"/>
              </w:rPr>
              <w:t>Qué significa en esta traza</w:t>
            </w:r>
          </w:p>
        </w:tc>
      </w:tr>
      <w:tr w:rsidR="00887C6C" w:rsidTr="547F915B" w14:paraId="166760AA" w14:textId="77777777">
        <w:trPr>
          <w:jc w:val="center"/>
        </w:trPr>
        <w:tc>
          <w:tcPr>
            <w:tcW w:w="900" w:type="dxa"/>
            <w:tcMar/>
            <w:vAlign w:val="center"/>
          </w:tcPr>
          <w:p w:rsidR="00887C6C" w:rsidP="547F915B" w:rsidRDefault="00AE7CDE" w14:paraId="599E60E1"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01 · Problema</w:t>
            </w:r>
          </w:p>
        </w:tc>
        <w:tc>
          <w:tcPr>
            <w:tcW w:w="1500" w:type="dxa"/>
            <w:tcMar/>
            <w:vAlign w:val="center"/>
          </w:tcPr>
          <w:p w:rsidR="00887C6C" w:rsidP="547F915B" w:rsidRDefault="00AE7CDE" w14:paraId="6DEF6860"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Pago de venta sin registrar</w:t>
            </w:r>
          </w:p>
        </w:tc>
        <w:tc>
          <w:tcPr>
            <w:tcW w:w="2200" w:type="dxa"/>
            <w:tcMar/>
            <w:vAlign w:val="center"/>
          </w:tcPr>
          <w:p w:rsidR="00887C6C" w:rsidP="547F915B" w:rsidRDefault="00AE7CDE" w14:paraId="59A34C79"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Backlog priorizado del Documento 0</w:t>
            </w:r>
          </w:p>
        </w:tc>
        <w:tc>
          <w:tcPr>
            <w:tcW w:w="4760" w:type="dxa"/>
            <w:tcMar/>
            <w:vAlign w:val="center"/>
          </w:tcPr>
          <w:p w:rsidR="00887C6C" w:rsidP="547F915B" w:rsidRDefault="00AE7CDE" w14:paraId="581C2084"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Sin registrar el pago no hay constancia del medio de pago ni del vuelto entregado. El texto del problema es una síntesis de la descripción del UR.</w:t>
            </w:r>
          </w:p>
        </w:tc>
      </w:tr>
      <w:tr w:rsidR="00887C6C" w:rsidTr="547F915B" w14:paraId="7A460A47" w14:textId="77777777">
        <w:trPr>
          <w:jc w:val="center"/>
        </w:trPr>
        <w:tc>
          <w:tcPr>
            <w:tcW w:w="900" w:type="dxa"/>
            <w:tcMar/>
            <w:vAlign w:val="center"/>
          </w:tcPr>
          <w:p w:rsidR="00887C6C" w:rsidP="547F915B" w:rsidRDefault="00AE7CDE" w14:paraId="6E699EFE"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02 · Requerimiento</w:t>
            </w:r>
          </w:p>
        </w:tc>
        <w:tc>
          <w:tcPr>
            <w:tcW w:w="1500" w:type="dxa"/>
            <w:tcMar/>
            <w:vAlign w:val="center"/>
          </w:tcPr>
          <w:p w:rsidR="00887C6C" w:rsidP="547F915B" w:rsidRDefault="00AE7CDE" w14:paraId="244C5FDD"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UR-68</w:t>
            </w:r>
          </w:p>
        </w:tc>
        <w:tc>
          <w:tcPr>
            <w:tcW w:w="2200" w:type="dxa"/>
            <w:tcMar/>
            <w:vAlign w:val="center"/>
          </w:tcPr>
          <w:p w:rsidR="00887C6C" w:rsidP="547F915B" w:rsidRDefault="00AE7CDE" w14:paraId="64D06FF4"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Tabla 2.22 (sección 2.5)</w:t>
            </w:r>
          </w:p>
        </w:tc>
        <w:tc>
          <w:tcPr>
            <w:tcW w:w="4760" w:type="dxa"/>
            <w:tcMar/>
            <w:vAlign w:val="center"/>
          </w:tcPr>
          <w:p w:rsidR="00887C6C" w:rsidP="547F915B" w:rsidRDefault="00AE7CDE" w14:paraId="197812E7"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Define el registro del pago, el cálculo del vuelto y la regla de “Monto insuficiente”.</w:t>
            </w:r>
          </w:p>
        </w:tc>
      </w:tr>
      <w:tr w:rsidR="00887C6C" w:rsidTr="547F915B" w14:paraId="60D59930" w14:textId="77777777">
        <w:trPr>
          <w:jc w:val="center"/>
        </w:trPr>
        <w:tc>
          <w:tcPr>
            <w:tcW w:w="900" w:type="dxa"/>
            <w:tcMar/>
            <w:vAlign w:val="center"/>
          </w:tcPr>
          <w:p w:rsidR="00887C6C" w:rsidP="547F915B" w:rsidRDefault="00AE7CDE" w14:paraId="49D8CB10"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03 · Caso de uso</w:t>
            </w:r>
          </w:p>
        </w:tc>
        <w:tc>
          <w:tcPr>
            <w:tcW w:w="1500" w:type="dxa"/>
            <w:tcMar/>
            <w:vAlign w:val="center"/>
          </w:tcPr>
          <w:p w:rsidR="00887C6C" w:rsidP="547F915B" w:rsidRDefault="00AE7CDE" w14:paraId="52D0EADC"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CU-79</w:t>
            </w:r>
          </w:p>
        </w:tc>
        <w:tc>
          <w:tcPr>
            <w:tcW w:w="2200" w:type="dxa"/>
            <w:tcMar/>
            <w:vAlign w:val="center"/>
          </w:tcPr>
          <w:p w:rsidR="00887C6C" w:rsidP="547F915B" w:rsidRDefault="00AE7CDE" w14:paraId="4270818E"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Tabla 2.4 y Tabla 2.44</w:t>
            </w:r>
          </w:p>
        </w:tc>
        <w:tc>
          <w:tcPr>
            <w:tcW w:w="4760" w:type="dxa"/>
            <w:tcMar/>
            <w:vAlign w:val="center"/>
          </w:tcPr>
          <w:p w:rsidR="00887C6C" w:rsidP="547F915B" w:rsidRDefault="00AE7CDE" w14:paraId="721D14ED"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Flujo normal de 4 pasos y un flujo alternativo cuando el monto en efectivo es menor al total.</w:t>
            </w:r>
          </w:p>
        </w:tc>
      </w:tr>
      <w:tr w:rsidR="00887C6C" w:rsidTr="547F915B" w14:paraId="14F2FEC0" w14:textId="77777777">
        <w:trPr>
          <w:jc w:val="center"/>
        </w:trPr>
        <w:tc>
          <w:tcPr>
            <w:tcW w:w="900" w:type="dxa"/>
            <w:tcMar/>
            <w:vAlign w:val="center"/>
          </w:tcPr>
          <w:p w:rsidR="00887C6C" w:rsidP="547F915B" w:rsidRDefault="00AE7CDE" w14:paraId="5E956A2B"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04 · Diagrama</w:t>
            </w:r>
          </w:p>
        </w:tc>
        <w:tc>
          <w:tcPr>
            <w:tcW w:w="1500" w:type="dxa"/>
            <w:tcMar/>
            <w:vAlign w:val="center"/>
          </w:tcPr>
          <w:p w:rsidR="00887C6C" w:rsidP="547F915B" w:rsidRDefault="00AE7CDE" w14:paraId="234FABE7"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Fig. 2.40 (+ Fig. 2.18 y Fig. 4.20)</w:t>
            </w:r>
          </w:p>
        </w:tc>
        <w:tc>
          <w:tcPr>
            <w:tcW w:w="2200" w:type="dxa"/>
            <w:tcMar/>
            <w:vAlign w:val="center"/>
          </w:tcPr>
          <w:p w:rsidR="00887C6C" w:rsidP="547F915B" w:rsidRDefault="00AE7CDE" w14:paraId="14ABF5E8"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Fig. 2.18 (caso de uso), Fig. 2.40 (caso de uso extendido) y Figura 4.20 (diagrama de secuencia, sección 4.3)</w:t>
            </w:r>
          </w:p>
        </w:tc>
        <w:tc>
          <w:tcPr>
            <w:tcW w:w="4760" w:type="dxa"/>
            <w:tcMar/>
            <w:vAlign w:val="center"/>
          </w:tcPr>
          <w:p w:rsidR="00887C6C" w:rsidP="547F915B" w:rsidRDefault="00AE7CDE" w14:paraId="34510892"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Cubre las vistas externa, de actividades y de procesos del requerimiento.</w:t>
            </w:r>
          </w:p>
        </w:tc>
      </w:tr>
      <w:tr w:rsidR="00887C6C" w:rsidTr="547F915B" w14:paraId="79DC80D1" w14:textId="77777777">
        <w:trPr>
          <w:jc w:val="center"/>
        </w:trPr>
        <w:tc>
          <w:tcPr>
            <w:tcW w:w="900" w:type="dxa"/>
            <w:tcMar/>
            <w:vAlign w:val="center"/>
          </w:tcPr>
          <w:p w:rsidR="00887C6C" w:rsidP="547F915B" w:rsidRDefault="00AE7CDE" w14:paraId="624576CF"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05 · Prueba</w:t>
            </w:r>
          </w:p>
        </w:tc>
        <w:tc>
          <w:tcPr>
            <w:tcW w:w="1500" w:type="dxa"/>
            <w:tcMar/>
            <w:vAlign w:val="center"/>
          </w:tcPr>
          <w:p w:rsidR="00887C6C" w:rsidP="547F915B" w:rsidRDefault="00AE7CDE" w14:paraId="53AE1349"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Sin CP asociado</w:t>
            </w:r>
          </w:p>
        </w:tc>
        <w:tc>
          <w:tcPr>
            <w:tcW w:w="2200" w:type="dxa"/>
            <w:tcMar/>
            <w:vAlign w:val="center"/>
          </w:tcPr>
          <w:p w:rsidR="00887C6C" w:rsidP="547F915B" w:rsidRDefault="00AE7CDE" w14:paraId="227688B5"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Matriz 2.9: sin tareas ni verificación</w:t>
            </w:r>
          </w:p>
        </w:tc>
        <w:tc>
          <w:tcPr>
            <w:tcW w:w="4760" w:type="dxa"/>
            <w:tcMar/>
            <w:vAlign w:val="center"/>
          </w:tcPr>
          <w:p w:rsidR="00887C6C" w:rsidP="547F915B" w:rsidRDefault="00AE7CDE" w14:paraId="09B620B5"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El módulo de Gestión de venta no registra tareas de Sprint ni de pruebas en la matriz.</w:t>
            </w:r>
          </w:p>
        </w:tc>
      </w:tr>
    </w:tbl>
    <w:p w:rsidR="00887C6C" w:rsidRDefault="00AE7CDE" w14:paraId="7FCE32F4" w14:textId="77777777">
      <w:pPr>
        <w:spacing w:before="60" w:after="240" w:line="240" w:lineRule="auto"/>
        <w:jc w:val="center"/>
      </w:pPr>
      <w:r>
        <w:rPr>
          <w:rFonts w:ascii="Arial" w:hAnsi="Arial" w:eastAsia="Arial" w:cs="Arial"/>
          <w:i/>
          <w:iCs/>
          <w:sz w:val="18"/>
          <w:szCs w:val="18"/>
        </w:rPr>
        <w:t>Fuente: Elaborado por el equipo de proyecto.</w:t>
      </w:r>
    </w:p>
    <w:p w:rsidR="00887C6C" w:rsidRDefault="00AE7CDE" w14:paraId="0B7293C4" w14:textId="77777777">
      <w:pPr>
        <w:spacing w:line="360" w:lineRule="auto"/>
        <w:jc w:val="both"/>
      </w:pPr>
      <w:r>
        <w:rPr>
          <w:rFonts w:ascii="Arial" w:hAnsi="Arial" w:eastAsia="Arial" w:cs="Arial"/>
          <w:b/>
          <w:bCs/>
        </w:rPr>
        <w:t>Flujo del CU-79</w:t>
      </w:r>
    </w:p>
    <w:p w:rsidR="00887C6C" w:rsidRDefault="00AE7CDE" w14:paraId="16000278" w14:textId="77777777">
      <w:pPr>
        <w:spacing w:line="360" w:lineRule="auto"/>
        <w:jc w:val="both"/>
      </w:pPr>
      <w:r>
        <w:rPr>
          <w:rFonts w:ascii="Arial" w:hAnsi="Arial" w:eastAsia="Arial" w:cs="Arial"/>
        </w:rPr>
        <w:t>1. El Cajero selecciona el medio de pago.</w:t>
      </w:r>
    </w:p>
    <w:p w:rsidR="00887C6C" w:rsidRDefault="00AE7CDE" w14:paraId="60E5C440" w14:textId="77777777">
      <w:pPr>
        <w:spacing w:line="360" w:lineRule="auto"/>
        <w:jc w:val="both"/>
      </w:pPr>
      <w:r>
        <w:rPr>
          <w:rFonts w:ascii="Arial" w:hAnsi="Arial" w:eastAsia="Arial" w:cs="Arial"/>
        </w:rPr>
        <w:t>2. El Cajero ingresa el monto recibido.</w:t>
      </w:r>
    </w:p>
    <w:p w:rsidR="00887C6C" w:rsidRDefault="00AE7CDE" w14:paraId="7E8D4163" w14:textId="77777777">
      <w:pPr>
        <w:spacing w:line="360" w:lineRule="auto"/>
        <w:jc w:val="both"/>
      </w:pPr>
      <w:r>
        <w:rPr>
          <w:rFonts w:ascii="Arial" w:hAnsi="Arial" w:eastAsia="Arial" w:cs="Arial"/>
        </w:rPr>
        <w:t>3. Si el pago es en efectivo, el sistema calcula y muestra el vuelto.</w:t>
      </w:r>
    </w:p>
    <w:p w:rsidR="00887C6C" w:rsidRDefault="00AE7CDE" w14:paraId="3CBE22C1" w14:textId="77777777">
      <w:pPr>
        <w:spacing w:line="360" w:lineRule="auto"/>
        <w:jc w:val="both"/>
      </w:pPr>
      <w:r>
        <w:rPr>
          <w:rFonts w:ascii="Arial" w:hAnsi="Arial" w:eastAsia="Arial" w:cs="Arial"/>
        </w:rPr>
        <w:t>4. El sistema asocia el pago a la venta.</w:t>
      </w:r>
    </w:p>
    <w:p w:rsidR="00887C6C" w:rsidRDefault="00AE7CDE" w14:paraId="2A2BB66D" w14:textId="77777777">
      <w:pPr>
        <w:spacing w:line="360" w:lineRule="auto"/>
        <w:jc w:val="both"/>
      </w:pPr>
      <w:r>
        <w:rPr>
          <w:rFonts w:ascii="Arial" w:hAnsi="Arial" w:eastAsia="Arial" w:cs="Arial"/>
        </w:rPr>
        <w:t>Flujo alternativo: si el monto recibido en efectivo es inferior al total, el sistema impide continuar y muestra el mensaje “Monto insuficiente”.</w:t>
      </w:r>
    </w:p>
    <w:p w:rsidR="00887C6C" w:rsidRDefault="00AE7CDE" w14:paraId="6D7651EB" w14:textId="77777777">
      <w:pPr>
        <w:spacing w:line="360" w:lineRule="auto"/>
        <w:jc w:val="both"/>
      </w:pPr>
      <w:r>
        <w:rPr>
          <w:rFonts w:ascii="Arial" w:hAnsi="Arial" w:eastAsia="Arial" w:cs="Arial"/>
          <w:b/>
          <w:bCs/>
        </w:rPr>
        <w:t>Posición en el flujo de venta</w:t>
      </w:r>
    </w:p>
    <w:p w:rsidR="00887C6C" w:rsidRDefault="00AE7CDE" w14:paraId="5670652F" w14:textId="4CF6347A">
      <w:pPr>
        <w:spacing w:line="360" w:lineRule="auto"/>
        <w:jc w:val="both"/>
      </w:pPr>
      <w:r>
        <w:rPr>
          <w:rFonts w:ascii="Arial" w:hAnsi="Arial" w:eastAsia="Arial" w:cs="Arial"/>
        </w:rPr>
        <w:t>El UR-68 depende del UR-67 (total de la venta calculado) y es una de las condiciones que valida el UR-69 (confirmación de la venta): para confirmar, la venta debe tener al menos un producto válido, stock suficiente y un pago válido. El diagrama de secuencia individual de este requerimiento se presenta en la sección 4.3 (Figura 4.20); este anexo lo complementa describiendo su posición dentro del flujo completo de venta.</w:t>
      </w:r>
    </w:p>
    <w:p w:rsidR="00887C6C" w:rsidRDefault="00AE7CDE" w14:paraId="71EA0D0F" w14:textId="77777777">
      <w:pPr>
        <w:keepNext/>
        <w:spacing w:before="240" w:after="200" w:line="276" w:lineRule="auto"/>
        <w:outlineLvl w:val="2"/>
      </w:pPr>
      <w:r>
        <w:rPr>
          <w:rFonts w:ascii="Arial" w:hAnsi="Arial" w:eastAsia="Arial" w:cs="Arial"/>
          <w:b/>
          <w:bCs/>
        </w:rPr>
        <w:t>A.5.4 Traza UR-72 – Emitiendo comprobante de venta</w:t>
      </w:r>
    </w:p>
    <w:p w:rsidR="00887C6C" w:rsidRDefault="00AE7CDE" w14:paraId="395E21F4" w14:textId="77777777">
      <w:pPr>
        <w:spacing w:line="360" w:lineRule="auto"/>
        <w:jc w:val="both"/>
      </w:pPr>
      <w:r>
        <w:rPr>
          <w:rFonts w:ascii="Arial" w:hAnsi="Arial" w:eastAsia="Arial" w:cs="Arial"/>
        </w:rPr>
        <w:t>El UR-72 exige que, al confirmarse una venta, el sistema genere automáticamente un comprobante que sirva de evidencia de la transacción, disponible para impresión o visualización, sin que el Cajero tenga que hacer nada adicional.</w:t>
      </w:r>
    </w:p>
    <w:p w:rsidR="00887C6C" w:rsidRDefault="00AE7CDE" w14:paraId="7826439B" w14:textId="77777777">
      <w:pPr>
        <w:pStyle w:val="LeyendaTabla"/>
        <w:keepNext/>
        <w:spacing w:before="240"/>
      </w:pPr>
      <w:r>
        <w:t>Tabla A.13: “Ficha del UR-72 – Emitiendo comprobante de venta”.</w:t>
      </w:r>
    </w:p>
    <w:tbl>
      <w:tblPr>
        <w:tblW w:w="936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80" w:type="dxa"/>
          <w:right w:w="80" w:type="dxa"/>
        </w:tblCellMar>
        <w:tblLook w:val="04A0" w:firstRow="1" w:lastRow="0" w:firstColumn="1" w:lastColumn="0" w:noHBand="0" w:noVBand="1"/>
      </w:tblPr>
      <w:tblGrid>
        <w:gridCol w:w="1800"/>
        <w:gridCol w:w="7560"/>
      </w:tblGrid>
      <w:tr w:rsidR="00887C6C" w:rsidTr="547F915B" w14:paraId="24BE0DD9" w14:textId="77777777">
        <w:trPr>
          <w:cantSplit/>
          <w:tblHeader/>
          <w:jc w:val="center"/>
        </w:trPr>
        <w:tc>
          <w:tcPr>
            <w:tcW w:w="1800" w:type="dxa"/>
            <w:tcMar/>
            <w:vAlign w:val="center"/>
          </w:tcPr>
          <w:p w:rsidR="00887C6C" w:rsidP="547F915B" w:rsidRDefault="00AE7CDE" w14:paraId="43F1E44F" w14:textId="77777777">
            <w:pPr>
              <w:spacing w:before="20" w:after="20" w:line="240" w:lineRule="auto"/>
              <w:jc w:val="center"/>
              <w:rPr>
                <w:rFonts w:ascii="Arial" w:hAnsi="Arial" w:eastAsia="Arial" w:cs="Arial"/>
                <w:b w:val="1"/>
                <w:bCs w:val="1"/>
                <w:sz w:val="20"/>
                <w:szCs w:val="20"/>
              </w:rPr>
            </w:pPr>
            <w:r w:rsidRPr="547F915B" w:rsidR="61AF1559">
              <w:rPr>
                <w:rFonts w:ascii="Arial" w:hAnsi="Arial" w:eastAsia="Arial" w:cs="Arial"/>
                <w:b w:val="1"/>
                <w:bCs w:val="1"/>
                <w:sz w:val="20"/>
                <w:szCs w:val="20"/>
              </w:rPr>
              <w:t>Campo</w:t>
            </w:r>
          </w:p>
        </w:tc>
        <w:tc>
          <w:tcPr>
            <w:tcW w:w="7560" w:type="dxa"/>
            <w:tcMar/>
            <w:vAlign w:val="center"/>
          </w:tcPr>
          <w:p w:rsidR="00887C6C" w:rsidP="547F915B" w:rsidRDefault="00AE7CDE" w14:paraId="5E2F1D43" w14:textId="77777777">
            <w:pPr>
              <w:spacing w:before="20" w:after="20" w:line="240" w:lineRule="auto"/>
              <w:jc w:val="center"/>
              <w:rPr>
                <w:rFonts w:ascii="Arial" w:hAnsi="Arial" w:eastAsia="Arial" w:cs="Arial"/>
                <w:b w:val="1"/>
                <w:bCs w:val="1"/>
                <w:sz w:val="20"/>
                <w:szCs w:val="20"/>
              </w:rPr>
            </w:pPr>
            <w:r w:rsidRPr="547F915B" w:rsidR="61AF1559">
              <w:rPr>
                <w:rFonts w:ascii="Arial" w:hAnsi="Arial" w:eastAsia="Arial" w:cs="Arial"/>
                <w:b w:val="1"/>
                <w:bCs w:val="1"/>
                <w:sz w:val="20"/>
                <w:szCs w:val="20"/>
              </w:rPr>
              <w:t>Detalle</w:t>
            </w:r>
          </w:p>
        </w:tc>
      </w:tr>
      <w:tr w:rsidR="00887C6C" w:rsidTr="547F915B" w14:paraId="07B87A0A" w14:textId="77777777">
        <w:trPr>
          <w:jc w:val="center"/>
        </w:trPr>
        <w:tc>
          <w:tcPr>
            <w:tcW w:w="1800" w:type="dxa"/>
            <w:tcMar/>
            <w:vAlign w:val="center"/>
          </w:tcPr>
          <w:p w:rsidR="00887C6C" w:rsidP="547F915B" w:rsidRDefault="00AE7CDE" w14:paraId="217B2BF3"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Módulo</w:t>
            </w:r>
          </w:p>
        </w:tc>
        <w:tc>
          <w:tcPr>
            <w:tcW w:w="7560" w:type="dxa"/>
            <w:tcMar/>
            <w:vAlign w:val="center"/>
          </w:tcPr>
          <w:p w:rsidR="00887C6C" w:rsidP="547F915B" w:rsidRDefault="00AE7CDE" w14:paraId="3C9369E6"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Gestión de venta</w:t>
            </w:r>
          </w:p>
        </w:tc>
      </w:tr>
      <w:tr w:rsidR="00887C6C" w:rsidTr="547F915B" w14:paraId="3841769A" w14:textId="77777777">
        <w:trPr>
          <w:jc w:val="center"/>
        </w:trPr>
        <w:tc>
          <w:tcPr>
            <w:tcW w:w="1800" w:type="dxa"/>
            <w:tcMar/>
            <w:vAlign w:val="center"/>
          </w:tcPr>
          <w:p w:rsidR="00887C6C" w:rsidP="547F915B" w:rsidRDefault="00AE7CDE" w14:paraId="6B9F9AF8"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Caso de uso</w:t>
            </w:r>
          </w:p>
        </w:tc>
        <w:tc>
          <w:tcPr>
            <w:tcW w:w="7560" w:type="dxa"/>
            <w:tcMar/>
            <w:vAlign w:val="center"/>
          </w:tcPr>
          <w:p w:rsidR="00887C6C" w:rsidP="547F915B" w:rsidRDefault="00AE7CDE" w14:paraId="18201461"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CU-83 – Emitiendo comprobante de venta (actor: Cajero)</w:t>
            </w:r>
          </w:p>
        </w:tc>
      </w:tr>
      <w:tr w:rsidR="00887C6C" w:rsidTr="547F915B" w14:paraId="1E2341C1" w14:textId="77777777">
        <w:trPr>
          <w:jc w:val="center"/>
        </w:trPr>
        <w:tc>
          <w:tcPr>
            <w:tcW w:w="1800" w:type="dxa"/>
            <w:tcMar/>
            <w:vAlign w:val="center"/>
          </w:tcPr>
          <w:p w:rsidR="00887C6C" w:rsidP="547F915B" w:rsidRDefault="00AE7CDE" w14:paraId="61966DCF"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Descripción</w:t>
            </w:r>
          </w:p>
        </w:tc>
        <w:tc>
          <w:tcPr>
            <w:tcW w:w="7560" w:type="dxa"/>
            <w:tcMar/>
            <w:vAlign w:val="center"/>
          </w:tcPr>
          <w:p w:rsidR="00887C6C" w:rsidP="547F915B" w:rsidRDefault="00AE7CDE" w14:paraId="5DBC10EE"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Generar, al finalizar una venta confirmada, un comprobante con: identificador de la venta, fecha y hora, usuario responsable, detalle de productos, cantidades, precio unitario, subtotal por ítem, total de la venta y medio de pago utilizado.</w:t>
            </w:r>
          </w:p>
        </w:tc>
      </w:tr>
      <w:tr w:rsidR="00887C6C" w:rsidTr="547F915B" w14:paraId="2BCA34DD" w14:textId="77777777">
        <w:trPr>
          <w:jc w:val="center"/>
        </w:trPr>
        <w:tc>
          <w:tcPr>
            <w:tcW w:w="1800" w:type="dxa"/>
            <w:tcMar/>
            <w:vAlign w:val="center"/>
          </w:tcPr>
          <w:p w:rsidR="00887C6C" w:rsidP="547F915B" w:rsidRDefault="00AE7CDE" w14:paraId="1E15642A"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Precondición</w:t>
            </w:r>
          </w:p>
        </w:tc>
        <w:tc>
          <w:tcPr>
            <w:tcW w:w="7560" w:type="dxa"/>
            <w:tcMar/>
            <w:vAlign w:val="center"/>
          </w:tcPr>
          <w:p w:rsidR="00887C6C" w:rsidP="547F915B" w:rsidRDefault="00AE7CDE" w14:paraId="45183F2F"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La venta se encuentra confirmada (UR-69 / CU-80).</w:t>
            </w:r>
          </w:p>
        </w:tc>
      </w:tr>
      <w:tr w:rsidR="00887C6C" w:rsidTr="547F915B" w14:paraId="3672E797" w14:textId="77777777">
        <w:trPr>
          <w:jc w:val="center"/>
        </w:trPr>
        <w:tc>
          <w:tcPr>
            <w:tcW w:w="1800" w:type="dxa"/>
            <w:tcMar/>
            <w:vAlign w:val="center"/>
          </w:tcPr>
          <w:p w:rsidR="00887C6C" w:rsidP="547F915B" w:rsidRDefault="00AE7CDE" w14:paraId="314030A2"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Postcondición</w:t>
            </w:r>
          </w:p>
        </w:tc>
        <w:tc>
          <w:tcPr>
            <w:tcW w:w="7560" w:type="dxa"/>
            <w:tcMar/>
            <w:vAlign w:val="center"/>
          </w:tcPr>
          <w:p w:rsidR="00887C6C" w:rsidP="547F915B" w:rsidRDefault="00AE7CDE" w14:paraId="316B89C4"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Existe evidencia de la transacción, disponible para su impresión o visualización.</w:t>
            </w:r>
          </w:p>
        </w:tc>
      </w:tr>
      <w:tr w:rsidR="00887C6C" w:rsidTr="547F915B" w14:paraId="026208E6" w14:textId="77777777">
        <w:trPr>
          <w:jc w:val="center"/>
        </w:trPr>
        <w:tc>
          <w:tcPr>
            <w:tcW w:w="1800" w:type="dxa"/>
            <w:tcMar/>
            <w:vAlign w:val="center"/>
          </w:tcPr>
          <w:p w:rsidR="00887C6C" w:rsidP="547F915B" w:rsidRDefault="00AE7CDE" w14:paraId="1290B228"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Reglas de negocio</w:t>
            </w:r>
          </w:p>
        </w:tc>
        <w:tc>
          <w:tcPr>
            <w:tcW w:w="7560" w:type="dxa"/>
            <w:tcMar/>
            <w:vAlign w:val="center"/>
          </w:tcPr>
          <w:p w:rsidR="00887C6C" w:rsidP="547F915B" w:rsidRDefault="00AE7CDE" w14:paraId="1D25BE28"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El comprobante se genera automáticamente al confirmar la venta, sin requerir una acción adicional del Cajero.</w:t>
            </w:r>
          </w:p>
        </w:tc>
      </w:tr>
    </w:tbl>
    <w:p w:rsidR="00887C6C" w:rsidRDefault="00AE7CDE" w14:paraId="4D2F8B15" w14:textId="77777777">
      <w:pPr>
        <w:spacing w:before="60" w:after="240" w:line="240" w:lineRule="auto"/>
        <w:jc w:val="center"/>
      </w:pPr>
      <w:r>
        <w:rPr>
          <w:rFonts w:ascii="Arial" w:hAnsi="Arial" w:eastAsia="Arial" w:cs="Arial"/>
          <w:i/>
          <w:iCs/>
          <w:sz w:val="18"/>
          <w:szCs w:val="18"/>
        </w:rPr>
        <w:t>Fuente: Elaborado por el equipo de proyecto.</w:t>
      </w:r>
    </w:p>
    <w:p w:rsidR="00887C6C" w:rsidRDefault="00AE7CDE" w14:paraId="2DE403A5" w14:textId="3F4A7B7F">
      <w:pPr>
        <w:jc w:val="center"/>
      </w:pPr>
    </w:p>
    <w:p w:rsidR="00887C6C" w:rsidRDefault="00AE7CDE" w14:paraId="1D3D4F72" w14:textId="77777777">
      <w:pPr>
        <w:pStyle w:val="LeyendaFigura"/>
        <w:keepNext w:val="1"/>
        <w:spacing w:before="60"/>
      </w:pPr>
      <w:r w:rsidR="61AF1559">
        <w:rPr/>
        <w:t>Figura A.6: “Cadena de trazabilidad del UR-72 (Problema → Requerimiento → Caso de uso → Diagrama → Prueba)”.</w:t>
      </w:r>
    </w:p>
    <w:p w:rsidR="371AAFCF" w:rsidP="547F915B" w:rsidRDefault="371AAFCF" w14:paraId="6CEB2A94" w14:textId="04417BA4">
      <w:pPr>
        <w:pStyle w:val="Normal"/>
        <w:keepNext w:val="1"/>
      </w:pPr>
      <w:r w:rsidR="371AAFCF">
        <w:drawing>
          <wp:inline wp14:editId="181E611B" wp14:anchorId="568E2D6B">
            <wp:extent cx="5943600" cy="1371600"/>
            <wp:effectExtent l="0" t="0" r="0" b="0"/>
            <wp:docPr id="11054675" name="Picture 209804586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image6.png"/>
                    <pic:cNvPicPr/>
                  </pic:nvPicPr>
                  <pic:blipFill>
                    <a:blip xmlns:r="http://schemas.openxmlformats.org/officeDocument/2006/relationships" r:embed="rId119"/>
                    <a:stretch>
                      <a:fillRect/>
                    </a:stretch>
                  </pic:blipFill>
                  <pic:spPr>
                    <a:xfrm>
                      <a:off x="0" y="0"/>
                      <a:ext cx="5943600" cy="1371600"/>
                    </a:xfrm>
                    <a:prstGeom prst="rect">
                      <a:avLst/>
                    </a:prstGeom>
                  </pic:spPr>
                </pic:pic>
              </a:graphicData>
            </a:graphic>
          </wp:inline>
        </w:drawing>
      </w:r>
    </w:p>
    <w:p w:rsidR="00887C6C" w:rsidRDefault="00AE7CDE" w14:paraId="09D0467B" w14:textId="77777777">
      <w:pPr>
        <w:spacing w:before="60" w:after="240" w:line="240" w:lineRule="auto"/>
        <w:jc w:val="center"/>
      </w:pPr>
      <w:r>
        <w:rPr>
          <w:rFonts w:ascii="Arial" w:hAnsi="Arial" w:eastAsia="Arial" w:cs="Arial"/>
          <w:i/>
          <w:iCs/>
          <w:sz w:val="18"/>
          <w:szCs w:val="18"/>
        </w:rPr>
        <w:t>Fuente: Elaborado por el equipo de proyecto.</w:t>
      </w:r>
    </w:p>
    <w:p w:rsidR="00887C6C" w:rsidRDefault="00AE7CDE" w14:paraId="0D68D009" w14:textId="77777777">
      <w:pPr>
        <w:pStyle w:val="LeyendaTabla"/>
        <w:keepNext/>
        <w:spacing w:before="240"/>
      </w:pPr>
      <w:r>
        <w:t>Tabla A.14: “Cadena de trazabilidad del UR-72”.</w:t>
      </w:r>
    </w:p>
    <w:tbl>
      <w:tblPr>
        <w:tblW w:w="936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80" w:type="dxa"/>
          <w:right w:w="80" w:type="dxa"/>
        </w:tblCellMar>
        <w:tblLook w:val="04A0" w:firstRow="1" w:lastRow="0" w:firstColumn="1" w:lastColumn="0" w:noHBand="0" w:noVBand="1"/>
      </w:tblPr>
      <w:tblGrid>
        <w:gridCol w:w="900"/>
        <w:gridCol w:w="1500"/>
        <w:gridCol w:w="2200"/>
        <w:gridCol w:w="4760"/>
      </w:tblGrid>
      <w:tr w:rsidR="00887C6C" w:rsidTr="547F915B" w14:paraId="29B84B2D" w14:textId="77777777">
        <w:trPr>
          <w:cantSplit/>
          <w:tblHeader/>
          <w:jc w:val="center"/>
        </w:trPr>
        <w:tc>
          <w:tcPr>
            <w:tcW w:w="900" w:type="dxa"/>
            <w:tcMar/>
            <w:vAlign w:val="center"/>
          </w:tcPr>
          <w:p w:rsidR="00887C6C" w:rsidP="547F915B" w:rsidRDefault="00AE7CDE" w14:paraId="5D3091AF" w14:textId="77777777">
            <w:pPr>
              <w:spacing w:before="20" w:after="20" w:line="240" w:lineRule="auto"/>
              <w:jc w:val="center"/>
              <w:rPr>
                <w:rFonts w:ascii="Arial" w:hAnsi="Arial" w:eastAsia="Arial" w:cs="Arial"/>
                <w:b w:val="1"/>
                <w:bCs w:val="1"/>
                <w:sz w:val="20"/>
                <w:szCs w:val="20"/>
              </w:rPr>
            </w:pPr>
            <w:r w:rsidRPr="547F915B" w:rsidR="61AF1559">
              <w:rPr>
                <w:rFonts w:ascii="Arial" w:hAnsi="Arial" w:eastAsia="Arial" w:cs="Arial"/>
                <w:b w:val="1"/>
                <w:bCs w:val="1"/>
                <w:sz w:val="20"/>
                <w:szCs w:val="20"/>
              </w:rPr>
              <w:t>Paso</w:t>
            </w:r>
          </w:p>
        </w:tc>
        <w:tc>
          <w:tcPr>
            <w:tcW w:w="1500" w:type="dxa"/>
            <w:tcMar/>
            <w:vAlign w:val="center"/>
          </w:tcPr>
          <w:p w:rsidR="00887C6C" w:rsidP="547F915B" w:rsidRDefault="00AE7CDE" w14:paraId="0166E35A" w14:textId="77777777">
            <w:pPr>
              <w:spacing w:before="20" w:after="20" w:line="240" w:lineRule="auto"/>
              <w:jc w:val="center"/>
              <w:rPr>
                <w:rFonts w:ascii="Arial" w:hAnsi="Arial" w:eastAsia="Arial" w:cs="Arial"/>
                <w:b w:val="1"/>
                <w:bCs w:val="1"/>
                <w:sz w:val="20"/>
                <w:szCs w:val="20"/>
              </w:rPr>
            </w:pPr>
            <w:r w:rsidRPr="547F915B" w:rsidR="61AF1559">
              <w:rPr>
                <w:rFonts w:ascii="Arial" w:hAnsi="Arial" w:eastAsia="Arial" w:cs="Arial"/>
                <w:b w:val="1"/>
                <w:bCs w:val="1"/>
                <w:sz w:val="20"/>
                <w:szCs w:val="20"/>
              </w:rPr>
              <w:t>Elemento</w:t>
            </w:r>
          </w:p>
        </w:tc>
        <w:tc>
          <w:tcPr>
            <w:tcW w:w="2200" w:type="dxa"/>
            <w:tcMar/>
            <w:vAlign w:val="center"/>
          </w:tcPr>
          <w:p w:rsidR="00887C6C" w:rsidP="547F915B" w:rsidRDefault="00AE7CDE" w14:paraId="66D651D0" w14:textId="77777777">
            <w:pPr>
              <w:spacing w:before="20" w:after="20" w:line="240" w:lineRule="auto"/>
              <w:jc w:val="center"/>
              <w:rPr>
                <w:rFonts w:ascii="Arial" w:hAnsi="Arial" w:eastAsia="Arial" w:cs="Arial"/>
                <w:b w:val="1"/>
                <w:bCs w:val="1"/>
                <w:sz w:val="20"/>
                <w:szCs w:val="20"/>
              </w:rPr>
            </w:pPr>
            <w:r w:rsidRPr="547F915B" w:rsidR="61AF1559">
              <w:rPr>
                <w:rFonts w:ascii="Arial" w:hAnsi="Arial" w:eastAsia="Arial" w:cs="Arial"/>
                <w:b w:val="1"/>
                <w:bCs w:val="1"/>
                <w:sz w:val="20"/>
                <w:szCs w:val="20"/>
              </w:rPr>
              <w:t>Referencia en el documento</w:t>
            </w:r>
          </w:p>
        </w:tc>
        <w:tc>
          <w:tcPr>
            <w:tcW w:w="4760" w:type="dxa"/>
            <w:tcMar/>
            <w:vAlign w:val="center"/>
          </w:tcPr>
          <w:p w:rsidR="00887C6C" w:rsidP="547F915B" w:rsidRDefault="00AE7CDE" w14:paraId="6F0C3018" w14:textId="77777777">
            <w:pPr>
              <w:spacing w:before="20" w:after="20" w:line="240" w:lineRule="auto"/>
              <w:jc w:val="center"/>
              <w:rPr>
                <w:rFonts w:ascii="Arial" w:hAnsi="Arial" w:eastAsia="Arial" w:cs="Arial"/>
                <w:b w:val="1"/>
                <w:bCs w:val="1"/>
                <w:sz w:val="20"/>
                <w:szCs w:val="20"/>
              </w:rPr>
            </w:pPr>
            <w:r w:rsidRPr="547F915B" w:rsidR="61AF1559">
              <w:rPr>
                <w:rFonts w:ascii="Arial" w:hAnsi="Arial" w:eastAsia="Arial" w:cs="Arial"/>
                <w:b w:val="1"/>
                <w:bCs w:val="1"/>
                <w:sz w:val="20"/>
                <w:szCs w:val="20"/>
              </w:rPr>
              <w:t>Qué significa en esta traza</w:t>
            </w:r>
          </w:p>
        </w:tc>
      </w:tr>
      <w:tr w:rsidR="00887C6C" w:rsidTr="547F915B" w14:paraId="1C860582" w14:textId="77777777">
        <w:trPr>
          <w:jc w:val="center"/>
        </w:trPr>
        <w:tc>
          <w:tcPr>
            <w:tcW w:w="900" w:type="dxa"/>
            <w:tcMar/>
            <w:vAlign w:val="center"/>
          </w:tcPr>
          <w:p w:rsidR="00887C6C" w:rsidP="547F915B" w:rsidRDefault="00AE7CDE" w14:paraId="101E9068"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01 · Problema</w:t>
            </w:r>
          </w:p>
        </w:tc>
        <w:tc>
          <w:tcPr>
            <w:tcW w:w="1500" w:type="dxa"/>
            <w:tcMar/>
            <w:vAlign w:val="center"/>
          </w:tcPr>
          <w:p w:rsidR="00887C6C" w:rsidP="547F915B" w:rsidRDefault="00AE7CDE" w14:paraId="6A97F5A5"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Falta evidencia de la venta</w:t>
            </w:r>
          </w:p>
        </w:tc>
        <w:tc>
          <w:tcPr>
            <w:tcW w:w="2200" w:type="dxa"/>
            <w:tcMar/>
            <w:vAlign w:val="center"/>
          </w:tcPr>
          <w:p w:rsidR="00887C6C" w:rsidP="547F915B" w:rsidRDefault="00AE7CDE" w14:paraId="617D8730"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Backlog priorizado del Documento 0</w:t>
            </w:r>
          </w:p>
        </w:tc>
        <w:tc>
          <w:tcPr>
            <w:tcW w:w="4760" w:type="dxa"/>
            <w:tcMar/>
            <w:vAlign w:val="center"/>
          </w:tcPr>
          <w:p w:rsidR="00887C6C" w:rsidP="547F915B" w:rsidRDefault="00AE7CDE" w14:paraId="763A1757"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Sin comprobante no queda constancia de la transacción. El texto del problema se dedujo de la postcondición del UR.</w:t>
            </w:r>
          </w:p>
        </w:tc>
      </w:tr>
      <w:tr w:rsidR="00887C6C" w:rsidTr="547F915B" w14:paraId="20D2B2FC" w14:textId="77777777">
        <w:trPr>
          <w:jc w:val="center"/>
        </w:trPr>
        <w:tc>
          <w:tcPr>
            <w:tcW w:w="900" w:type="dxa"/>
            <w:tcMar/>
            <w:vAlign w:val="center"/>
          </w:tcPr>
          <w:p w:rsidR="00887C6C" w:rsidP="547F915B" w:rsidRDefault="00AE7CDE" w14:paraId="5B6570AD"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02 · Requerimiento</w:t>
            </w:r>
          </w:p>
        </w:tc>
        <w:tc>
          <w:tcPr>
            <w:tcW w:w="1500" w:type="dxa"/>
            <w:tcMar/>
            <w:vAlign w:val="center"/>
          </w:tcPr>
          <w:p w:rsidR="00887C6C" w:rsidP="547F915B" w:rsidRDefault="00AE7CDE" w14:paraId="04DA9EA8"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UR-72</w:t>
            </w:r>
          </w:p>
        </w:tc>
        <w:tc>
          <w:tcPr>
            <w:tcW w:w="2200" w:type="dxa"/>
            <w:tcMar/>
            <w:vAlign w:val="center"/>
          </w:tcPr>
          <w:p w:rsidR="00887C6C" w:rsidP="547F915B" w:rsidRDefault="00AE7CDE" w14:paraId="279551F9"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Tabla 2.26 (sección 2.5)</w:t>
            </w:r>
          </w:p>
        </w:tc>
        <w:tc>
          <w:tcPr>
            <w:tcW w:w="4760" w:type="dxa"/>
            <w:tcMar/>
            <w:vAlign w:val="center"/>
          </w:tcPr>
          <w:p w:rsidR="00887C6C" w:rsidP="547F915B" w:rsidRDefault="00AE7CDE" w14:paraId="692D6969"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Fija el contenido mínimo del comprobante y su generación automática.</w:t>
            </w:r>
          </w:p>
        </w:tc>
      </w:tr>
      <w:tr w:rsidR="00887C6C" w:rsidTr="547F915B" w14:paraId="3FA154DC" w14:textId="77777777">
        <w:trPr>
          <w:jc w:val="center"/>
        </w:trPr>
        <w:tc>
          <w:tcPr>
            <w:tcW w:w="900" w:type="dxa"/>
            <w:tcMar/>
            <w:vAlign w:val="center"/>
          </w:tcPr>
          <w:p w:rsidR="00887C6C" w:rsidP="547F915B" w:rsidRDefault="00AE7CDE" w14:paraId="5C224AF9"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03 · Caso de uso</w:t>
            </w:r>
          </w:p>
        </w:tc>
        <w:tc>
          <w:tcPr>
            <w:tcW w:w="1500" w:type="dxa"/>
            <w:tcMar/>
            <w:vAlign w:val="center"/>
          </w:tcPr>
          <w:p w:rsidR="00887C6C" w:rsidP="547F915B" w:rsidRDefault="00AE7CDE" w14:paraId="54C8A48A"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CU-83</w:t>
            </w:r>
          </w:p>
        </w:tc>
        <w:tc>
          <w:tcPr>
            <w:tcW w:w="2200" w:type="dxa"/>
            <w:tcMar/>
            <w:vAlign w:val="center"/>
          </w:tcPr>
          <w:p w:rsidR="00887C6C" w:rsidP="547F915B" w:rsidRDefault="00AE7CDE" w14:paraId="4D01E8DD"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Tabla 2.4 y Tabla 2.48</w:t>
            </w:r>
          </w:p>
        </w:tc>
        <w:tc>
          <w:tcPr>
            <w:tcW w:w="4760" w:type="dxa"/>
            <w:tcMar/>
            <w:vAlign w:val="center"/>
          </w:tcPr>
          <w:p w:rsidR="00887C6C" w:rsidP="547F915B" w:rsidRDefault="00AE7CDE" w14:paraId="2B640613"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Flujo normal de 3 pasos; no define flujos alternativos.</w:t>
            </w:r>
          </w:p>
        </w:tc>
      </w:tr>
      <w:tr w:rsidR="00887C6C" w:rsidTr="547F915B" w14:paraId="630E8997" w14:textId="77777777">
        <w:trPr>
          <w:jc w:val="center"/>
        </w:trPr>
        <w:tc>
          <w:tcPr>
            <w:tcW w:w="900" w:type="dxa"/>
            <w:tcMar/>
            <w:vAlign w:val="center"/>
          </w:tcPr>
          <w:p w:rsidR="00887C6C" w:rsidP="547F915B" w:rsidRDefault="00AE7CDE" w14:paraId="07118AED"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04 · Diagrama</w:t>
            </w:r>
          </w:p>
        </w:tc>
        <w:tc>
          <w:tcPr>
            <w:tcW w:w="1500" w:type="dxa"/>
            <w:tcMar/>
            <w:vAlign w:val="center"/>
          </w:tcPr>
          <w:p w:rsidR="00887C6C" w:rsidP="547F915B" w:rsidRDefault="00AE7CDE" w14:paraId="1672B67B"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Fig. 2.44 (+ Fig. 2.22 y Fig. 4.24)</w:t>
            </w:r>
          </w:p>
        </w:tc>
        <w:tc>
          <w:tcPr>
            <w:tcW w:w="2200" w:type="dxa"/>
            <w:tcMar/>
            <w:vAlign w:val="center"/>
          </w:tcPr>
          <w:p w:rsidR="00887C6C" w:rsidP="547F915B" w:rsidRDefault="00AE7CDE" w14:paraId="1828E6BB"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Fig. 2.22 (caso de uso), Fig. 2.44 (caso de uso extendido) y Figura 4.24 (diagrama de secuencia, sección 4.3)</w:t>
            </w:r>
          </w:p>
        </w:tc>
        <w:tc>
          <w:tcPr>
            <w:tcW w:w="4760" w:type="dxa"/>
            <w:tcMar/>
            <w:vAlign w:val="center"/>
          </w:tcPr>
          <w:p w:rsidR="00887C6C" w:rsidP="547F915B" w:rsidRDefault="00AE7CDE" w14:paraId="48931DF3"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Cubre las vistas externa, de actividades y de procesos del requerimiento.</w:t>
            </w:r>
          </w:p>
        </w:tc>
      </w:tr>
      <w:tr w:rsidR="00887C6C" w:rsidTr="547F915B" w14:paraId="170AB374" w14:textId="77777777">
        <w:trPr>
          <w:jc w:val="center"/>
        </w:trPr>
        <w:tc>
          <w:tcPr>
            <w:tcW w:w="900" w:type="dxa"/>
            <w:tcMar/>
            <w:vAlign w:val="center"/>
          </w:tcPr>
          <w:p w:rsidR="00887C6C" w:rsidP="547F915B" w:rsidRDefault="00AE7CDE" w14:paraId="3F091C4A"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05 · Prueba</w:t>
            </w:r>
          </w:p>
        </w:tc>
        <w:tc>
          <w:tcPr>
            <w:tcW w:w="1500" w:type="dxa"/>
            <w:tcMar/>
            <w:vAlign w:val="center"/>
          </w:tcPr>
          <w:p w:rsidR="00887C6C" w:rsidP="547F915B" w:rsidRDefault="00AE7CDE" w14:paraId="603DB36C"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Sin CP asociado</w:t>
            </w:r>
          </w:p>
        </w:tc>
        <w:tc>
          <w:tcPr>
            <w:tcW w:w="2200" w:type="dxa"/>
            <w:tcMar/>
            <w:vAlign w:val="center"/>
          </w:tcPr>
          <w:p w:rsidR="00887C6C" w:rsidP="547F915B" w:rsidRDefault="00AE7CDE" w14:paraId="0D630FB5"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Matriz 2.9: sin tareas ni verificación</w:t>
            </w:r>
          </w:p>
        </w:tc>
        <w:tc>
          <w:tcPr>
            <w:tcW w:w="4760" w:type="dxa"/>
            <w:tcMar/>
            <w:vAlign w:val="center"/>
          </w:tcPr>
          <w:p w:rsidR="00887C6C" w:rsidP="547F915B" w:rsidRDefault="00AE7CDE" w14:paraId="72C34D2D"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El módulo de Gestión de venta no registra tareas de Sprint ni de pruebas en la matriz.</w:t>
            </w:r>
          </w:p>
        </w:tc>
      </w:tr>
    </w:tbl>
    <w:p w:rsidR="00887C6C" w:rsidRDefault="00AE7CDE" w14:paraId="2BF8CE51" w14:textId="77777777">
      <w:pPr>
        <w:spacing w:before="60" w:after="240" w:line="240" w:lineRule="auto"/>
        <w:jc w:val="center"/>
      </w:pPr>
      <w:r>
        <w:rPr>
          <w:rFonts w:ascii="Arial" w:hAnsi="Arial" w:eastAsia="Arial" w:cs="Arial"/>
          <w:i/>
          <w:iCs/>
          <w:sz w:val="18"/>
          <w:szCs w:val="18"/>
        </w:rPr>
        <w:t>Fuente: Elaborado por el equipo de proyecto.</w:t>
      </w:r>
    </w:p>
    <w:p w:rsidR="00887C6C" w:rsidRDefault="00AE7CDE" w14:paraId="3B0BB01B" w14:textId="77777777">
      <w:pPr>
        <w:spacing w:line="360" w:lineRule="auto"/>
        <w:jc w:val="both"/>
      </w:pPr>
      <w:r>
        <w:rPr>
          <w:rFonts w:ascii="Arial" w:hAnsi="Arial" w:eastAsia="Arial" w:cs="Arial"/>
          <w:b/>
          <w:bCs/>
        </w:rPr>
        <w:t>Flujo del CU-83</w:t>
      </w:r>
    </w:p>
    <w:p w:rsidR="00887C6C" w:rsidRDefault="00AE7CDE" w14:paraId="23EC817F" w14:textId="77777777">
      <w:pPr>
        <w:spacing w:line="360" w:lineRule="auto"/>
        <w:jc w:val="both"/>
      </w:pPr>
      <w:r>
        <w:rPr>
          <w:rFonts w:ascii="Arial" w:hAnsi="Arial" w:eastAsia="Arial" w:cs="Arial"/>
        </w:rPr>
        <w:t>1. Al confirmarse la venta, el sistema genera automáticamente el comprobante, sin acción adicional del Cajero.</w:t>
      </w:r>
    </w:p>
    <w:p w:rsidR="00887C6C" w:rsidRDefault="00AE7CDE" w14:paraId="2741C572" w14:textId="77777777">
      <w:pPr>
        <w:spacing w:line="360" w:lineRule="auto"/>
        <w:jc w:val="both"/>
      </w:pPr>
      <w:r>
        <w:rPr>
          <w:rFonts w:ascii="Arial" w:hAnsi="Arial" w:eastAsia="Arial" w:cs="Arial"/>
        </w:rPr>
        <w:t>2. El comprobante incluye identificador de la venta, fecha y hora, usuario responsable, detalle de productos, cantidades, precio unitario, subtotal por ítem, total y medio de pago.</w:t>
      </w:r>
    </w:p>
    <w:p w:rsidR="00887C6C" w:rsidRDefault="00AE7CDE" w14:paraId="1F6C0ED5" w14:textId="77777777">
      <w:pPr>
        <w:spacing w:line="360" w:lineRule="auto"/>
        <w:jc w:val="both"/>
      </w:pPr>
      <w:r>
        <w:rPr>
          <w:rFonts w:ascii="Arial" w:hAnsi="Arial" w:eastAsia="Arial" w:cs="Arial"/>
        </w:rPr>
        <w:t>3. El sistema deja el comprobante disponible para su impresión o visualización.</w:t>
      </w:r>
    </w:p>
    <w:p w:rsidR="00887C6C" w:rsidRDefault="00AE7CDE" w14:paraId="0A3777A6" w14:textId="77777777">
      <w:pPr>
        <w:spacing w:line="360" w:lineRule="auto"/>
        <w:jc w:val="both"/>
      </w:pPr>
      <w:r>
        <w:rPr>
          <w:rFonts w:ascii="Arial" w:hAnsi="Arial" w:eastAsia="Arial" w:cs="Arial"/>
          <w:b/>
          <w:bCs/>
        </w:rPr>
        <w:t>Posición en el flujo de venta</w:t>
      </w:r>
    </w:p>
    <w:p w:rsidR="00887C6C" w:rsidRDefault="00AE7CDE" w14:paraId="0A65D3ED" w14:textId="77777777">
      <w:pPr>
        <w:spacing w:line="360" w:lineRule="auto"/>
        <w:jc w:val="both"/>
      </w:pPr>
      <w:r>
        <w:rPr>
          <w:rFonts w:ascii="Arial" w:hAnsi="Arial" w:eastAsia="Arial" w:cs="Arial"/>
        </w:rPr>
        <w:t>La confirmación de la venta (CU-80, UR-69) da paso a tres casos de uso que se ejecutan a continuación: actualización de stock (CU-81, UR-70), registro del movimiento (CU-82, UR-71) y emisión del comprobante (CU-83, UR-72). El diagrama de secuencia individual de UR-72 se presenta en la sección 4.3; este anexo lo complementa describiendo su posición dentro del flujo completo de venta.</w:t>
      </w:r>
    </w:p>
    <w:p w:rsidR="00887C6C" w:rsidRDefault="00AE7CDE" w14:paraId="61E0C6BF" w14:textId="77777777">
      <w:pPr>
        <w:keepNext/>
        <w:spacing w:before="240" w:after="200" w:line="276" w:lineRule="auto"/>
        <w:outlineLvl w:val="2"/>
      </w:pPr>
      <w:r>
        <w:rPr>
          <w:rFonts w:ascii="Arial" w:hAnsi="Arial" w:eastAsia="Arial" w:cs="Arial"/>
          <w:b/>
          <w:bCs/>
        </w:rPr>
        <w:t>A.5.5 Resumen comparativo de las cuatro trazas</w:t>
      </w:r>
    </w:p>
    <w:p w:rsidR="00887C6C" w:rsidRDefault="00AE7CDE" w14:paraId="0617BB4C" w14:textId="77777777">
      <w:pPr>
        <w:pStyle w:val="LeyendaTabla"/>
        <w:keepNext/>
        <w:spacing w:before="240"/>
      </w:pPr>
      <w:r>
        <w:t>Tabla A.15: “Resumen comparativo de las cuatro trazas analizadas”.</w:t>
      </w:r>
    </w:p>
    <w:tbl>
      <w:tblPr>
        <w:tblW w:w="836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80" w:type="dxa"/>
          <w:right w:w="80" w:type="dxa"/>
        </w:tblCellMar>
        <w:tblLook w:val="04A0" w:firstRow="1" w:lastRow="0" w:firstColumn="1" w:lastColumn="0" w:noHBand="0" w:noVBand="1"/>
      </w:tblPr>
      <w:tblGrid>
        <w:gridCol w:w="750"/>
        <w:gridCol w:w="650"/>
        <w:gridCol w:w="1450"/>
        <w:gridCol w:w="900"/>
        <w:gridCol w:w="1000"/>
        <w:gridCol w:w="1550"/>
        <w:gridCol w:w="950"/>
        <w:gridCol w:w="1110"/>
      </w:tblGrid>
      <w:tr w:rsidR="00887C6C" w:rsidTr="547F915B" w14:paraId="365AE4A5" w14:textId="77777777">
        <w:trPr>
          <w:cantSplit/>
          <w:tblHeader/>
          <w:jc w:val="center"/>
        </w:trPr>
        <w:tc>
          <w:tcPr>
            <w:tcW w:w="750" w:type="dxa"/>
            <w:tcMar/>
            <w:vAlign w:val="center"/>
          </w:tcPr>
          <w:p w:rsidR="00887C6C" w:rsidP="547F915B" w:rsidRDefault="00AE7CDE" w14:paraId="5E28EF7C" w14:textId="77777777">
            <w:pPr>
              <w:spacing w:before="20" w:after="20" w:line="240" w:lineRule="auto"/>
              <w:jc w:val="center"/>
              <w:rPr>
                <w:rFonts w:ascii="Arial" w:hAnsi="Arial" w:eastAsia="Arial" w:cs="Arial"/>
                <w:b w:val="1"/>
                <w:bCs w:val="1"/>
                <w:sz w:val="20"/>
                <w:szCs w:val="20"/>
              </w:rPr>
            </w:pPr>
            <w:r w:rsidRPr="547F915B" w:rsidR="61AF1559">
              <w:rPr>
                <w:rFonts w:ascii="Arial" w:hAnsi="Arial" w:eastAsia="Arial" w:cs="Arial"/>
                <w:b w:val="1"/>
                <w:bCs w:val="1"/>
                <w:sz w:val="20"/>
                <w:szCs w:val="20"/>
              </w:rPr>
              <w:t>UR</w:t>
            </w:r>
          </w:p>
        </w:tc>
        <w:tc>
          <w:tcPr>
            <w:tcW w:w="650" w:type="dxa"/>
            <w:tcMar/>
            <w:vAlign w:val="center"/>
          </w:tcPr>
          <w:p w:rsidR="00887C6C" w:rsidP="547F915B" w:rsidRDefault="00AE7CDE" w14:paraId="211780A3" w14:textId="77777777">
            <w:pPr>
              <w:spacing w:before="20" w:after="20" w:line="240" w:lineRule="auto"/>
              <w:jc w:val="center"/>
              <w:rPr>
                <w:rFonts w:ascii="Arial" w:hAnsi="Arial" w:eastAsia="Arial" w:cs="Arial"/>
                <w:b w:val="1"/>
                <w:bCs w:val="1"/>
                <w:sz w:val="20"/>
                <w:szCs w:val="20"/>
              </w:rPr>
            </w:pPr>
            <w:r w:rsidRPr="547F915B" w:rsidR="61AF1559">
              <w:rPr>
                <w:rFonts w:ascii="Arial" w:hAnsi="Arial" w:eastAsia="Arial" w:cs="Arial"/>
                <w:b w:val="1"/>
                <w:bCs w:val="1"/>
                <w:sz w:val="20"/>
                <w:szCs w:val="20"/>
              </w:rPr>
              <w:t>CU</w:t>
            </w:r>
          </w:p>
        </w:tc>
        <w:tc>
          <w:tcPr>
            <w:tcW w:w="1450" w:type="dxa"/>
            <w:tcMar/>
            <w:vAlign w:val="center"/>
          </w:tcPr>
          <w:p w:rsidR="00887C6C" w:rsidP="547F915B" w:rsidRDefault="00AE7CDE" w14:paraId="1EA989C3" w14:textId="77777777">
            <w:pPr>
              <w:spacing w:before="20" w:after="20" w:line="240" w:lineRule="auto"/>
              <w:jc w:val="center"/>
              <w:rPr>
                <w:rFonts w:ascii="Arial" w:hAnsi="Arial" w:eastAsia="Arial" w:cs="Arial"/>
                <w:b w:val="1"/>
                <w:bCs w:val="1"/>
                <w:sz w:val="20"/>
                <w:szCs w:val="20"/>
              </w:rPr>
            </w:pPr>
            <w:r w:rsidRPr="547F915B" w:rsidR="61AF1559">
              <w:rPr>
                <w:rFonts w:ascii="Arial" w:hAnsi="Arial" w:eastAsia="Arial" w:cs="Arial"/>
                <w:b w:val="1"/>
                <w:bCs w:val="1"/>
                <w:sz w:val="20"/>
                <w:szCs w:val="20"/>
              </w:rPr>
              <w:t>Módulo</w:t>
            </w:r>
          </w:p>
        </w:tc>
        <w:tc>
          <w:tcPr>
            <w:tcW w:w="900" w:type="dxa"/>
            <w:tcMar/>
            <w:vAlign w:val="center"/>
          </w:tcPr>
          <w:p w:rsidR="00887C6C" w:rsidP="547F915B" w:rsidRDefault="00AE7CDE" w14:paraId="3EC6C6FB" w14:textId="77777777">
            <w:pPr>
              <w:spacing w:before="20" w:after="20" w:line="240" w:lineRule="auto"/>
              <w:jc w:val="center"/>
              <w:rPr>
                <w:rFonts w:ascii="Arial" w:hAnsi="Arial" w:eastAsia="Arial" w:cs="Arial"/>
                <w:b w:val="1"/>
                <w:bCs w:val="1"/>
                <w:sz w:val="20"/>
                <w:szCs w:val="20"/>
              </w:rPr>
            </w:pPr>
            <w:r w:rsidRPr="547F915B" w:rsidR="61AF1559">
              <w:rPr>
                <w:rFonts w:ascii="Arial" w:hAnsi="Arial" w:eastAsia="Arial" w:cs="Arial"/>
                <w:b w:val="1"/>
                <w:bCs w:val="1"/>
                <w:sz w:val="20"/>
                <w:szCs w:val="20"/>
              </w:rPr>
              <w:t>Espec. UR</w:t>
            </w:r>
          </w:p>
        </w:tc>
        <w:tc>
          <w:tcPr>
            <w:tcW w:w="1000" w:type="dxa"/>
            <w:tcMar/>
            <w:vAlign w:val="center"/>
          </w:tcPr>
          <w:p w:rsidR="00887C6C" w:rsidP="547F915B" w:rsidRDefault="00AE7CDE" w14:paraId="16D9C621" w14:textId="77777777">
            <w:pPr>
              <w:spacing w:before="20" w:after="20" w:line="240" w:lineRule="auto"/>
              <w:jc w:val="center"/>
              <w:rPr>
                <w:rFonts w:ascii="Arial" w:hAnsi="Arial" w:eastAsia="Arial" w:cs="Arial"/>
                <w:b w:val="1"/>
                <w:bCs w:val="1"/>
                <w:sz w:val="20"/>
                <w:szCs w:val="20"/>
              </w:rPr>
            </w:pPr>
            <w:r w:rsidRPr="547F915B" w:rsidR="61AF1559">
              <w:rPr>
                <w:rFonts w:ascii="Arial" w:hAnsi="Arial" w:eastAsia="Arial" w:cs="Arial"/>
                <w:b w:val="1"/>
                <w:bCs w:val="1"/>
                <w:sz w:val="20"/>
                <w:szCs w:val="20"/>
              </w:rPr>
              <w:t>CU extendido</w:t>
            </w:r>
          </w:p>
        </w:tc>
        <w:tc>
          <w:tcPr>
            <w:tcW w:w="1550" w:type="dxa"/>
            <w:tcMar/>
            <w:vAlign w:val="center"/>
          </w:tcPr>
          <w:p w:rsidR="00887C6C" w:rsidP="547F915B" w:rsidRDefault="00AE7CDE" w14:paraId="0D524745" w14:textId="77777777">
            <w:pPr>
              <w:spacing w:before="20" w:after="20" w:line="240" w:lineRule="auto"/>
              <w:jc w:val="center"/>
              <w:rPr>
                <w:rFonts w:ascii="Arial" w:hAnsi="Arial" w:eastAsia="Arial" w:cs="Arial"/>
                <w:b w:val="1"/>
                <w:bCs w:val="1"/>
                <w:sz w:val="20"/>
                <w:szCs w:val="20"/>
              </w:rPr>
            </w:pPr>
            <w:r w:rsidRPr="547F915B" w:rsidR="61AF1559">
              <w:rPr>
                <w:rFonts w:ascii="Arial" w:hAnsi="Arial" w:eastAsia="Arial" w:cs="Arial"/>
                <w:b w:val="1"/>
                <w:bCs w:val="1"/>
                <w:sz w:val="20"/>
                <w:szCs w:val="20"/>
              </w:rPr>
              <w:t>Diagramas</w:t>
            </w:r>
          </w:p>
        </w:tc>
        <w:tc>
          <w:tcPr>
            <w:tcW w:w="950" w:type="dxa"/>
            <w:tcMar/>
            <w:vAlign w:val="center"/>
          </w:tcPr>
          <w:p w:rsidR="00887C6C" w:rsidP="547F915B" w:rsidRDefault="00AE7CDE" w14:paraId="7394F806" w14:textId="77777777">
            <w:pPr>
              <w:spacing w:before="20" w:after="20" w:line="240" w:lineRule="auto"/>
              <w:jc w:val="center"/>
              <w:rPr>
                <w:rFonts w:ascii="Arial" w:hAnsi="Arial" w:eastAsia="Arial" w:cs="Arial"/>
                <w:b w:val="1"/>
                <w:bCs w:val="1"/>
                <w:sz w:val="20"/>
                <w:szCs w:val="20"/>
              </w:rPr>
            </w:pPr>
            <w:r w:rsidRPr="547F915B" w:rsidR="61AF1559">
              <w:rPr>
                <w:rFonts w:ascii="Arial" w:hAnsi="Arial" w:eastAsia="Arial" w:cs="Arial"/>
                <w:b w:val="1"/>
                <w:bCs w:val="1"/>
                <w:sz w:val="20"/>
                <w:szCs w:val="20"/>
              </w:rPr>
              <w:t>Tareas Sprint</w:t>
            </w:r>
          </w:p>
        </w:tc>
        <w:tc>
          <w:tcPr>
            <w:tcW w:w="1110" w:type="dxa"/>
            <w:tcMar/>
            <w:vAlign w:val="center"/>
          </w:tcPr>
          <w:p w:rsidR="00887C6C" w:rsidP="547F915B" w:rsidRDefault="00AE7CDE" w14:paraId="61B24B8F" w14:textId="77777777">
            <w:pPr>
              <w:spacing w:before="20" w:after="20" w:line="240" w:lineRule="auto"/>
              <w:jc w:val="center"/>
              <w:rPr>
                <w:rFonts w:ascii="Arial" w:hAnsi="Arial" w:eastAsia="Arial" w:cs="Arial"/>
                <w:b w:val="1"/>
                <w:bCs w:val="1"/>
                <w:sz w:val="20"/>
                <w:szCs w:val="20"/>
              </w:rPr>
            </w:pPr>
            <w:r w:rsidRPr="547F915B" w:rsidR="61AF1559">
              <w:rPr>
                <w:rFonts w:ascii="Arial" w:hAnsi="Arial" w:eastAsia="Arial" w:cs="Arial"/>
                <w:b w:val="1"/>
                <w:bCs w:val="1"/>
                <w:sz w:val="20"/>
                <w:szCs w:val="20"/>
              </w:rPr>
              <w:t>Verificación</w:t>
            </w:r>
          </w:p>
        </w:tc>
      </w:tr>
      <w:tr w:rsidR="00887C6C" w:rsidTr="547F915B" w14:paraId="56E13455" w14:textId="77777777">
        <w:trPr>
          <w:jc w:val="center"/>
        </w:trPr>
        <w:tc>
          <w:tcPr>
            <w:tcW w:w="750" w:type="dxa"/>
            <w:tcMar/>
            <w:vAlign w:val="center"/>
          </w:tcPr>
          <w:p w:rsidR="00887C6C" w:rsidP="547F915B" w:rsidRDefault="00AE7CDE" w14:paraId="6B8D66C4"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UR-36</w:t>
            </w:r>
          </w:p>
        </w:tc>
        <w:tc>
          <w:tcPr>
            <w:tcW w:w="650" w:type="dxa"/>
            <w:tcMar/>
            <w:vAlign w:val="center"/>
          </w:tcPr>
          <w:p w:rsidR="00887C6C" w:rsidP="547F915B" w:rsidRDefault="00AE7CDE" w14:paraId="644CAEEA"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CU-65</w:t>
            </w:r>
          </w:p>
        </w:tc>
        <w:tc>
          <w:tcPr>
            <w:tcW w:w="1450" w:type="dxa"/>
            <w:tcMar/>
            <w:vAlign w:val="center"/>
          </w:tcPr>
          <w:p w:rsidR="00887C6C" w:rsidP="547F915B" w:rsidRDefault="00AE7CDE" w14:paraId="448425F8"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Importación y exportación de archivos</w:t>
            </w:r>
          </w:p>
        </w:tc>
        <w:tc>
          <w:tcPr>
            <w:tcW w:w="900" w:type="dxa"/>
            <w:tcMar/>
            <w:vAlign w:val="center"/>
          </w:tcPr>
          <w:p w:rsidR="00887C6C" w:rsidP="547F915B" w:rsidRDefault="00AE7CDE" w14:paraId="582A8602"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Tabla 2.8</w:t>
            </w:r>
          </w:p>
        </w:tc>
        <w:tc>
          <w:tcPr>
            <w:tcW w:w="1000" w:type="dxa"/>
            <w:tcMar/>
            <w:vAlign w:val="center"/>
          </w:tcPr>
          <w:p w:rsidR="00887C6C" w:rsidP="547F915B" w:rsidRDefault="00AE7CDE" w14:paraId="13C13656"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Tabla 2.30</w:t>
            </w:r>
          </w:p>
        </w:tc>
        <w:tc>
          <w:tcPr>
            <w:tcW w:w="1550" w:type="dxa"/>
            <w:tcMar/>
            <w:vAlign w:val="center"/>
          </w:tcPr>
          <w:p w:rsidR="00887C6C" w:rsidP="436022DB" w:rsidRDefault="00AE7CDE" w14:paraId="3D4B8057" w14:textId="72270FE5">
            <w:pPr>
              <w:spacing w:before="20" w:after="20" w:line="240" w:lineRule="auto"/>
              <w:jc w:val="center"/>
            </w:pPr>
            <w:r w:rsidRPr="547F915B" w:rsidR="45311463">
              <w:rPr>
                <w:rFonts w:ascii="Arial" w:hAnsi="Arial" w:eastAsia="Arial" w:cs="Arial"/>
                <w:sz w:val="20"/>
                <w:szCs w:val="20"/>
              </w:rPr>
              <w:t>Fig. 2.4, 2.26 y A.2</w:t>
            </w:r>
          </w:p>
        </w:tc>
        <w:tc>
          <w:tcPr>
            <w:tcW w:w="950" w:type="dxa"/>
            <w:tcMar/>
            <w:vAlign w:val="center"/>
          </w:tcPr>
          <w:p w:rsidR="00887C6C" w:rsidP="547F915B" w:rsidRDefault="00AE7CDE" w14:paraId="3D460186"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w:t>
            </w:r>
          </w:p>
        </w:tc>
        <w:tc>
          <w:tcPr>
            <w:tcW w:w="1110" w:type="dxa"/>
            <w:tcMar/>
            <w:vAlign w:val="center"/>
          </w:tcPr>
          <w:p w:rsidR="00887C6C" w:rsidP="547F915B" w:rsidRDefault="00AE7CDE" w14:paraId="3AEC697F"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w:t>
            </w:r>
          </w:p>
        </w:tc>
      </w:tr>
      <w:tr w:rsidR="00887C6C" w:rsidTr="547F915B" w14:paraId="3E49E1DB" w14:textId="77777777">
        <w:trPr>
          <w:jc w:val="center"/>
        </w:trPr>
        <w:tc>
          <w:tcPr>
            <w:tcW w:w="750" w:type="dxa"/>
            <w:tcMar/>
            <w:vAlign w:val="center"/>
          </w:tcPr>
          <w:p w:rsidR="00887C6C" w:rsidP="547F915B" w:rsidRDefault="00AE7CDE" w14:paraId="3A5A66AF"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UR-60</w:t>
            </w:r>
          </w:p>
        </w:tc>
        <w:tc>
          <w:tcPr>
            <w:tcW w:w="650" w:type="dxa"/>
            <w:tcMar/>
            <w:vAlign w:val="center"/>
          </w:tcPr>
          <w:p w:rsidR="00887C6C" w:rsidP="547F915B" w:rsidRDefault="00AE7CDE" w14:paraId="0BE4304A"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CU-73</w:t>
            </w:r>
          </w:p>
        </w:tc>
        <w:tc>
          <w:tcPr>
            <w:tcW w:w="1450" w:type="dxa"/>
            <w:tcMar/>
            <w:vAlign w:val="center"/>
          </w:tcPr>
          <w:p w:rsidR="00887C6C" w:rsidP="547F915B" w:rsidRDefault="00AE7CDE" w14:paraId="508ADBA7"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Consultas, Reportes, Usuarios y Permisos</w:t>
            </w:r>
          </w:p>
        </w:tc>
        <w:tc>
          <w:tcPr>
            <w:tcW w:w="900" w:type="dxa"/>
            <w:tcMar/>
            <w:vAlign w:val="center"/>
          </w:tcPr>
          <w:p w:rsidR="00887C6C" w:rsidP="547F915B" w:rsidRDefault="00AE7CDE" w14:paraId="3D52D0C0"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Tabla 2.16</w:t>
            </w:r>
          </w:p>
        </w:tc>
        <w:tc>
          <w:tcPr>
            <w:tcW w:w="1000" w:type="dxa"/>
            <w:tcMar/>
            <w:vAlign w:val="center"/>
          </w:tcPr>
          <w:p w:rsidR="00887C6C" w:rsidP="547F915B" w:rsidRDefault="00AE7CDE" w14:paraId="6448C3EA"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Tabla 2.38</w:t>
            </w:r>
          </w:p>
        </w:tc>
        <w:tc>
          <w:tcPr>
            <w:tcW w:w="1550" w:type="dxa"/>
            <w:tcMar/>
            <w:vAlign w:val="center"/>
          </w:tcPr>
          <w:p w:rsidR="00887C6C" w:rsidP="547F915B" w:rsidRDefault="00AE7CDE" w14:paraId="797AD899" w14:textId="46CAA4A8">
            <w:pPr>
              <w:pStyle w:val="Normal"/>
              <w:spacing w:before="20" w:after="20" w:line="240" w:lineRule="auto"/>
              <w:jc w:val="center"/>
            </w:pPr>
            <w:r w:rsidRPr="547F915B" w:rsidR="61ABCD83">
              <w:rPr>
                <w:rFonts w:ascii="Arial" w:hAnsi="Arial" w:eastAsia="Arial" w:cs="Arial"/>
                <w:noProof w:val="0"/>
                <w:sz w:val="20"/>
                <w:szCs w:val="20"/>
                <w:lang w:val="es-CL"/>
              </w:rPr>
              <w:t>Fig. 2.12, 2.34 y A.4</w:t>
            </w:r>
          </w:p>
        </w:tc>
        <w:tc>
          <w:tcPr>
            <w:tcW w:w="950" w:type="dxa"/>
            <w:tcMar/>
            <w:vAlign w:val="center"/>
          </w:tcPr>
          <w:p w:rsidR="00887C6C" w:rsidP="547F915B" w:rsidRDefault="00AE7CDE" w14:paraId="29C1E618"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2.5, 3.4, 4.4</w:t>
            </w:r>
          </w:p>
        </w:tc>
        <w:tc>
          <w:tcPr>
            <w:tcW w:w="1110" w:type="dxa"/>
            <w:tcMar/>
            <w:vAlign w:val="center"/>
          </w:tcPr>
          <w:p w:rsidR="00887C6C" w:rsidP="547F915B" w:rsidRDefault="00AE7CDE" w14:paraId="504EF378"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7.4 (Módulo D)</w:t>
            </w:r>
          </w:p>
        </w:tc>
      </w:tr>
      <w:tr w:rsidR="00887C6C" w:rsidTr="547F915B" w14:paraId="4D834FF5" w14:textId="77777777">
        <w:trPr>
          <w:jc w:val="center"/>
        </w:trPr>
        <w:tc>
          <w:tcPr>
            <w:tcW w:w="750" w:type="dxa"/>
            <w:tcMar/>
            <w:vAlign w:val="center"/>
          </w:tcPr>
          <w:p w:rsidR="00887C6C" w:rsidP="547F915B" w:rsidRDefault="00AE7CDE" w14:paraId="53331C1F"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UR-68</w:t>
            </w:r>
          </w:p>
        </w:tc>
        <w:tc>
          <w:tcPr>
            <w:tcW w:w="650" w:type="dxa"/>
            <w:tcMar/>
            <w:vAlign w:val="center"/>
          </w:tcPr>
          <w:p w:rsidR="00887C6C" w:rsidP="547F915B" w:rsidRDefault="00AE7CDE" w14:paraId="0EEBF4C9"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CU-79</w:t>
            </w:r>
          </w:p>
        </w:tc>
        <w:tc>
          <w:tcPr>
            <w:tcW w:w="1450" w:type="dxa"/>
            <w:tcMar/>
            <w:vAlign w:val="center"/>
          </w:tcPr>
          <w:p w:rsidR="00887C6C" w:rsidP="547F915B" w:rsidRDefault="00AE7CDE" w14:paraId="23F1B5E8"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Gestión de venta</w:t>
            </w:r>
          </w:p>
        </w:tc>
        <w:tc>
          <w:tcPr>
            <w:tcW w:w="900" w:type="dxa"/>
            <w:tcMar/>
            <w:vAlign w:val="center"/>
          </w:tcPr>
          <w:p w:rsidR="00887C6C" w:rsidP="547F915B" w:rsidRDefault="00AE7CDE" w14:paraId="72E0D9EA"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Tabla 2.22</w:t>
            </w:r>
          </w:p>
        </w:tc>
        <w:tc>
          <w:tcPr>
            <w:tcW w:w="1000" w:type="dxa"/>
            <w:tcMar/>
            <w:vAlign w:val="center"/>
          </w:tcPr>
          <w:p w:rsidR="00887C6C" w:rsidP="547F915B" w:rsidRDefault="00AE7CDE" w14:paraId="055B9B33"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Tabla 2.44</w:t>
            </w:r>
          </w:p>
        </w:tc>
        <w:tc>
          <w:tcPr>
            <w:tcW w:w="1550" w:type="dxa"/>
            <w:tcMar/>
            <w:vAlign w:val="center"/>
          </w:tcPr>
          <w:p w:rsidR="00887C6C" w:rsidP="547F915B" w:rsidRDefault="00AE7CDE" w14:paraId="1CA1760E"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Fig. 2.18, 2.40 y 4.20</w:t>
            </w:r>
          </w:p>
        </w:tc>
        <w:tc>
          <w:tcPr>
            <w:tcW w:w="950" w:type="dxa"/>
            <w:tcMar/>
            <w:vAlign w:val="center"/>
          </w:tcPr>
          <w:p w:rsidR="00887C6C" w:rsidP="547F915B" w:rsidRDefault="00AE7CDE" w14:paraId="6ACFE15E"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w:t>
            </w:r>
          </w:p>
        </w:tc>
        <w:tc>
          <w:tcPr>
            <w:tcW w:w="1110" w:type="dxa"/>
            <w:tcMar/>
            <w:vAlign w:val="center"/>
          </w:tcPr>
          <w:p w:rsidR="00887C6C" w:rsidP="547F915B" w:rsidRDefault="00AE7CDE" w14:paraId="7D8737BD"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w:t>
            </w:r>
          </w:p>
        </w:tc>
      </w:tr>
      <w:tr w:rsidR="00887C6C" w:rsidTr="547F915B" w14:paraId="36AF8AA8" w14:textId="77777777">
        <w:trPr>
          <w:jc w:val="center"/>
        </w:trPr>
        <w:tc>
          <w:tcPr>
            <w:tcW w:w="750" w:type="dxa"/>
            <w:tcMar/>
            <w:vAlign w:val="center"/>
          </w:tcPr>
          <w:p w:rsidR="00887C6C" w:rsidP="547F915B" w:rsidRDefault="00AE7CDE" w14:paraId="4704E551"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UR-72</w:t>
            </w:r>
          </w:p>
        </w:tc>
        <w:tc>
          <w:tcPr>
            <w:tcW w:w="650" w:type="dxa"/>
            <w:tcMar/>
            <w:vAlign w:val="center"/>
          </w:tcPr>
          <w:p w:rsidR="00887C6C" w:rsidP="547F915B" w:rsidRDefault="00AE7CDE" w14:paraId="67FBF37D"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CU-83</w:t>
            </w:r>
          </w:p>
        </w:tc>
        <w:tc>
          <w:tcPr>
            <w:tcW w:w="1450" w:type="dxa"/>
            <w:tcMar/>
            <w:vAlign w:val="center"/>
          </w:tcPr>
          <w:p w:rsidR="00887C6C" w:rsidP="547F915B" w:rsidRDefault="00AE7CDE" w14:paraId="61397305"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Gestión de venta</w:t>
            </w:r>
          </w:p>
        </w:tc>
        <w:tc>
          <w:tcPr>
            <w:tcW w:w="900" w:type="dxa"/>
            <w:tcMar/>
            <w:vAlign w:val="center"/>
          </w:tcPr>
          <w:p w:rsidR="00887C6C" w:rsidP="547F915B" w:rsidRDefault="00AE7CDE" w14:paraId="49BE46B5"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Tabla 2.26</w:t>
            </w:r>
          </w:p>
        </w:tc>
        <w:tc>
          <w:tcPr>
            <w:tcW w:w="1000" w:type="dxa"/>
            <w:tcMar/>
            <w:vAlign w:val="center"/>
          </w:tcPr>
          <w:p w:rsidR="00887C6C" w:rsidP="547F915B" w:rsidRDefault="00AE7CDE" w14:paraId="1C247307"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Tabla 2.48</w:t>
            </w:r>
          </w:p>
        </w:tc>
        <w:tc>
          <w:tcPr>
            <w:tcW w:w="1550" w:type="dxa"/>
            <w:tcMar/>
            <w:vAlign w:val="center"/>
          </w:tcPr>
          <w:p w:rsidR="00887C6C" w:rsidP="547F915B" w:rsidRDefault="00AE7CDE" w14:paraId="4B66B94B"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Fig. 2.22, 2.44 y 4.24</w:t>
            </w:r>
          </w:p>
        </w:tc>
        <w:tc>
          <w:tcPr>
            <w:tcW w:w="950" w:type="dxa"/>
            <w:tcMar/>
            <w:vAlign w:val="center"/>
          </w:tcPr>
          <w:p w:rsidR="00887C6C" w:rsidP="547F915B" w:rsidRDefault="00AE7CDE" w14:paraId="457A405E"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w:t>
            </w:r>
          </w:p>
        </w:tc>
        <w:tc>
          <w:tcPr>
            <w:tcW w:w="1110" w:type="dxa"/>
            <w:tcMar/>
            <w:vAlign w:val="center"/>
          </w:tcPr>
          <w:p w:rsidR="00887C6C" w:rsidP="547F915B" w:rsidRDefault="00AE7CDE" w14:paraId="36B40968" w14:textId="77777777">
            <w:pPr>
              <w:spacing w:before="20" w:after="20" w:line="240" w:lineRule="auto"/>
              <w:jc w:val="center"/>
              <w:rPr>
                <w:rFonts w:ascii="Arial" w:hAnsi="Arial" w:eastAsia="Arial" w:cs="Arial"/>
                <w:sz w:val="20"/>
                <w:szCs w:val="20"/>
              </w:rPr>
            </w:pPr>
            <w:r w:rsidRPr="547F915B" w:rsidR="61AF1559">
              <w:rPr>
                <w:rFonts w:ascii="Arial" w:hAnsi="Arial" w:eastAsia="Arial" w:cs="Arial"/>
                <w:sz w:val="20"/>
                <w:szCs w:val="20"/>
              </w:rPr>
              <w:t>---</w:t>
            </w:r>
          </w:p>
        </w:tc>
      </w:tr>
    </w:tbl>
    <w:p w:rsidR="00887C6C" w:rsidRDefault="00AE7CDE" w14:paraId="74EBC2CD" w14:textId="77777777">
      <w:pPr>
        <w:spacing w:before="60" w:after="240" w:line="240" w:lineRule="auto"/>
        <w:jc w:val="center"/>
      </w:pPr>
      <w:r>
        <w:rPr>
          <w:rFonts w:ascii="Arial" w:hAnsi="Arial" w:eastAsia="Arial" w:cs="Arial"/>
          <w:i/>
          <w:iCs/>
          <w:sz w:val="18"/>
          <w:szCs w:val="18"/>
        </w:rPr>
        <w:t>Fuente: Matriz de trazabilidad del Incremento 3 (sección 2.9) y secciones 2.4, 2.5, 2.7, 3.1 y 4.3 de este documento. El guion indica que la planificación del incremento no registra un elemento asociado.</w:t>
      </w:r>
    </w:p>
    <w:p w:rsidR="00887C6C" w:rsidRDefault="00AE7CDE" w14:paraId="3477B814" w14:textId="77777777">
      <w:pPr>
        <w:spacing w:line="360" w:lineRule="auto"/>
        <w:jc w:val="both"/>
      </w:pPr>
      <w:r>
        <w:rPr>
          <w:rFonts w:ascii="Arial" w:hAnsi="Arial" w:eastAsia="Arial" w:cs="Arial"/>
        </w:rPr>
        <w:t>Pendientes para completar las cadenas: definir los casos de prueba de UR-36, UR-68 y UR-72. Los textos del paso “Problema” son síntesis propias a partir de la descripción de cada UR y deben contrastarse con el Documento 0.</w:t>
      </w:r>
    </w:p>
    <w:p w:rsidR="00887C6C" w:rsidRDefault="00AE7CDE" w14:paraId="7ADD47DE" w14:textId="77777777">
      <w:pPr>
        <w:keepNext/>
        <w:spacing w:before="240" w:after="200" w:line="276" w:lineRule="auto"/>
        <w:outlineLvl w:val="1"/>
      </w:pPr>
      <w:r>
        <w:rPr>
          <w:rFonts w:ascii="Arial" w:hAnsi="Arial" w:eastAsia="Arial" w:cs="Arial"/>
          <w:b/>
          <w:bCs/>
          <w:sz w:val="28"/>
          <w:szCs w:val="28"/>
        </w:rPr>
        <w:t>A.6 Información técnica del proyecto (README del repositorio)</w:t>
      </w:r>
    </w:p>
    <w:p w:rsidR="00887C6C" w:rsidRDefault="00AE7CDE" w14:paraId="1A17563A" w14:textId="77777777">
      <w:pPr>
        <w:spacing w:line="360" w:lineRule="auto"/>
        <w:jc w:val="both"/>
      </w:pPr>
      <w:r>
        <w:rPr>
          <w:rFonts w:ascii="Arial" w:hAnsi="Arial" w:eastAsia="Arial" w:cs="Arial"/>
        </w:rPr>
        <w:t>Este anexo resume la información técnica documentada en el archivo README.md del repositorio del proyecto, contrastada con la implementación entregada en este incremento. Complementa las vistas arquitectónicas del capítulo 4 con los datos necesarios para instalar, configurar, ejecutar y probar el sistema.</w:t>
      </w:r>
    </w:p>
    <w:p w:rsidR="00887C6C" w:rsidRDefault="00AE7CDE" w14:paraId="18C3470F" w14:textId="77777777">
      <w:pPr>
        <w:keepNext/>
        <w:spacing w:before="240" w:after="200" w:line="276" w:lineRule="auto"/>
        <w:outlineLvl w:val="2"/>
      </w:pPr>
      <w:r>
        <w:rPr>
          <w:rFonts w:ascii="Arial" w:hAnsi="Arial" w:eastAsia="Arial" w:cs="Arial"/>
          <w:b/>
          <w:bCs/>
        </w:rPr>
        <w:t>A.6.1 Tecnologías y versiones</w:t>
      </w:r>
    </w:p>
    <w:p w:rsidR="00887C6C" w:rsidRDefault="00AE7CDE" w14:paraId="01B271E3" w14:textId="77777777">
      <w:pPr>
        <w:spacing w:line="360" w:lineRule="auto"/>
        <w:jc w:val="both"/>
      </w:pPr>
      <w:r>
        <w:rPr>
          <w:rFonts w:ascii="Arial" w:hAnsi="Arial" w:eastAsia="Arial" w:cs="Arial"/>
        </w:rPr>
        <w:t>La Tabla A.16 detalla las tecnologías declaradas en el archivo pom.xml del proyecto y el uso que se les da en el sistema.</w:t>
      </w:r>
    </w:p>
    <w:p w:rsidR="00887C6C" w:rsidRDefault="00AE7CDE" w14:paraId="3B022D85" w14:textId="77777777">
      <w:pPr>
        <w:pStyle w:val="LeyendaTabla"/>
        <w:keepNext/>
        <w:spacing w:before="240"/>
      </w:pPr>
      <w:r>
        <w:t>Tabla A.16: “Tecnologías y versiones utilizadas en el proyecto”.</w:t>
      </w:r>
    </w:p>
    <w:tbl>
      <w:tblPr>
        <w:tblW w:w="936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80" w:type="dxa"/>
          <w:right w:w="80" w:type="dxa"/>
        </w:tblCellMar>
        <w:tblLook w:val="04A0" w:firstRow="1" w:lastRow="0" w:firstColumn="1" w:lastColumn="0" w:noHBand="0" w:noVBand="1"/>
      </w:tblPr>
      <w:tblGrid>
        <w:gridCol w:w="1500"/>
        <w:gridCol w:w="2200"/>
        <w:gridCol w:w="2660"/>
        <w:gridCol w:w="3000"/>
      </w:tblGrid>
      <w:tr w:rsidR="00887C6C" w14:paraId="66193CE1" w14:textId="77777777">
        <w:trPr>
          <w:cantSplit/>
          <w:tblHeader/>
          <w:jc w:val="center"/>
        </w:trPr>
        <w:tc>
          <w:tcPr>
            <w:tcW w:w="1500" w:type="dxa"/>
            <w:vAlign w:val="center"/>
          </w:tcPr>
          <w:p w:rsidR="00887C6C" w:rsidRDefault="00AE7CDE" w14:paraId="2A5F797D" w14:textId="77777777">
            <w:pPr>
              <w:spacing w:before="20" w:after="20" w:line="240" w:lineRule="auto"/>
              <w:jc w:val="center"/>
            </w:pPr>
            <w:r>
              <w:rPr>
                <w:rFonts w:ascii="Arial" w:hAnsi="Arial" w:eastAsia="Arial" w:cs="Arial"/>
                <w:b/>
                <w:bCs/>
                <w:sz w:val="20"/>
                <w:szCs w:val="20"/>
              </w:rPr>
              <w:t>Componente</w:t>
            </w:r>
          </w:p>
        </w:tc>
        <w:tc>
          <w:tcPr>
            <w:tcW w:w="2200" w:type="dxa"/>
            <w:vAlign w:val="center"/>
          </w:tcPr>
          <w:p w:rsidR="00887C6C" w:rsidRDefault="00AE7CDE" w14:paraId="099E28E8" w14:textId="77777777">
            <w:pPr>
              <w:spacing w:before="20" w:after="20" w:line="240" w:lineRule="auto"/>
              <w:jc w:val="center"/>
            </w:pPr>
            <w:r>
              <w:rPr>
                <w:rFonts w:ascii="Arial" w:hAnsi="Arial" w:eastAsia="Arial" w:cs="Arial"/>
                <w:b/>
                <w:bCs/>
                <w:sz w:val="20"/>
                <w:szCs w:val="20"/>
              </w:rPr>
              <w:t>Tecnología</w:t>
            </w:r>
          </w:p>
        </w:tc>
        <w:tc>
          <w:tcPr>
            <w:tcW w:w="2660" w:type="dxa"/>
            <w:vAlign w:val="center"/>
          </w:tcPr>
          <w:p w:rsidR="00887C6C" w:rsidRDefault="00AE7CDE" w14:paraId="745F5C4E" w14:textId="77777777">
            <w:pPr>
              <w:spacing w:before="20" w:after="20" w:line="240" w:lineRule="auto"/>
              <w:jc w:val="center"/>
            </w:pPr>
            <w:r>
              <w:rPr>
                <w:rFonts w:ascii="Arial" w:hAnsi="Arial" w:eastAsia="Arial" w:cs="Arial"/>
                <w:b/>
                <w:bCs/>
                <w:sz w:val="20"/>
                <w:szCs w:val="20"/>
              </w:rPr>
              <w:t>Versión</w:t>
            </w:r>
          </w:p>
        </w:tc>
        <w:tc>
          <w:tcPr>
            <w:tcW w:w="3000" w:type="dxa"/>
            <w:vAlign w:val="center"/>
          </w:tcPr>
          <w:p w:rsidR="00887C6C" w:rsidRDefault="00AE7CDE" w14:paraId="130CF411" w14:textId="77777777">
            <w:pPr>
              <w:spacing w:before="20" w:after="20" w:line="240" w:lineRule="auto"/>
              <w:jc w:val="center"/>
            </w:pPr>
            <w:r>
              <w:rPr>
                <w:rFonts w:ascii="Arial" w:hAnsi="Arial" w:eastAsia="Arial" w:cs="Arial"/>
                <w:b/>
                <w:bCs/>
                <w:sz w:val="20"/>
                <w:szCs w:val="20"/>
              </w:rPr>
              <w:t>Uso en el proyecto</w:t>
            </w:r>
          </w:p>
        </w:tc>
      </w:tr>
      <w:tr w:rsidR="00887C6C" w14:paraId="1DAD0BFF" w14:textId="77777777">
        <w:trPr>
          <w:cantSplit/>
          <w:jc w:val="center"/>
        </w:trPr>
        <w:tc>
          <w:tcPr>
            <w:tcW w:w="1500" w:type="dxa"/>
          </w:tcPr>
          <w:p w:rsidR="00887C6C" w:rsidRDefault="00AE7CDE" w14:paraId="3A522C26" w14:textId="77777777">
            <w:pPr>
              <w:spacing w:before="20" w:after="20" w:line="240" w:lineRule="auto"/>
            </w:pPr>
            <w:r>
              <w:rPr>
                <w:rFonts w:ascii="Arial" w:hAnsi="Arial" w:eastAsia="Arial" w:cs="Arial"/>
                <w:sz w:val="20"/>
                <w:szCs w:val="20"/>
              </w:rPr>
              <w:t>Lenguaje</w:t>
            </w:r>
          </w:p>
        </w:tc>
        <w:tc>
          <w:tcPr>
            <w:tcW w:w="2200" w:type="dxa"/>
          </w:tcPr>
          <w:p w:rsidR="00887C6C" w:rsidRDefault="00AE7CDE" w14:paraId="1C4101A1" w14:textId="77777777">
            <w:pPr>
              <w:spacing w:before="20" w:after="20" w:line="240" w:lineRule="auto"/>
            </w:pPr>
            <w:r>
              <w:rPr>
                <w:rFonts w:ascii="Arial" w:hAnsi="Arial" w:eastAsia="Arial" w:cs="Arial"/>
                <w:sz w:val="20"/>
                <w:szCs w:val="20"/>
              </w:rPr>
              <w:t>Java</w:t>
            </w:r>
          </w:p>
        </w:tc>
        <w:tc>
          <w:tcPr>
            <w:tcW w:w="2660" w:type="dxa"/>
          </w:tcPr>
          <w:p w:rsidR="00887C6C" w:rsidRDefault="00AE7CDE" w14:paraId="09358E1F" w14:textId="77777777">
            <w:pPr>
              <w:spacing w:before="20" w:after="20" w:line="240" w:lineRule="auto"/>
            </w:pPr>
            <w:r>
              <w:rPr>
                <w:rFonts w:ascii="Arial" w:hAnsi="Arial" w:eastAsia="Arial" w:cs="Arial"/>
                <w:sz w:val="20"/>
                <w:szCs w:val="20"/>
              </w:rPr>
              <w:t>JDK 25 como requisito del proyecto; el archivo pom.xml fija la compilación en release 21</w:t>
            </w:r>
          </w:p>
        </w:tc>
        <w:tc>
          <w:tcPr>
            <w:tcW w:w="3000" w:type="dxa"/>
          </w:tcPr>
          <w:p w:rsidR="00887C6C" w:rsidRDefault="00AE7CDE" w14:paraId="2CF7B20B" w14:textId="77777777">
            <w:pPr>
              <w:spacing w:before="20" w:after="20" w:line="240" w:lineRule="auto"/>
            </w:pPr>
            <w:r>
              <w:rPr>
                <w:rFonts w:ascii="Arial" w:hAnsi="Arial" w:eastAsia="Arial" w:cs="Arial"/>
                <w:sz w:val="20"/>
                <w:szCs w:val="20"/>
              </w:rPr>
              <w:t>Código de la aplicación</w:t>
            </w:r>
          </w:p>
        </w:tc>
      </w:tr>
      <w:tr w:rsidR="00887C6C" w14:paraId="65705175" w14:textId="77777777">
        <w:trPr>
          <w:cantSplit/>
          <w:jc w:val="center"/>
        </w:trPr>
        <w:tc>
          <w:tcPr>
            <w:tcW w:w="1500" w:type="dxa"/>
          </w:tcPr>
          <w:p w:rsidR="00887C6C" w:rsidRDefault="00AE7CDE" w14:paraId="1B37A9B4" w14:textId="77777777">
            <w:pPr>
              <w:spacing w:before="20" w:after="20" w:line="240" w:lineRule="auto"/>
            </w:pPr>
            <w:r>
              <w:rPr>
                <w:rFonts w:ascii="Arial" w:hAnsi="Arial" w:eastAsia="Arial" w:cs="Arial"/>
                <w:sz w:val="20"/>
                <w:szCs w:val="20"/>
              </w:rPr>
              <w:t>Interfaz</w:t>
            </w:r>
          </w:p>
        </w:tc>
        <w:tc>
          <w:tcPr>
            <w:tcW w:w="2200" w:type="dxa"/>
          </w:tcPr>
          <w:p w:rsidR="00887C6C" w:rsidRDefault="00AE7CDE" w14:paraId="3C008D4F" w14:textId="77777777">
            <w:pPr>
              <w:spacing w:before="20" w:after="20" w:line="240" w:lineRule="auto"/>
            </w:pPr>
            <w:r>
              <w:rPr>
                <w:rFonts w:ascii="Arial" w:hAnsi="Arial" w:eastAsia="Arial" w:cs="Arial"/>
                <w:sz w:val="20"/>
                <w:szCs w:val="20"/>
              </w:rPr>
              <w:t>Java Swing y FlatLaf</w:t>
            </w:r>
          </w:p>
        </w:tc>
        <w:tc>
          <w:tcPr>
            <w:tcW w:w="2660" w:type="dxa"/>
          </w:tcPr>
          <w:p w:rsidR="00887C6C" w:rsidRDefault="00AE7CDE" w14:paraId="722246EE" w14:textId="77777777">
            <w:pPr>
              <w:spacing w:before="20" w:after="20" w:line="240" w:lineRule="auto"/>
            </w:pPr>
            <w:r>
              <w:rPr>
                <w:rFonts w:ascii="Arial" w:hAnsi="Arial" w:eastAsia="Arial" w:cs="Arial"/>
                <w:sz w:val="20"/>
                <w:szCs w:val="20"/>
              </w:rPr>
              <w:t>FlatLaf 3.5.4</w:t>
            </w:r>
          </w:p>
        </w:tc>
        <w:tc>
          <w:tcPr>
            <w:tcW w:w="3000" w:type="dxa"/>
          </w:tcPr>
          <w:p w:rsidR="00887C6C" w:rsidRDefault="00AE7CDE" w14:paraId="1FFC6A87" w14:textId="77777777">
            <w:pPr>
              <w:spacing w:before="20" w:after="20" w:line="240" w:lineRule="auto"/>
            </w:pPr>
            <w:r>
              <w:rPr>
                <w:rFonts w:ascii="Arial" w:hAnsi="Arial" w:eastAsia="Arial" w:cs="Arial"/>
                <w:sz w:val="20"/>
                <w:szCs w:val="20"/>
              </w:rPr>
              <w:t>Ventanas, formularios y temas visuales</w:t>
            </w:r>
          </w:p>
        </w:tc>
      </w:tr>
      <w:tr w:rsidR="00887C6C" w14:paraId="396293A6" w14:textId="77777777">
        <w:trPr>
          <w:cantSplit/>
          <w:jc w:val="center"/>
        </w:trPr>
        <w:tc>
          <w:tcPr>
            <w:tcW w:w="1500" w:type="dxa"/>
          </w:tcPr>
          <w:p w:rsidR="00887C6C" w:rsidRDefault="00AE7CDE" w14:paraId="4E172565" w14:textId="77777777">
            <w:pPr>
              <w:spacing w:before="20" w:after="20" w:line="240" w:lineRule="auto"/>
            </w:pPr>
            <w:r>
              <w:rPr>
                <w:rFonts w:ascii="Arial" w:hAnsi="Arial" w:eastAsia="Arial" w:cs="Arial"/>
                <w:sz w:val="20"/>
                <w:szCs w:val="20"/>
              </w:rPr>
              <w:t>Base de datos</w:t>
            </w:r>
          </w:p>
        </w:tc>
        <w:tc>
          <w:tcPr>
            <w:tcW w:w="2200" w:type="dxa"/>
          </w:tcPr>
          <w:p w:rsidR="00887C6C" w:rsidRDefault="00AE7CDE" w14:paraId="6DD1D6E2" w14:textId="77777777">
            <w:pPr>
              <w:spacing w:before="20" w:after="20" w:line="240" w:lineRule="auto"/>
            </w:pPr>
            <w:r>
              <w:rPr>
                <w:rFonts w:ascii="Arial" w:hAnsi="Arial" w:eastAsia="Arial" w:cs="Arial"/>
                <w:sz w:val="20"/>
                <w:szCs w:val="20"/>
              </w:rPr>
              <w:t>MariaDB</w:t>
            </w:r>
          </w:p>
        </w:tc>
        <w:tc>
          <w:tcPr>
            <w:tcW w:w="2660" w:type="dxa"/>
          </w:tcPr>
          <w:p w:rsidR="00887C6C" w:rsidRDefault="00AE7CDE" w14:paraId="5313359C" w14:textId="77777777">
            <w:pPr>
              <w:spacing w:before="20" w:after="20" w:line="240" w:lineRule="auto"/>
            </w:pPr>
            <w:r>
              <w:rPr>
                <w:rFonts w:ascii="Arial" w:hAnsi="Arial" w:eastAsia="Arial" w:cs="Arial"/>
                <w:sz w:val="20"/>
                <w:szCs w:val="20"/>
              </w:rPr>
              <w:t>10.6 o superior (recomendado)</w:t>
            </w:r>
          </w:p>
        </w:tc>
        <w:tc>
          <w:tcPr>
            <w:tcW w:w="3000" w:type="dxa"/>
          </w:tcPr>
          <w:p w:rsidR="00887C6C" w:rsidRDefault="00AE7CDE" w14:paraId="21D4011D" w14:textId="77777777">
            <w:pPr>
              <w:spacing w:before="20" w:after="20" w:line="240" w:lineRule="auto"/>
            </w:pPr>
            <w:r>
              <w:rPr>
                <w:rFonts w:ascii="Arial" w:hAnsi="Arial" w:eastAsia="Arial" w:cs="Arial"/>
                <w:sz w:val="20"/>
                <w:szCs w:val="20"/>
              </w:rPr>
              <w:t>Persistencia de los datos</w:t>
            </w:r>
          </w:p>
        </w:tc>
      </w:tr>
      <w:tr w:rsidR="00887C6C" w14:paraId="7BCD843E" w14:textId="77777777">
        <w:trPr>
          <w:cantSplit/>
          <w:jc w:val="center"/>
        </w:trPr>
        <w:tc>
          <w:tcPr>
            <w:tcW w:w="1500" w:type="dxa"/>
          </w:tcPr>
          <w:p w:rsidR="00887C6C" w:rsidRDefault="00AE7CDE" w14:paraId="1FAFA96D" w14:textId="77777777">
            <w:pPr>
              <w:spacing w:before="20" w:after="20" w:line="240" w:lineRule="auto"/>
            </w:pPr>
            <w:r>
              <w:rPr>
                <w:rFonts w:ascii="Arial" w:hAnsi="Arial" w:eastAsia="Arial" w:cs="Arial"/>
                <w:sz w:val="20"/>
                <w:szCs w:val="20"/>
              </w:rPr>
              <w:t>Conector JDBC</w:t>
            </w:r>
          </w:p>
        </w:tc>
        <w:tc>
          <w:tcPr>
            <w:tcW w:w="2200" w:type="dxa"/>
          </w:tcPr>
          <w:p w:rsidR="00887C6C" w:rsidRDefault="00AE7CDE" w14:paraId="0873D7D1" w14:textId="77777777">
            <w:pPr>
              <w:spacing w:before="20" w:after="20" w:line="240" w:lineRule="auto"/>
            </w:pPr>
            <w:r>
              <w:rPr>
                <w:rFonts w:ascii="Arial" w:hAnsi="Arial" w:eastAsia="Arial" w:cs="Arial"/>
                <w:sz w:val="20"/>
                <w:szCs w:val="20"/>
              </w:rPr>
              <w:t>MariaDB Connector/J</w:t>
            </w:r>
          </w:p>
        </w:tc>
        <w:tc>
          <w:tcPr>
            <w:tcW w:w="2660" w:type="dxa"/>
          </w:tcPr>
          <w:p w:rsidR="00887C6C" w:rsidRDefault="00AE7CDE" w14:paraId="4880B276" w14:textId="77777777">
            <w:pPr>
              <w:spacing w:before="20" w:after="20" w:line="240" w:lineRule="auto"/>
            </w:pPr>
            <w:r>
              <w:rPr>
                <w:rFonts w:ascii="Arial" w:hAnsi="Arial" w:eastAsia="Arial" w:cs="Arial"/>
                <w:sz w:val="20"/>
                <w:szCs w:val="20"/>
              </w:rPr>
              <w:t>3.3.3</w:t>
            </w:r>
          </w:p>
        </w:tc>
        <w:tc>
          <w:tcPr>
            <w:tcW w:w="3000" w:type="dxa"/>
          </w:tcPr>
          <w:p w:rsidR="00887C6C" w:rsidRDefault="00AE7CDE" w14:paraId="369C4FBF" w14:textId="77777777">
            <w:pPr>
              <w:spacing w:before="20" w:after="20" w:line="240" w:lineRule="auto"/>
            </w:pPr>
            <w:r>
              <w:rPr>
                <w:rFonts w:ascii="Arial" w:hAnsi="Arial" w:eastAsia="Arial" w:cs="Arial"/>
                <w:sz w:val="20"/>
                <w:szCs w:val="20"/>
              </w:rPr>
              <w:t>Conexión directa a la base de datos</w:t>
            </w:r>
          </w:p>
        </w:tc>
      </w:tr>
      <w:tr w:rsidR="00887C6C" w14:paraId="20D86A76" w14:textId="77777777">
        <w:trPr>
          <w:cantSplit/>
          <w:jc w:val="center"/>
        </w:trPr>
        <w:tc>
          <w:tcPr>
            <w:tcW w:w="1500" w:type="dxa"/>
          </w:tcPr>
          <w:p w:rsidR="00887C6C" w:rsidRDefault="00AE7CDE" w14:paraId="588F0991" w14:textId="77777777">
            <w:pPr>
              <w:spacing w:before="20" w:after="20" w:line="240" w:lineRule="auto"/>
            </w:pPr>
            <w:r>
              <w:rPr>
                <w:rFonts w:ascii="Arial" w:hAnsi="Arial" w:eastAsia="Arial" w:cs="Arial"/>
                <w:sz w:val="20"/>
                <w:szCs w:val="20"/>
              </w:rPr>
              <w:t>Excel</w:t>
            </w:r>
          </w:p>
        </w:tc>
        <w:tc>
          <w:tcPr>
            <w:tcW w:w="2200" w:type="dxa"/>
          </w:tcPr>
          <w:p w:rsidR="00887C6C" w:rsidRDefault="00AE7CDE" w14:paraId="41989ECC" w14:textId="77777777">
            <w:pPr>
              <w:spacing w:before="20" w:after="20" w:line="240" w:lineRule="auto"/>
            </w:pPr>
            <w:r>
              <w:rPr>
                <w:rFonts w:ascii="Arial" w:hAnsi="Arial" w:eastAsia="Arial" w:cs="Arial"/>
                <w:sz w:val="20"/>
                <w:szCs w:val="20"/>
              </w:rPr>
              <w:t>Apache POI (poi-ooxml)</w:t>
            </w:r>
          </w:p>
        </w:tc>
        <w:tc>
          <w:tcPr>
            <w:tcW w:w="2660" w:type="dxa"/>
          </w:tcPr>
          <w:p w:rsidR="00887C6C" w:rsidRDefault="00AE7CDE" w14:paraId="69CC3532" w14:textId="77777777">
            <w:pPr>
              <w:spacing w:before="20" w:after="20" w:line="240" w:lineRule="auto"/>
            </w:pPr>
            <w:r>
              <w:rPr>
                <w:rFonts w:ascii="Arial" w:hAnsi="Arial" w:eastAsia="Arial" w:cs="Arial"/>
                <w:sz w:val="20"/>
                <w:szCs w:val="20"/>
              </w:rPr>
              <w:t>5.2.5</w:t>
            </w:r>
          </w:p>
        </w:tc>
        <w:tc>
          <w:tcPr>
            <w:tcW w:w="3000" w:type="dxa"/>
          </w:tcPr>
          <w:p w:rsidR="00887C6C" w:rsidRDefault="00AE7CDE" w14:paraId="1A4B6E3E" w14:textId="77777777">
            <w:pPr>
              <w:spacing w:before="20" w:after="20" w:line="240" w:lineRule="auto"/>
            </w:pPr>
            <w:r>
              <w:rPr>
                <w:rFonts w:ascii="Arial" w:hAnsi="Arial" w:eastAsia="Arial" w:cs="Arial"/>
                <w:sz w:val="20"/>
                <w:szCs w:val="20"/>
              </w:rPr>
              <w:t>Lectura de archivos .xlsx y .xls, y generación de archivos .xlsx</w:t>
            </w:r>
          </w:p>
        </w:tc>
      </w:tr>
      <w:tr w:rsidR="00887C6C" w14:paraId="573A8871" w14:textId="77777777">
        <w:trPr>
          <w:cantSplit/>
          <w:jc w:val="center"/>
        </w:trPr>
        <w:tc>
          <w:tcPr>
            <w:tcW w:w="1500" w:type="dxa"/>
          </w:tcPr>
          <w:p w:rsidR="00887C6C" w:rsidRDefault="00AE7CDE" w14:paraId="41435B2A" w14:textId="77777777">
            <w:pPr>
              <w:spacing w:before="20" w:after="20" w:line="240" w:lineRule="auto"/>
            </w:pPr>
            <w:r>
              <w:rPr>
                <w:rFonts w:ascii="Arial" w:hAnsi="Arial" w:eastAsia="Arial" w:cs="Arial"/>
                <w:sz w:val="20"/>
                <w:szCs w:val="20"/>
              </w:rPr>
              <w:t>CSV</w:t>
            </w:r>
          </w:p>
        </w:tc>
        <w:tc>
          <w:tcPr>
            <w:tcW w:w="2200" w:type="dxa"/>
          </w:tcPr>
          <w:p w:rsidR="00887C6C" w:rsidRDefault="00AE7CDE" w14:paraId="67B68C60" w14:textId="77777777">
            <w:pPr>
              <w:spacing w:before="20" w:after="20" w:line="240" w:lineRule="auto"/>
            </w:pPr>
            <w:r>
              <w:rPr>
                <w:rFonts w:ascii="Arial" w:hAnsi="Arial" w:eastAsia="Arial" w:cs="Arial"/>
                <w:sz w:val="20"/>
                <w:szCs w:val="20"/>
              </w:rPr>
              <w:t>OpenCSV</w:t>
            </w:r>
          </w:p>
        </w:tc>
        <w:tc>
          <w:tcPr>
            <w:tcW w:w="2660" w:type="dxa"/>
          </w:tcPr>
          <w:p w:rsidR="00887C6C" w:rsidRDefault="00AE7CDE" w14:paraId="30E81EB1" w14:textId="77777777">
            <w:pPr>
              <w:spacing w:before="20" w:after="20" w:line="240" w:lineRule="auto"/>
            </w:pPr>
            <w:r>
              <w:rPr>
                <w:rFonts w:ascii="Arial" w:hAnsi="Arial" w:eastAsia="Arial" w:cs="Arial"/>
                <w:sz w:val="20"/>
                <w:szCs w:val="20"/>
              </w:rPr>
              <w:t>5.9</w:t>
            </w:r>
          </w:p>
        </w:tc>
        <w:tc>
          <w:tcPr>
            <w:tcW w:w="3000" w:type="dxa"/>
          </w:tcPr>
          <w:p w:rsidR="00887C6C" w:rsidRDefault="00AE7CDE" w14:paraId="5B75BDBF" w14:textId="77777777">
            <w:pPr>
              <w:spacing w:before="20" w:after="20" w:line="240" w:lineRule="auto"/>
            </w:pPr>
            <w:r>
              <w:rPr>
                <w:rFonts w:ascii="Arial" w:hAnsi="Arial" w:eastAsia="Arial" w:cs="Arial"/>
                <w:sz w:val="20"/>
                <w:szCs w:val="20"/>
              </w:rPr>
              <w:t>Lectura de archivos CSV</w:t>
            </w:r>
          </w:p>
        </w:tc>
      </w:tr>
      <w:tr w:rsidR="00887C6C" w14:paraId="6E581D3F" w14:textId="77777777">
        <w:trPr>
          <w:cantSplit/>
          <w:jc w:val="center"/>
        </w:trPr>
        <w:tc>
          <w:tcPr>
            <w:tcW w:w="1500" w:type="dxa"/>
          </w:tcPr>
          <w:p w:rsidR="00887C6C" w:rsidRDefault="00AE7CDE" w14:paraId="7134CF5E" w14:textId="77777777">
            <w:pPr>
              <w:spacing w:before="20" w:after="20" w:line="240" w:lineRule="auto"/>
            </w:pPr>
            <w:r>
              <w:rPr>
                <w:rFonts w:ascii="Arial" w:hAnsi="Arial" w:eastAsia="Arial" w:cs="Arial"/>
                <w:sz w:val="20"/>
                <w:szCs w:val="20"/>
              </w:rPr>
              <w:t>PDF</w:t>
            </w:r>
          </w:p>
        </w:tc>
        <w:tc>
          <w:tcPr>
            <w:tcW w:w="2200" w:type="dxa"/>
          </w:tcPr>
          <w:p w:rsidR="00887C6C" w:rsidRDefault="00AE7CDE" w14:paraId="4C246335" w14:textId="77777777">
            <w:pPr>
              <w:spacing w:before="20" w:after="20" w:line="240" w:lineRule="auto"/>
            </w:pPr>
            <w:r>
              <w:rPr>
                <w:rFonts w:ascii="Arial" w:hAnsi="Arial" w:eastAsia="Arial" w:cs="Arial"/>
                <w:sz w:val="20"/>
                <w:szCs w:val="20"/>
              </w:rPr>
              <w:t>Apache PDFBox</w:t>
            </w:r>
          </w:p>
        </w:tc>
        <w:tc>
          <w:tcPr>
            <w:tcW w:w="2660" w:type="dxa"/>
          </w:tcPr>
          <w:p w:rsidR="00887C6C" w:rsidRDefault="00AE7CDE" w14:paraId="51BA67B1" w14:textId="77777777">
            <w:pPr>
              <w:spacing w:before="20" w:after="20" w:line="240" w:lineRule="auto"/>
            </w:pPr>
            <w:r>
              <w:rPr>
                <w:rFonts w:ascii="Arial" w:hAnsi="Arial" w:eastAsia="Arial" w:cs="Arial"/>
                <w:sz w:val="20"/>
                <w:szCs w:val="20"/>
              </w:rPr>
              <w:t>3.0.3</w:t>
            </w:r>
          </w:p>
        </w:tc>
        <w:tc>
          <w:tcPr>
            <w:tcW w:w="3000" w:type="dxa"/>
          </w:tcPr>
          <w:p w:rsidR="00887C6C" w:rsidRDefault="00AE7CDE" w14:paraId="6FC64C94" w14:textId="77777777">
            <w:pPr>
              <w:spacing w:before="20" w:after="20" w:line="240" w:lineRule="auto"/>
            </w:pPr>
            <w:r>
              <w:rPr>
                <w:rFonts w:ascii="Arial" w:hAnsi="Arial" w:eastAsia="Arial" w:cs="Arial"/>
                <w:sz w:val="20"/>
                <w:szCs w:val="20"/>
              </w:rPr>
              <w:t>Extracción de texto y vista previa de facturas digitales</w:t>
            </w:r>
          </w:p>
        </w:tc>
      </w:tr>
      <w:tr w:rsidR="00887C6C" w14:paraId="3A590C60" w14:textId="77777777">
        <w:trPr>
          <w:cantSplit/>
          <w:jc w:val="center"/>
        </w:trPr>
        <w:tc>
          <w:tcPr>
            <w:tcW w:w="1500" w:type="dxa"/>
          </w:tcPr>
          <w:p w:rsidR="00887C6C" w:rsidRDefault="00AE7CDE" w14:paraId="533EFB4F" w14:textId="77777777">
            <w:pPr>
              <w:spacing w:before="20" w:after="20" w:line="240" w:lineRule="auto"/>
            </w:pPr>
            <w:r>
              <w:rPr>
                <w:rFonts w:ascii="Arial" w:hAnsi="Arial" w:eastAsia="Arial" w:cs="Arial"/>
                <w:sz w:val="20"/>
                <w:szCs w:val="20"/>
              </w:rPr>
              <w:t>OCR</w:t>
            </w:r>
          </w:p>
        </w:tc>
        <w:tc>
          <w:tcPr>
            <w:tcW w:w="2200" w:type="dxa"/>
          </w:tcPr>
          <w:p w:rsidR="00887C6C" w:rsidRDefault="00AE7CDE" w14:paraId="733CE3B4" w14:textId="77777777">
            <w:pPr>
              <w:spacing w:before="20" w:after="20" w:line="240" w:lineRule="auto"/>
            </w:pPr>
            <w:r>
              <w:rPr>
                <w:rFonts w:ascii="Arial" w:hAnsi="Arial" w:eastAsia="Arial" w:cs="Arial"/>
                <w:sz w:val="20"/>
                <w:szCs w:val="20"/>
              </w:rPr>
              <w:t>Tess4J</w:t>
            </w:r>
          </w:p>
        </w:tc>
        <w:tc>
          <w:tcPr>
            <w:tcW w:w="2660" w:type="dxa"/>
          </w:tcPr>
          <w:p w:rsidR="00887C6C" w:rsidRDefault="00AE7CDE" w14:paraId="194426A1" w14:textId="77777777">
            <w:pPr>
              <w:spacing w:before="20" w:after="20" w:line="240" w:lineRule="auto"/>
            </w:pPr>
            <w:r>
              <w:rPr>
                <w:rFonts w:ascii="Arial" w:hAnsi="Arial" w:eastAsia="Arial" w:cs="Arial"/>
                <w:sz w:val="20"/>
                <w:szCs w:val="20"/>
              </w:rPr>
              <w:t>5.13.0</w:t>
            </w:r>
          </w:p>
        </w:tc>
        <w:tc>
          <w:tcPr>
            <w:tcW w:w="3000" w:type="dxa"/>
          </w:tcPr>
          <w:p w:rsidR="00887C6C" w:rsidRDefault="00AE7CDE" w14:paraId="5FC896E7" w14:textId="77777777">
            <w:pPr>
              <w:spacing w:before="20" w:after="20" w:line="240" w:lineRule="auto"/>
            </w:pPr>
            <w:r>
              <w:rPr>
                <w:rFonts w:ascii="Arial" w:hAnsi="Arial" w:eastAsia="Arial" w:cs="Arial"/>
                <w:sz w:val="20"/>
                <w:szCs w:val="20"/>
              </w:rPr>
              <w:t>Reconocimiento de texto en facturas escaneadas</w:t>
            </w:r>
          </w:p>
        </w:tc>
      </w:tr>
      <w:tr w:rsidR="00887C6C" w14:paraId="20710C5D" w14:textId="77777777">
        <w:trPr>
          <w:cantSplit/>
          <w:jc w:val="center"/>
        </w:trPr>
        <w:tc>
          <w:tcPr>
            <w:tcW w:w="1500" w:type="dxa"/>
          </w:tcPr>
          <w:p w:rsidR="00887C6C" w:rsidRDefault="00AE7CDE" w14:paraId="6CA6EB26" w14:textId="77777777">
            <w:pPr>
              <w:spacing w:before="20" w:after="20" w:line="240" w:lineRule="auto"/>
            </w:pPr>
            <w:r>
              <w:rPr>
                <w:rFonts w:ascii="Arial" w:hAnsi="Arial" w:eastAsia="Arial" w:cs="Arial"/>
                <w:sz w:val="20"/>
                <w:szCs w:val="20"/>
              </w:rPr>
              <w:t>Pruebas</w:t>
            </w:r>
          </w:p>
        </w:tc>
        <w:tc>
          <w:tcPr>
            <w:tcW w:w="2200" w:type="dxa"/>
          </w:tcPr>
          <w:p w:rsidR="00887C6C" w:rsidRDefault="00AE7CDE" w14:paraId="1C4B5562" w14:textId="77777777">
            <w:pPr>
              <w:spacing w:before="20" w:after="20" w:line="240" w:lineRule="auto"/>
            </w:pPr>
            <w:r>
              <w:rPr>
                <w:rFonts w:ascii="Arial" w:hAnsi="Arial" w:eastAsia="Arial" w:cs="Arial"/>
                <w:sz w:val="20"/>
                <w:szCs w:val="20"/>
              </w:rPr>
              <w:t>JUnit Jupiter</w:t>
            </w:r>
          </w:p>
        </w:tc>
        <w:tc>
          <w:tcPr>
            <w:tcW w:w="2660" w:type="dxa"/>
          </w:tcPr>
          <w:p w:rsidR="00887C6C" w:rsidRDefault="00AE7CDE" w14:paraId="63D3F239" w14:textId="77777777">
            <w:pPr>
              <w:spacing w:before="20" w:after="20" w:line="240" w:lineRule="auto"/>
            </w:pPr>
            <w:r>
              <w:rPr>
                <w:rFonts w:ascii="Arial" w:hAnsi="Arial" w:eastAsia="Arial" w:cs="Arial"/>
                <w:sz w:val="20"/>
                <w:szCs w:val="20"/>
              </w:rPr>
              <w:t>5.10.2</w:t>
            </w:r>
          </w:p>
        </w:tc>
        <w:tc>
          <w:tcPr>
            <w:tcW w:w="3000" w:type="dxa"/>
          </w:tcPr>
          <w:p w:rsidR="00887C6C" w:rsidRDefault="00AE7CDE" w14:paraId="02CDADCC" w14:textId="77777777">
            <w:pPr>
              <w:spacing w:before="20" w:after="20" w:line="240" w:lineRule="auto"/>
            </w:pPr>
            <w:r>
              <w:rPr>
                <w:rFonts w:ascii="Arial" w:hAnsi="Arial" w:eastAsia="Arial" w:cs="Arial"/>
                <w:sz w:val="20"/>
                <w:szCs w:val="20"/>
              </w:rPr>
              <w:t>Pruebas unitarias automatizadas</w:t>
            </w:r>
          </w:p>
        </w:tc>
      </w:tr>
      <w:tr w:rsidR="00887C6C" w14:paraId="45315A61" w14:textId="77777777">
        <w:trPr>
          <w:cantSplit/>
          <w:jc w:val="center"/>
        </w:trPr>
        <w:tc>
          <w:tcPr>
            <w:tcW w:w="1500" w:type="dxa"/>
          </w:tcPr>
          <w:p w:rsidR="00887C6C" w:rsidRDefault="00AE7CDE" w14:paraId="7390A000" w14:textId="77777777">
            <w:pPr>
              <w:spacing w:before="20" w:after="20" w:line="240" w:lineRule="auto"/>
            </w:pPr>
            <w:r>
              <w:rPr>
                <w:rFonts w:ascii="Arial" w:hAnsi="Arial" w:eastAsia="Arial" w:cs="Arial"/>
                <w:sz w:val="20"/>
                <w:szCs w:val="20"/>
              </w:rPr>
              <w:t>Construcción</w:t>
            </w:r>
          </w:p>
        </w:tc>
        <w:tc>
          <w:tcPr>
            <w:tcW w:w="2200" w:type="dxa"/>
          </w:tcPr>
          <w:p w:rsidR="00887C6C" w:rsidRDefault="00AE7CDE" w14:paraId="1CDFAEA6" w14:textId="77777777">
            <w:pPr>
              <w:spacing w:before="20" w:after="20" w:line="240" w:lineRule="auto"/>
            </w:pPr>
            <w:r>
              <w:rPr>
                <w:rFonts w:ascii="Arial" w:hAnsi="Arial" w:eastAsia="Arial" w:cs="Arial"/>
                <w:sz w:val="20"/>
                <w:szCs w:val="20"/>
              </w:rPr>
              <w:t>Apache Maven</w:t>
            </w:r>
          </w:p>
        </w:tc>
        <w:tc>
          <w:tcPr>
            <w:tcW w:w="2660" w:type="dxa"/>
          </w:tcPr>
          <w:p w:rsidR="00887C6C" w:rsidRDefault="00AE7CDE" w14:paraId="2B7050B7" w14:textId="77777777">
            <w:pPr>
              <w:spacing w:before="20" w:after="20" w:line="240" w:lineRule="auto"/>
            </w:pPr>
            <w:r>
              <w:rPr>
                <w:rFonts w:ascii="Arial" w:hAnsi="Arial" w:eastAsia="Arial" w:cs="Arial"/>
                <w:sz w:val="20"/>
                <w:szCs w:val="20"/>
              </w:rPr>
              <w:t>Plugins compiler 3.13.0, surefire 3.2.5 y shade 3.5.3</w:t>
            </w:r>
          </w:p>
        </w:tc>
        <w:tc>
          <w:tcPr>
            <w:tcW w:w="3000" w:type="dxa"/>
          </w:tcPr>
          <w:p w:rsidR="00887C6C" w:rsidRDefault="00AE7CDE" w14:paraId="57C426A5" w14:textId="77777777">
            <w:pPr>
              <w:spacing w:before="20" w:after="20" w:line="240" w:lineRule="auto"/>
            </w:pPr>
            <w:r>
              <w:rPr>
                <w:rFonts w:ascii="Arial" w:hAnsi="Arial" w:eastAsia="Arial" w:cs="Arial"/>
                <w:sz w:val="20"/>
                <w:szCs w:val="20"/>
              </w:rPr>
              <w:t>Compilación, pruebas y empaquetado del JAR ejecutable</w:t>
            </w:r>
          </w:p>
        </w:tc>
      </w:tr>
    </w:tbl>
    <w:p w:rsidR="00887C6C" w:rsidRDefault="00AE7CDE" w14:paraId="4068DE0A" w14:textId="77777777">
      <w:pPr>
        <w:spacing w:before="60" w:after="240" w:line="240" w:lineRule="auto"/>
        <w:jc w:val="center"/>
      </w:pPr>
      <w:r>
        <w:rPr>
          <w:rFonts w:ascii="Arial" w:hAnsi="Arial" w:eastAsia="Arial" w:cs="Arial"/>
          <w:i/>
          <w:iCs/>
          <w:sz w:val="18"/>
          <w:szCs w:val="18"/>
        </w:rPr>
        <w:t>Fuente: Elaborado por el equipo de proyecto a partir del archivo pom.xml del repositorio.</w:t>
      </w:r>
    </w:p>
    <w:p w:rsidR="00887C6C" w:rsidRDefault="00AE7CDE" w14:paraId="3791E017" w14:textId="77777777">
      <w:pPr>
        <w:keepNext/>
        <w:spacing w:before="240" w:after="200" w:line="276" w:lineRule="auto"/>
        <w:outlineLvl w:val="2"/>
      </w:pPr>
      <w:r>
        <w:rPr>
          <w:rFonts w:ascii="Arial" w:hAnsi="Arial" w:eastAsia="Arial" w:cs="Arial"/>
          <w:b/>
          <w:bCs/>
        </w:rPr>
        <w:t>A.6.2 Instalación, configuración y ejecución</w:t>
      </w:r>
    </w:p>
    <w:p w:rsidR="00887C6C" w:rsidRDefault="00AE7CDE" w14:paraId="5DA925CF" w14:textId="77777777">
      <w:pPr>
        <w:spacing w:line="360" w:lineRule="auto"/>
        <w:jc w:val="both"/>
      </w:pPr>
      <w:r>
        <w:rPr>
          <w:rFonts w:ascii="Arial" w:hAnsi="Arial" w:eastAsia="Arial" w:cs="Arial"/>
        </w:rPr>
        <w:t>La puesta en marcha del sistema requiere JDK 25, Apache Maven, un servidor MariaDB y su cliente de línea de comandos, y sigue los pasos que se indican a continuación:</w:t>
      </w:r>
    </w:p>
    <w:p w:rsidR="00887C6C" w:rsidRDefault="00AE7CDE" w14:paraId="4B52E0F9" w14:textId="77777777">
      <w:pPr>
        <w:spacing w:line="360" w:lineRule="auto"/>
        <w:jc w:val="both"/>
      </w:pPr>
      <w:r>
        <w:rPr>
          <w:rFonts w:ascii="Arial" w:hAnsi="Arial" w:eastAsia="Arial" w:cs="Arial"/>
        </w:rPr>
        <w:t>1. Crear la base de datos ejecutando el script de instalación única, que crea el esquema completo y carga los datos de demostración. El script elimina y vuelve a crear la base de datos, por lo que se debe respaldar la información existente antes de ejecutarlo.</w:t>
      </w:r>
    </w:p>
    <w:p w:rsidR="00887C6C" w:rsidRDefault="00AE7CDE" w14:paraId="4817C984" w14:textId="77777777">
      <w:pPr>
        <w:spacing w:line="276" w:lineRule="auto"/>
        <w:ind w:left="720"/>
      </w:pPr>
      <w:r>
        <w:rPr>
          <w:rFonts w:ascii="Courier New" w:hAnsi="Courier New" w:eastAsia="Courier New" w:cs="Courier New"/>
          <w:sz w:val="20"/>
          <w:szCs w:val="20"/>
        </w:rPr>
        <w:t>mariadb -u root -p &lt; database/Antucayen_Instalacion_Unica.sql</w:t>
      </w:r>
    </w:p>
    <w:p w:rsidR="00887C6C" w:rsidRDefault="00AE7CDE" w14:paraId="12C35D3F" w14:textId="77777777">
      <w:pPr>
        <w:spacing w:line="360" w:lineRule="auto"/>
        <w:jc w:val="both"/>
      </w:pPr>
      <w:r>
        <w:rPr>
          <w:rFonts w:ascii="Arial" w:hAnsi="Arial" w:eastAsia="Arial" w:cs="Arial"/>
        </w:rPr>
        <w:t>2. Preparar una cuenta de MariaDB para la aplicación, con permisos de lectura y escritura sobre la base de datos. El script de instalación no crea usuarios ni otorga permisos.</w:t>
      </w:r>
    </w:p>
    <w:p w:rsidR="00887C6C" w:rsidRDefault="00AE7CDE" w14:paraId="3F3BA7AF" w14:textId="77777777">
      <w:pPr>
        <w:spacing w:line="360" w:lineRule="auto"/>
        <w:jc w:val="both"/>
      </w:pPr>
      <w:r>
        <w:rPr>
          <w:rFonts w:ascii="Arial" w:hAnsi="Arial" w:eastAsia="Arial" w:cs="Arial"/>
        </w:rPr>
        <w:t>3. Configurar la conexión, copiando el archivo src/main/resources/config.properties.example como config.properties y completando las credenciales, o bien definiendo las variables de entorno de la Tabla A.17. Si una variable de entorno tiene valor, tiene prioridad sobre la propiedad equivalente del archivo.</w:t>
      </w:r>
    </w:p>
    <w:p w:rsidR="00887C6C" w:rsidRDefault="00AE7CDE" w14:paraId="4D2B1D97" w14:textId="77777777">
      <w:pPr>
        <w:spacing w:line="360" w:lineRule="auto"/>
        <w:jc w:val="both"/>
      </w:pPr>
      <w:r>
        <w:rPr>
          <w:rFonts w:ascii="Arial" w:hAnsi="Arial" w:eastAsia="Arial" w:cs="Arial"/>
        </w:rPr>
        <w:t>4. Compilar y empaquetar el proyecto. Este comando también ejecuta las pruebas unitarias.</w:t>
      </w:r>
    </w:p>
    <w:p w:rsidR="00887C6C" w:rsidRDefault="00AE7CDE" w14:paraId="63921555" w14:textId="77777777">
      <w:pPr>
        <w:spacing w:line="276" w:lineRule="auto"/>
        <w:ind w:left="720"/>
      </w:pPr>
      <w:r>
        <w:rPr>
          <w:rFonts w:ascii="Courier New" w:hAnsi="Courier New" w:eastAsia="Courier New" w:cs="Courier New"/>
          <w:sz w:val="20"/>
          <w:szCs w:val="20"/>
        </w:rPr>
        <w:t>mvn clean package</w:t>
      </w:r>
    </w:p>
    <w:p w:rsidR="00887C6C" w:rsidRDefault="00AE7CDE" w14:paraId="4CA73B6C" w14:textId="77777777">
      <w:pPr>
        <w:spacing w:line="360" w:lineRule="auto"/>
        <w:jc w:val="both"/>
      </w:pPr>
      <w:r>
        <w:rPr>
          <w:rFonts w:ascii="Arial" w:hAnsi="Arial" w:eastAsia="Arial" w:cs="Arial"/>
        </w:rPr>
        <w:t>5. Ejecutar la aplicación.</w:t>
      </w:r>
    </w:p>
    <w:p w:rsidR="00887C6C" w:rsidRDefault="00AE7CDE" w14:paraId="175E8D56" w14:textId="77777777">
      <w:pPr>
        <w:spacing w:line="276" w:lineRule="auto"/>
        <w:ind w:left="720"/>
      </w:pPr>
      <w:r>
        <w:rPr>
          <w:rFonts w:ascii="Courier New" w:hAnsi="Courier New" w:eastAsia="Courier New" w:cs="Courier New"/>
          <w:sz w:val="20"/>
          <w:szCs w:val="20"/>
        </w:rPr>
        <w:t>java -jar target/Antucayen-1.0-SNAPSHOT.jar</w:t>
      </w:r>
    </w:p>
    <w:p w:rsidR="00887C6C" w:rsidRDefault="00AE7CDE" w14:paraId="2CA4C2CF" w14:textId="77777777">
      <w:pPr>
        <w:pStyle w:val="LeyendaTabla"/>
        <w:keepNext/>
        <w:spacing w:before="240"/>
      </w:pPr>
      <w:r>
        <w:t>Tabla A.17: “Parámetros de configuración de la conexión a la base de datos”.</w:t>
      </w:r>
    </w:p>
    <w:tbl>
      <w:tblPr>
        <w:tblW w:w="936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80" w:type="dxa"/>
          <w:right w:w="80" w:type="dxa"/>
        </w:tblCellMar>
        <w:tblLook w:val="04A0" w:firstRow="1" w:lastRow="0" w:firstColumn="1" w:lastColumn="0" w:noHBand="0" w:noVBand="1"/>
      </w:tblPr>
      <w:tblGrid>
        <w:gridCol w:w="1900"/>
        <w:gridCol w:w="3000"/>
        <w:gridCol w:w="1260"/>
        <w:gridCol w:w="3200"/>
      </w:tblGrid>
      <w:tr w:rsidR="00887C6C" w14:paraId="6CD31EE3" w14:textId="77777777">
        <w:trPr>
          <w:cantSplit/>
          <w:tblHeader/>
          <w:jc w:val="center"/>
        </w:trPr>
        <w:tc>
          <w:tcPr>
            <w:tcW w:w="1900" w:type="dxa"/>
            <w:vAlign w:val="center"/>
          </w:tcPr>
          <w:p w:rsidR="00887C6C" w:rsidRDefault="00AE7CDE" w14:paraId="69256449" w14:textId="77777777">
            <w:pPr>
              <w:spacing w:before="20" w:after="20" w:line="240" w:lineRule="auto"/>
              <w:jc w:val="center"/>
            </w:pPr>
            <w:r>
              <w:rPr>
                <w:rFonts w:ascii="Arial" w:hAnsi="Arial" w:eastAsia="Arial" w:cs="Arial"/>
                <w:b/>
                <w:bCs/>
                <w:sz w:val="20"/>
                <w:szCs w:val="20"/>
              </w:rPr>
              <w:t>Propiedad</w:t>
            </w:r>
          </w:p>
        </w:tc>
        <w:tc>
          <w:tcPr>
            <w:tcW w:w="3000" w:type="dxa"/>
            <w:vAlign w:val="center"/>
          </w:tcPr>
          <w:p w:rsidR="00887C6C" w:rsidRDefault="00AE7CDE" w14:paraId="1B23D30E" w14:textId="77777777">
            <w:pPr>
              <w:spacing w:before="20" w:after="20" w:line="240" w:lineRule="auto"/>
              <w:jc w:val="center"/>
            </w:pPr>
            <w:r>
              <w:rPr>
                <w:rFonts w:ascii="Arial" w:hAnsi="Arial" w:eastAsia="Arial" w:cs="Arial"/>
                <w:b/>
                <w:bCs/>
                <w:sz w:val="20"/>
                <w:szCs w:val="20"/>
              </w:rPr>
              <w:t>Variable de entorno</w:t>
            </w:r>
          </w:p>
        </w:tc>
        <w:tc>
          <w:tcPr>
            <w:tcW w:w="1260" w:type="dxa"/>
            <w:vAlign w:val="center"/>
          </w:tcPr>
          <w:p w:rsidR="00887C6C" w:rsidRDefault="00AE7CDE" w14:paraId="6CD36CD9" w14:textId="77777777">
            <w:pPr>
              <w:spacing w:before="20" w:after="20" w:line="240" w:lineRule="auto"/>
              <w:jc w:val="center"/>
            </w:pPr>
            <w:r>
              <w:rPr>
                <w:rFonts w:ascii="Arial" w:hAnsi="Arial" w:eastAsia="Arial" w:cs="Arial"/>
                <w:b/>
                <w:bCs/>
                <w:sz w:val="20"/>
                <w:szCs w:val="20"/>
              </w:rPr>
              <w:t>Obligatoria</w:t>
            </w:r>
          </w:p>
        </w:tc>
        <w:tc>
          <w:tcPr>
            <w:tcW w:w="3200" w:type="dxa"/>
            <w:vAlign w:val="center"/>
          </w:tcPr>
          <w:p w:rsidR="00887C6C" w:rsidRDefault="00AE7CDE" w14:paraId="5787E5D8" w14:textId="77777777">
            <w:pPr>
              <w:spacing w:before="20" w:after="20" w:line="240" w:lineRule="auto"/>
              <w:jc w:val="center"/>
            </w:pPr>
            <w:r>
              <w:rPr>
                <w:rFonts w:ascii="Arial" w:hAnsi="Arial" w:eastAsia="Arial" w:cs="Arial"/>
                <w:b/>
                <w:bCs/>
                <w:sz w:val="20"/>
                <w:szCs w:val="20"/>
              </w:rPr>
              <w:t>Descripción</w:t>
            </w:r>
          </w:p>
        </w:tc>
      </w:tr>
      <w:tr w:rsidR="00887C6C" w14:paraId="334A2978" w14:textId="77777777">
        <w:trPr>
          <w:cantSplit/>
          <w:jc w:val="center"/>
        </w:trPr>
        <w:tc>
          <w:tcPr>
            <w:tcW w:w="1900" w:type="dxa"/>
          </w:tcPr>
          <w:p w:rsidR="00887C6C" w:rsidRDefault="00AE7CDE" w14:paraId="6BE04F75" w14:textId="77777777">
            <w:pPr>
              <w:spacing w:before="20" w:after="20" w:line="240" w:lineRule="auto"/>
            </w:pPr>
            <w:r>
              <w:rPr>
                <w:rFonts w:ascii="Courier New" w:hAnsi="Courier New" w:eastAsia="Courier New" w:cs="Courier New"/>
                <w:sz w:val="20"/>
                <w:szCs w:val="20"/>
              </w:rPr>
              <w:t>db.host</w:t>
            </w:r>
          </w:p>
        </w:tc>
        <w:tc>
          <w:tcPr>
            <w:tcW w:w="3000" w:type="dxa"/>
          </w:tcPr>
          <w:p w:rsidR="00887C6C" w:rsidRDefault="00AE7CDE" w14:paraId="4C455DCD" w14:textId="77777777">
            <w:pPr>
              <w:spacing w:before="20" w:after="20" w:line="240" w:lineRule="auto"/>
            </w:pPr>
            <w:r>
              <w:rPr>
                <w:rFonts w:ascii="Courier New" w:hAnsi="Courier New" w:eastAsia="Courier New" w:cs="Courier New"/>
                <w:sz w:val="20"/>
                <w:szCs w:val="20"/>
              </w:rPr>
              <w:t>ANTUCAYEN_DB_HOST</w:t>
            </w:r>
          </w:p>
        </w:tc>
        <w:tc>
          <w:tcPr>
            <w:tcW w:w="1260" w:type="dxa"/>
          </w:tcPr>
          <w:p w:rsidR="00887C6C" w:rsidRDefault="00AE7CDE" w14:paraId="510BF25A" w14:textId="77777777">
            <w:pPr>
              <w:spacing w:before="20" w:after="20" w:line="240" w:lineRule="auto"/>
              <w:jc w:val="center"/>
            </w:pPr>
            <w:r>
              <w:rPr>
                <w:rFonts w:ascii="Arial" w:hAnsi="Arial" w:eastAsia="Arial" w:cs="Arial"/>
                <w:sz w:val="20"/>
                <w:szCs w:val="20"/>
              </w:rPr>
              <w:t>Sí</w:t>
            </w:r>
          </w:p>
        </w:tc>
        <w:tc>
          <w:tcPr>
            <w:tcW w:w="3200" w:type="dxa"/>
          </w:tcPr>
          <w:p w:rsidR="00887C6C" w:rsidRDefault="00AE7CDE" w14:paraId="54FE9901" w14:textId="77777777">
            <w:pPr>
              <w:spacing w:before="20" w:after="20" w:line="240" w:lineRule="auto"/>
            </w:pPr>
            <w:r>
              <w:rPr>
                <w:rFonts w:ascii="Arial" w:hAnsi="Arial" w:eastAsia="Arial" w:cs="Arial"/>
                <w:sz w:val="20"/>
                <w:szCs w:val="20"/>
              </w:rPr>
              <w:t>Host del servidor MariaDB</w:t>
            </w:r>
          </w:p>
        </w:tc>
      </w:tr>
      <w:tr w:rsidR="00887C6C" w14:paraId="5C5DC2CB" w14:textId="77777777">
        <w:trPr>
          <w:cantSplit/>
          <w:jc w:val="center"/>
        </w:trPr>
        <w:tc>
          <w:tcPr>
            <w:tcW w:w="1900" w:type="dxa"/>
          </w:tcPr>
          <w:p w:rsidR="00887C6C" w:rsidRDefault="00AE7CDE" w14:paraId="304B9B9A" w14:textId="77777777">
            <w:pPr>
              <w:spacing w:before="20" w:after="20" w:line="240" w:lineRule="auto"/>
            </w:pPr>
            <w:r>
              <w:rPr>
                <w:rFonts w:ascii="Courier New" w:hAnsi="Courier New" w:eastAsia="Courier New" w:cs="Courier New"/>
                <w:sz w:val="20"/>
                <w:szCs w:val="20"/>
              </w:rPr>
              <w:t>db.port</w:t>
            </w:r>
          </w:p>
        </w:tc>
        <w:tc>
          <w:tcPr>
            <w:tcW w:w="3000" w:type="dxa"/>
          </w:tcPr>
          <w:p w:rsidR="00887C6C" w:rsidRDefault="00AE7CDE" w14:paraId="41F50E57" w14:textId="77777777">
            <w:pPr>
              <w:spacing w:before="20" w:after="20" w:line="240" w:lineRule="auto"/>
            </w:pPr>
            <w:r>
              <w:rPr>
                <w:rFonts w:ascii="Courier New" w:hAnsi="Courier New" w:eastAsia="Courier New" w:cs="Courier New"/>
                <w:sz w:val="20"/>
                <w:szCs w:val="20"/>
              </w:rPr>
              <w:t>ANTUCAYEN_DB_PORT</w:t>
            </w:r>
          </w:p>
        </w:tc>
        <w:tc>
          <w:tcPr>
            <w:tcW w:w="1260" w:type="dxa"/>
          </w:tcPr>
          <w:p w:rsidR="00887C6C" w:rsidRDefault="00AE7CDE" w14:paraId="1CD5A83C" w14:textId="77777777">
            <w:pPr>
              <w:spacing w:before="20" w:after="20" w:line="240" w:lineRule="auto"/>
              <w:jc w:val="center"/>
            </w:pPr>
            <w:r>
              <w:rPr>
                <w:rFonts w:ascii="Arial" w:hAnsi="Arial" w:eastAsia="Arial" w:cs="Arial"/>
                <w:sz w:val="20"/>
                <w:szCs w:val="20"/>
              </w:rPr>
              <w:t>Sí</w:t>
            </w:r>
          </w:p>
        </w:tc>
        <w:tc>
          <w:tcPr>
            <w:tcW w:w="3200" w:type="dxa"/>
          </w:tcPr>
          <w:p w:rsidR="00887C6C" w:rsidRDefault="00AE7CDE" w14:paraId="6900CC94" w14:textId="77777777">
            <w:pPr>
              <w:spacing w:before="20" w:after="20" w:line="240" w:lineRule="auto"/>
            </w:pPr>
            <w:r>
              <w:rPr>
                <w:rFonts w:ascii="Arial" w:hAnsi="Arial" w:eastAsia="Arial" w:cs="Arial"/>
                <w:sz w:val="20"/>
                <w:szCs w:val="20"/>
              </w:rPr>
              <w:t>Puerto del servidor</w:t>
            </w:r>
          </w:p>
        </w:tc>
      </w:tr>
      <w:tr w:rsidR="00887C6C" w14:paraId="67CAF16F" w14:textId="77777777">
        <w:trPr>
          <w:cantSplit/>
          <w:jc w:val="center"/>
        </w:trPr>
        <w:tc>
          <w:tcPr>
            <w:tcW w:w="1900" w:type="dxa"/>
          </w:tcPr>
          <w:p w:rsidR="00887C6C" w:rsidRDefault="00AE7CDE" w14:paraId="317C059D" w14:textId="77777777">
            <w:pPr>
              <w:spacing w:before="20" w:after="20" w:line="240" w:lineRule="auto"/>
            </w:pPr>
            <w:r>
              <w:rPr>
                <w:rFonts w:ascii="Courier New" w:hAnsi="Courier New" w:eastAsia="Courier New" w:cs="Courier New"/>
                <w:sz w:val="20"/>
                <w:szCs w:val="20"/>
              </w:rPr>
              <w:t>db.nombre</w:t>
            </w:r>
          </w:p>
        </w:tc>
        <w:tc>
          <w:tcPr>
            <w:tcW w:w="3000" w:type="dxa"/>
          </w:tcPr>
          <w:p w:rsidR="00887C6C" w:rsidRDefault="00AE7CDE" w14:paraId="0DA72A63" w14:textId="77777777">
            <w:pPr>
              <w:spacing w:before="20" w:after="20" w:line="240" w:lineRule="auto"/>
            </w:pPr>
            <w:r>
              <w:rPr>
                <w:rFonts w:ascii="Courier New" w:hAnsi="Courier New" w:eastAsia="Courier New" w:cs="Courier New"/>
                <w:sz w:val="20"/>
                <w:szCs w:val="20"/>
              </w:rPr>
              <w:t>ANTUCAYEN_DB_NAME</w:t>
            </w:r>
          </w:p>
        </w:tc>
        <w:tc>
          <w:tcPr>
            <w:tcW w:w="1260" w:type="dxa"/>
          </w:tcPr>
          <w:p w:rsidR="00887C6C" w:rsidRDefault="00AE7CDE" w14:paraId="60376102" w14:textId="77777777">
            <w:pPr>
              <w:spacing w:before="20" w:after="20" w:line="240" w:lineRule="auto"/>
              <w:jc w:val="center"/>
            </w:pPr>
            <w:r>
              <w:rPr>
                <w:rFonts w:ascii="Arial" w:hAnsi="Arial" w:eastAsia="Arial" w:cs="Arial"/>
                <w:sz w:val="20"/>
                <w:szCs w:val="20"/>
              </w:rPr>
              <w:t>Sí</w:t>
            </w:r>
          </w:p>
        </w:tc>
        <w:tc>
          <w:tcPr>
            <w:tcW w:w="3200" w:type="dxa"/>
          </w:tcPr>
          <w:p w:rsidR="00887C6C" w:rsidRDefault="00AE7CDE" w14:paraId="0F9B3395" w14:textId="77777777">
            <w:pPr>
              <w:spacing w:before="20" w:after="20" w:line="240" w:lineRule="auto"/>
            </w:pPr>
            <w:r>
              <w:rPr>
                <w:rFonts w:ascii="Arial" w:hAnsi="Arial" w:eastAsia="Arial" w:cs="Arial"/>
                <w:sz w:val="20"/>
                <w:szCs w:val="20"/>
              </w:rPr>
              <w:t>Nombre de la base de datos</w:t>
            </w:r>
          </w:p>
        </w:tc>
      </w:tr>
      <w:tr w:rsidR="00887C6C" w14:paraId="6E02031F" w14:textId="77777777">
        <w:trPr>
          <w:cantSplit/>
          <w:jc w:val="center"/>
        </w:trPr>
        <w:tc>
          <w:tcPr>
            <w:tcW w:w="1900" w:type="dxa"/>
          </w:tcPr>
          <w:p w:rsidR="00887C6C" w:rsidRDefault="00AE7CDE" w14:paraId="6F4359C0" w14:textId="77777777">
            <w:pPr>
              <w:spacing w:before="20" w:after="20" w:line="240" w:lineRule="auto"/>
            </w:pPr>
            <w:r>
              <w:rPr>
                <w:rFonts w:ascii="Courier New" w:hAnsi="Courier New" w:eastAsia="Courier New" w:cs="Courier New"/>
                <w:sz w:val="20"/>
                <w:szCs w:val="20"/>
              </w:rPr>
              <w:t>db.usuario</w:t>
            </w:r>
          </w:p>
        </w:tc>
        <w:tc>
          <w:tcPr>
            <w:tcW w:w="3000" w:type="dxa"/>
          </w:tcPr>
          <w:p w:rsidR="00887C6C" w:rsidRDefault="00AE7CDE" w14:paraId="63B610DA" w14:textId="77777777">
            <w:pPr>
              <w:spacing w:before="20" w:after="20" w:line="240" w:lineRule="auto"/>
            </w:pPr>
            <w:r>
              <w:rPr>
                <w:rFonts w:ascii="Courier New" w:hAnsi="Courier New" w:eastAsia="Courier New" w:cs="Courier New"/>
                <w:sz w:val="20"/>
                <w:szCs w:val="20"/>
              </w:rPr>
              <w:t>ANTUCAYEN_DB_USER</w:t>
            </w:r>
          </w:p>
        </w:tc>
        <w:tc>
          <w:tcPr>
            <w:tcW w:w="1260" w:type="dxa"/>
          </w:tcPr>
          <w:p w:rsidR="00887C6C" w:rsidRDefault="00AE7CDE" w14:paraId="17703E18" w14:textId="77777777">
            <w:pPr>
              <w:spacing w:before="20" w:after="20" w:line="240" w:lineRule="auto"/>
              <w:jc w:val="center"/>
            </w:pPr>
            <w:r>
              <w:rPr>
                <w:rFonts w:ascii="Arial" w:hAnsi="Arial" w:eastAsia="Arial" w:cs="Arial"/>
                <w:sz w:val="20"/>
                <w:szCs w:val="20"/>
              </w:rPr>
              <w:t>Sí</w:t>
            </w:r>
          </w:p>
        </w:tc>
        <w:tc>
          <w:tcPr>
            <w:tcW w:w="3200" w:type="dxa"/>
          </w:tcPr>
          <w:p w:rsidR="00887C6C" w:rsidRDefault="00AE7CDE" w14:paraId="2068B41B" w14:textId="77777777">
            <w:pPr>
              <w:spacing w:before="20" w:after="20" w:line="240" w:lineRule="auto"/>
            </w:pPr>
            <w:r>
              <w:rPr>
                <w:rFonts w:ascii="Arial" w:hAnsi="Arial" w:eastAsia="Arial" w:cs="Arial"/>
                <w:sz w:val="20"/>
                <w:szCs w:val="20"/>
              </w:rPr>
              <w:t>Usuario de MariaDB</w:t>
            </w:r>
          </w:p>
        </w:tc>
      </w:tr>
      <w:tr w:rsidR="00887C6C" w14:paraId="01AC8DB2" w14:textId="77777777">
        <w:trPr>
          <w:cantSplit/>
          <w:jc w:val="center"/>
        </w:trPr>
        <w:tc>
          <w:tcPr>
            <w:tcW w:w="1900" w:type="dxa"/>
          </w:tcPr>
          <w:p w:rsidR="00887C6C" w:rsidRDefault="00AE7CDE" w14:paraId="0D9853D6" w14:textId="77777777">
            <w:pPr>
              <w:spacing w:before="20" w:after="20" w:line="240" w:lineRule="auto"/>
            </w:pPr>
            <w:r>
              <w:rPr>
                <w:rFonts w:ascii="Courier New" w:hAnsi="Courier New" w:eastAsia="Courier New" w:cs="Courier New"/>
                <w:sz w:val="20"/>
                <w:szCs w:val="20"/>
              </w:rPr>
              <w:t>db.contrasena</w:t>
            </w:r>
          </w:p>
        </w:tc>
        <w:tc>
          <w:tcPr>
            <w:tcW w:w="3000" w:type="dxa"/>
          </w:tcPr>
          <w:p w:rsidR="00887C6C" w:rsidRDefault="00AE7CDE" w14:paraId="5A77883E" w14:textId="77777777">
            <w:pPr>
              <w:spacing w:before="20" w:after="20" w:line="240" w:lineRule="auto"/>
            </w:pPr>
            <w:r>
              <w:rPr>
                <w:rFonts w:ascii="Courier New" w:hAnsi="Courier New" w:eastAsia="Courier New" w:cs="Courier New"/>
                <w:sz w:val="20"/>
                <w:szCs w:val="20"/>
              </w:rPr>
              <w:t>ANTUCAYEN_DB_PASSWORD</w:t>
            </w:r>
          </w:p>
        </w:tc>
        <w:tc>
          <w:tcPr>
            <w:tcW w:w="1260" w:type="dxa"/>
          </w:tcPr>
          <w:p w:rsidR="00887C6C" w:rsidRDefault="00AE7CDE" w14:paraId="3CCF3823" w14:textId="77777777">
            <w:pPr>
              <w:spacing w:before="20" w:after="20" w:line="240" w:lineRule="auto"/>
              <w:jc w:val="center"/>
            </w:pPr>
            <w:r>
              <w:rPr>
                <w:rFonts w:ascii="Arial" w:hAnsi="Arial" w:eastAsia="Arial" w:cs="Arial"/>
                <w:sz w:val="20"/>
                <w:szCs w:val="20"/>
              </w:rPr>
              <w:t>Sí</w:t>
            </w:r>
          </w:p>
        </w:tc>
        <w:tc>
          <w:tcPr>
            <w:tcW w:w="3200" w:type="dxa"/>
          </w:tcPr>
          <w:p w:rsidR="00887C6C" w:rsidRDefault="00AE7CDE" w14:paraId="178B4F3D" w14:textId="77777777">
            <w:pPr>
              <w:spacing w:before="20" w:after="20" w:line="240" w:lineRule="auto"/>
            </w:pPr>
            <w:r>
              <w:rPr>
                <w:rFonts w:ascii="Arial" w:hAnsi="Arial" w:eastAsia="Arial" w:cs="Arial"/>
                <w:sz w:val="20"/>
                <w:szCs w:val="20"/>
              </w:rPr>
              <w:t>Contraseña; no puede quedar vacía</w:t>
            </w:r>
          </w:p>
        </w:tc>
      </w:tr>
      <w:tr w:rsidR="00887C6C" w14:paraId="3701B02E" w14:textId="77777777">
        <w:trPr>
          <w:cantSplit/>
          <w:jc w:val="center"/>
        </w:trPr>
        <w:tc>
          <w:tcPr>
            <w:tcW w:w="1900" w:type="dxa"/>
          </w:tcPr>
          <w:p w:rsidR="00887C6C" w:rsidRDefault="00AE7CDE" w14:paraId="3EE7DF47" w14:textId="77777777">
            <w:pPr>
              <w:spacing w:before="20" w:after="20" w:line="240" w:lineRule="auto"/>
            </w:pPr>
            <w:r>
              <w:rPr>
                <w:rFonts w:ascii="Courier New" w:hAnsi="Courier New" w:eastAsia="Courier New" w:cs="Courier New"/>
                <w:sz w:val="20"/>
                <w:szCs w:val="20"/>
              </w:rPr>
              <w:t>db.ssl</w:t>
            </w:r>
          </w:p>
        </w:tc>
        <w:tc>
          <w:tcPr>
            <w:tcW w:w="3000" w:type="dxa"/>
          </w:tcPr>
          <w:p w:rsidR="00887C6C" w:rsidRDefault="00AE7CDE" w14:paraId="05C63C39" w14:textId="77777777">
            <w:pPr>
              <w:spacing w:before="20" w:after="20" w:line="240" w:lineRule="auto"/>
            </w:pPr>
            <w:r>
              <w:rPr>
                <w:rFonts w:ascii="Courier New" w:hAnsi="Courier New" w:eastAsia="Courier New" w:cs="Courier New"/>
                <w:sz w:val="20"/>
                <w:szCs w:val="20"/>
              </w:rPr>
              <w:t>ANTUCAYEN_DB_SSL</w:t>
            </w:r>
          </w:p>
        </w:tc>
        <w:tc>
          <w:tcPr>
            <w:tcW w:w="1260" w:type="dxa"/>
          </w:tcPr>
          <w:p w:rsidR="00887C6C" w:rsidRDefault="00AE7CDE" w14:paraId="1A09B756" w14:textId="77777777">
            <w:pPr>
              <w:spacing w:before="20" w:after="20" w:line="240" w:lineRule="auto"/>
              <w:jc w:val="center"/>
            </w:pPr>
            <w:r>
              <w:rPr>
                <w:rFonts w:ascii="Arial" w:hAnsi="Arial" w:eastAsia="Arial" w:cs="Arial"/>
                <w:sz w:val="20"/>
                <w:szCs w:val="20"/>
              </w:rPr>
              <w:t>No</w:t>
            </w:r>
          </w:p>
        </w:tc>
        <w:tc>
          <w:tcPr>
            <w:tcW w:w="3200" w:type="dxa"/>
          </w:tcPr>
          <w:p w:rsidR="00887C6C" w:rsidRDefault="00AE7CDE" w14:paraId="0B5A24D6" w14:textId="77777777">
            <w:pPr>
              <w:spacing w:before="20" w:after="20" w:line="240" w:lineRule="auto"/>
            </w:pPr>
            <w:r>
              <w:rPr>
                <w:rFonts w:ascii="Arial" w:hAnsi="Arial" w:eastAsia="Arial" w:cs="Arial"/>
                <w:sz w:val="20"/>
                <w:szCs w:val="20"/>
              </w:rPr>
              <w:t>Uso de SSL/TLS; por defecto, desactivado</w:t>
            </w:r>
          </w:p>
        </w:tc>
      </w:tr>
    </w:tbl>
    <w:p w:rsidR="00887C6C" w:rsidRDefault="00AE7CDE" w14:paraId="7C7E7425" w14:textId="77777777">
      <w:pPr>
        <w:spacing w:before="60" w:after="240" w:line="240" w:lineRule="auto"/>
        <w:jc w:val="center"/>
      </w:pPr>
      <w:r>
        <w:rPr>
          <w:rFonts w:ascii="Arial" w:hAnsi="Arial" w:eastAsia="Arial" w:cs="Arial"/>
          <w:i/>
          <w:iCs/>
          <w:sz w:val="18"/>
          <w:szCs w:val="18"/>
        </w:rPr>
        <w:t>Fuente: Elaborado por el equipo de proyecto a partir del archivo config.properties.example y de la clase DBConexion.</w:t>
      </w:r>
    </w:p>
    <w:p w:rsidR="00887C6C" w:rsidRDefault="00AE7CDE" w14:paraId="7A28A040" w14:textId="77777777">
      <w:pPr>
        <w:spacing w:line="360" w:lineRule="auto"/>
        <w:jc w:val="both"/>
      </w:pPr>
      <w:r>
        <w:rPr>
          <w:rFonts w:ascii="Arial" w:hAnsi="Arial" w:eastAsia="Arial" w:cs="Arial"/>
        </w:rPr>
        <w:t>La instalación carga tres usuarios de demostración, uno por perfil, que se detallan en la Tabla A.18. Para un uso real se deben crear usuarios propios desde la opción «Usuarios y permisos» y desactivar estas cuentas.</w:t>
      </w:r>
    </w:p>
    <w:p w:rsidR="00887C6C" w:rsidRDefault="00AE7CDE" w14:paraId="08130B0F" w14:textId="77777777">
      <w:pPr>
        <w:pStyle w:val="LeyendaTabla"/>
        <w:keepNext/>
        <w:spacing w:before="240"/>
      </w:pPr>
      <w:r>
        <w:t>Tabla A.18: “Usuarios de demostración cargados por el script de instalación”.</w:t>
      </w:r>
    </w:p>
    <w:tbl>
      <w:tblPr>
        <w:tblW w:w="9360" w:type="dxa"/>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left w:w="80" w:type="dxa"/>
          <w:right w:w="80" w:type="dxa"/>
        </w:tblCellMar>
        <w:tblLook w:val="04A0" w:firstRow="1" w:lastRow="0" w:firstColumn="1" w:lastColumn="0" w:noHBand="0" w:noVBand="1"/>
      </w:tblPr>
      <w:tblGrid>
        <w:gridCol w:w="2055"/>
        <w:gridCol w:w="2625"/>
        <w:gridCol w:w="2340"/>
        <w:gridCol w:w="2340"/>
      </w:tblGrid>
      <w:tr w:rsidR="00887C6C" w:rsidTr="547F915B" w14:paraId="73D4F205" w14:textId="77777777">
        <w:trPr>
          <w:cantSplit/>
          <w:tblHeader/>
        </w:trPr>
        <w:tc>
          <w:tcPr>
            <w:tcW w:w="2055" w:type="dxa"/>
            <w:tcMar/>
            <w:vAlign w:val="center"/>
          </w:tcPr>
          <w:p w:rsidR="00887C6C" w:rsidRDefault="00AE7CDE" w14:paraId="6EAC15AF" w14:textId="77777777">
            <w:pPr>
              <w:spacing w:before="20" w:after="20" w:line="240" w:lineRule="auto"/>
              <w:jc w:val="center"/>
            </w:pPr>
            <w:r>
              <w:rPr>
                <w:rFonts w:ascii="Arial" w:hAnsi="Arial" w:eastAsia="Arial" w:cs="Arial"/>
                <w:b/>
                <w:bCs/>
                <w:sz w:val="20"/>
                <w:szCs w:val="20"/>
              </w:rPr>
              <w:t>Usuario</w:t>
            </w:r>
          </w:p>
        </w:tc>
        <w:tc>
          <w:tcPr>
            <w:tcW w:w="2625" w:type="dxa"/>
            <w:tcMar/>
            <w:vAlign w:val="center"/>
          </w:tcPr>
          <w:p w:rsidR="00887C6C" w:rsidRDefault="00AE7CDE" w14:paraId="11B2A751" w14:textId="77777777">
            <w:pPr>
              <w:spacing w:before="20" w:after="20" w:line="240" w:lineRule="auto"/>
              <w:jc w:val="center"/>
            </w:pPr>
            <w:r>
              <w:rPr>
                <w:rFonts w:ascii="Arial" w:hAnsi="Arial" w:eastAsia="Arial" w:cs="Arial"/>
                <w:b/>
                <w:bCs/>
                <w:sz w:val="20"/>
                <w:szCs w:val="20"/>
              </w:rPr>
              <w:t>Contraseña</w:t>
            </w:r>
          </w:p>
        </w:tc>
        <w:tc>
          <w:tcPr>
            <w:tcW w:w="2340" w:type="dxa"/>
            <w:tcMar/>
            <w:vAlign w:val="center"/>
          </w:tcPr>
          <w:p w:rsidR="00887C6C" w:rsidRDefault="00AE7CDE" w14:paraId="3C19DDC6" w14:textId="77777777">
            <w:pPr>
              <w:spacing w:before="20" w:after="20" w:line="240" w:lineRule="auto"/>
              <w:jc w:val="center"/>
            </w:pPr>
            <w:r>
              <w:rPr>
                <w:rFonts w:ascii="Arial" w:hAnsi="Arial" w:eastAsia="Arial" w:cs="Arial"/>
                <w:b/>
                <w:bCs/>
                <w:sz w:val="20"/>
                <w:szCs w:val="20"/>
              </w:rPr>
              <w:t>Perfil</w:t>
            </w:r>
          </w:p>
        </w:tc>
        <w:tc>
          <w:tcPr>
            <w:tcW w:w="2340" w:type="dxa"/>
            <w:tcMar/>
            <w:vAlign w:val="center"/>
          </w:tcPr>
          <w:p w:rsidR="00887C6C" w:rsidRDefault="00AE7CDE" w14:paraId="4ECFA385" w14:textId="77777777">
            <w:pPr>
              <w:spacing w:before="20" w:after="20" w:line="240" w:lineRule="auto"/>
              <w:jc w:val="center"/>
            </w:pPr>
            <w:r>
              <w:rPr>
                <w:rFonts w:ascii="Arial" w:hAnsi="Arial" w:eastAsia="Arial" w:cs="Arial"/>
                <w:b/>
                <w:bCs/>
                <w:sz w:val="20"/>
                <w:szCs w:val="20"/>
              </w:rPr>
              <w:t>Pantalla inicial</w:t>
            </w:r>
          </w:p>
        </w:tc>
      </w:tr>
      <w:tr w:rsidR="00887C6C" w:rsidTr="547F915B" w14:paraId="34DC2177" w14:textId="77777777">
        <w:trPr>
          <w:cantSplit/>
        </w:trPr>
        <w:tc>
          <w:tcPr>
            <w:tcW w:w="2055" w:type="dxa"/>
            <w:tcMar/>
          </w:tcPr>
          <w:p w:rsidR="00887C6C" w:rsidRDefault="00AE7CDE" w14:paraId="108CF777" w14:textId="77777777">
            <w:pPr>
              <w:spacing w:before="20" w:after="20" w:line="240" w:lineRule="auto"/>
            </w:pPr>
            <w:r>
              <w:rPr>
                <w:rFonts w:ascii="Courier New" w:hAnsi="Courier New" w:eastAsia="Courier New" w:cs="Courier New"/>
                <w:sz w:val="20"/>
                <w:szCs w:val="20"/>
              </w:rPr>
              <w:t>guido_admin</w:t>
            </w:r>
          </w:p>
        </w:tc>
        <w:tc>
          <w:tcPr>
            <w:tcW w:w="2625" w:type="dxa"/>
            <w:tcMar/>
          </w:tcPr>
          <w:p w:rsidR="00887C6C" w:rsidRDefault="00AE7CDE" w14:paraId="71706CB5" w14:textId="77777777">
            <w:pPr>
              <w:spacing w:before="20" w:after="20" w:line="240" w:lineRule="auto"/>
            </w:pPr>
            <w:r>
              <w:rPr>
                <w:rFonts w:ascii="Courier New" w:hAnsi="Courier New" w:eastAsia="Courier New" w:cs="Courier New"/>
                <w:sz w:val="20"/>
                <w:szCs w:val="20"/>
              </w:rPr>
              <w:t>admin123</w:t>
            </w:r>
          </w:p>
        </w:tc>
        <w:tc>
          <w:tcPr>
            <w:tcW w:w="2340" w:type="dxa"/>
            <w:tcMar/>
          </w:tcPr>
          <w:p w:rsidR="00887C6C" w:rsidRDefault="00AE7CDE" w14:paraId="1F59722F" w14:textId="77777777">
            <w:pPr>
              <w:spacing w:before="20" w:after="20" w:line="240" w:lineRule="auto"/>
            </w:pPr>
            <w:r>
              <w:rPr>
                <w:rFonts w:ascii="Arial" w:hAnsi="Arial" w:eastAsia="Arial" w:cs="Arial"/>
                <w:sz w:val="20"/>
                <w:szCs w:val="20"/>
              </w:rPr>
              <w:t>Administrador</w:t>
            </w:r>
          </w:p>
        </w:tc>
        <w:tc>
          <w:tcPr>
            <w:tcW w:w="2340" w:type="dxa"/>
            <w:tcMar/>
          </w:tcPr>
          <w:p w:rsidR="00887C6C" w:rsidRDefault="00AE7CDE" w14:paraId="6C8CF4A1" w14:textId="77777777">
            <w:pPr>
              <w:spacing w:before="20" w:after="20" w:line="240" w:lineRule="auto"/>
            </w:pPr>
            <w:r>
              <w:rPr>
                <w:rFonts w:ascii="Arial" w:hAnsi="Arial" w:eastAsia="Arial" w:cs="Arial"/>
                <w:sz w:val="20"/>
                <w:szCs w:val="20"/>
              </w:rPr>
              <w:t>Dashboard</w:t>
            </w:r>
          </w:p>
        </w:tc>
      </w:tr>
      <w:tr w:rsidR="00887C6C" w:rsidTr="547F915B" w14:paraId="6920E198" w14:textId="77777777">
        <w:trPr>
          <w:cantSplit/>
        </w:trPr>
        <w:tc>
          <w:tcPr>
            <w:tcW w:w="2055" w:type="dxa"/>
            <w:tcMar/>
          </w:tcPr>
          <w:p w:rsidR="00887C6C" w:rsidRDefault="00AE7CDE" w14:paraId="16374E43" w14:textId="77777777">
            <w:pPr>
              <w:spacing w:before="20" w:after="20" w:line="240" w:lineRule="auto"/>
            </w:pPr>
            <w:r>
              <w:rPr>
                <w:rFonts w:ascii="Courier New" w:hAnsi="Courier New" w:eastAsia="Courier New" w:cs="Courier New"/>
                <w:sz w:val="20"/>
                <w:szCs w:val="20"/>
              </w:rPr>
              <w:t>matias_bodega</w:t>
            </w:r>
          </w:p>
        </w:tc>
        <w:tc>
          <w:tcPr>
            <w:tcW w:w="2625" w:type="dxa"/>
            <w:tcMar/>
          </w:tcPr>
          <w:p w:rsidR="00887C6C" w:rsidRDefault="00AE7CDE" w14:paraId="3373A929" w14:textId="77777777">
            <w:pPr>
              <w:spacing w:before="20" w:after="20" w:line="240" w:lineRule="auto"/>
            </w:pPr>
            <w:r>
              <w:rPr>
                <w:rFonts w:ascii="Courier New" w:hAnsi="Courier New" w:eastAsia="Courier New" w:cs="Courier New"/>
                <w:sz w:val="20"/>
                <w:szCs w:val="20"/>
              </w:rPr>
              <w:t>bodega123</w:t>
            </w:r>
          </w:p>
        </w:tc>
        <w:tc>
          <w:tcPr>
            <w:tcW w:w="2340" w:type="dxa"/>
            <w:tcMar/>
          </w:tcPr>
          <w:p w:rsidR="00887C6C" w:rsidRDefault="00AE7CDE" w14:paraId="6753B9E1" w14:textId="77777777">
            <w:pPr>
              <w:spacing w:before="20" w:after="20" w:line="240" w:lineRule="auto"/>
            </w:pPr>
            <w:r>
              <w:rPr>
                <w:rFonts w:ascii="Arial" w:hAnsi="Arial" w:eastAsia="Arial" w:cs="Arial"/>
                <w:sz w:val="20"/>
                <w:szCs w:val="20"/>
              </w:rPr>
              <w:t>Bodeguero</w:t>
            </w:r>
          </w:p>
        </w:tc>
        <w:tc>
          <w:tcPr>
            <w:tcW w:w="2340" w:type="dxa"/>
            <w:tcMar/>
          </w:tcPr>
          <w:p w:rsidR="00887C6C" w:rsidRDefault="00AE7CDE" w14:paraId="3EE9DF83" w14:textId="77777777">
            <w:pPr>
              <w:spacing w:before="20" w:after="20" w:line="240" w:lineRule="auto"/>
            </w:pPr>
            <w:r>
              <w:rPr>
                <w:rFonts w:ascii="Arial" w:hAnsi="Arial" w:eastAsia="Arial" w:cs="Arial"/>
                <w:sz w:val="20"/>
                <w:szCs w:val="20"/>
              </w:rPr>
              <w:t>Productos</w:t>
            </w:r>
          </w:p>
        </w:tc>
      </w:tr>
      <w:tr w:rsidR="00887C6C" w:rsidTr="547F915B" w14:paraId="392AE254" w14:textId="77777777">
        <w:trPr>
          <w:cantSplit/>
        </w:trPr>
        <w:tc>
          <w:tcPr>
            <w:tcW w:w="2055" w:type="dxa"/>
            <w:tcMar/>
          </w:tcPr>
          <w:p w:rsidR="00887C6C" w:rsidRDefault="00AE7CDE" w14:paraId="3E9DB5CD" w14:textId="77777777">
            <w:pPr>
              <w:spacing w:before="20" w:after="20" w:line="240" w:lineRule="auto"/>
            </w:pPr>
            <w:r>
              <w:rPr>
                <w:rFonts w:ascii="Courier New" w:hAnsi="Courier New" w:eastAsia="Courier New" w:cs="Courier New"/>
                <w:sz w:val="20"/>
                <w:szCs w:val="20"/>
              </w:rPr>
              <w:t>cajero_demo</w:t>
            </w:r>
          </w:p>
        </w:tc>
        <w:tc>
          <w:tcPr>
            <w:tcW w:w="2625" w:type="dxa"/>
            <w:tcMar/>
          </w:tcPr>
          <w:p w:rsidR="00887C6C" w:rsidRDefault="00AE7CDE" w14:paraId="19575C98" w14:textId="77777777">
            <w:pPr>
              <w:spacing w:before="20" w:after="20" w:line="240" w:lineRule="auto"/>
            </w:pPr>
            <w:r>
              <w:rPr>
                <w:rFonts w:ascii="Courier New" w:hAnsi="Courier New" w:eastAsia="Courier New" w:cs="Courier New"/>
                <w:sz w:val="20"/>
                <w:szCs w:val="20"/>
              </w:rPr>
              <w:t>cajero123</w:t>
            </w:r>
          </w:p>
        </w:tc>
        <w:tc>
          <w:tcPr>
            <w:tcW w:w="2340" w:type="dxa"/>
            <w:tcMar/>
          </w:tcPr>
          <w:p w:rsidR="00887C6C" w:rsidRDefault="00AE7CDE" w14:paraId="2EB241E0" w14:textId="77777777">
            <w:pPr>
              <w:spacing w:before="20" w:after="20" w:line="240" w:lineRule="auto"/>
            </w:pPr>
            <w:r>
              <w:rPr>
                <w:rFonts w:ascii="Arial" w:hAnsi="Arial" w:eastAsia="Arial" w:cs="Arial"/>
                <w:sz w:val="20"/>
                <w:szCs w:val="20"/>
              </w:rPr>
              <w:t>Cajero</w:t>
            </w:r>
          </w:p>
        </w:tc>
        <w:tc>
          <w:tcPr>
            <w:tcW w:w="2340" w:type="dxa"/>
            <w:tcMar/>
          </w:tcPr>
          <w:p w:rsidR="00887C6C" w:rsidRDefault="00AE7CDE" w14:paraId="5B0E699B" w14:textId="77777777">
            <w:pPr>
              <w:spacing w:before="20" w:after="20" w:line="240" w:lineRule="auto"/>
            </w:pPr>
            <w:r>
              <w:rPr>
                <w:rFonts w:ascii="Arial" w:hAnsi="Arial" w:eastAsia="Arial" w:cs="Arial"/>
                <w:sz w:val="20"/>
                <w:szCs w:val="20"/>
              </w:rPr>
              <w:t>Punto de Venta</w:t>
            </w:r>
          </w:p>
        </w:tc>
      </w:tr>
    </w:tbl>
    <w:p w:rsidR="00887C6C" w:rsidRDefault="00AE7CDE" w14:paraId="04EC9389" w14:textId="77777777">
      <w:pPr>
        <w:spacing w:before="60" w:after="240" w:line="240" w:lineRule="auto"/>
        <w:jc w:val="center"/>
      </w:pPr>
      <w:r>
        <w:rPr>
          <w:rFonts w:ascii="Arial" w:hAnsi="Arial" w:eastAsia="Arial" w:cs="Arial"/>
          <w:i/>
          <w:iCs/>
          <w:sz w:val="18"/>
          <w:szCs w:val="18"/>
        </w:rPr>
        <w:t>Fuente: Elaborado por el equipo de proyecto a partir del script database/Antucayen_Instalacion_Unica.sql.</w:t>
      </w:r>
    </w:p>
    <w:p w:rsidR="00887C6C" w:rsidRDefault="00AE7CDE" w14:paraId="05111401" w14:textId="77777777">
      <w:pPr>
        <w:spacing w:line="360" w:lineRule="auto"/>
        <w:jc w:val="both"/>
      </w:pPr>
      <w:r>
        <w:rPr>
          <w:rFonts w:ascii="Arial" w:hAnsi="Arial" w:eastAsia="Arial" w:cs="Arial"/>
        </w:rPr>
        <w:t>Los archivos digitales adjuntos a las facturas se copian en la carpeta archivos/facturas/ del directorio desde el que se ejecuta la aplicación, por lo que esta debe iniciarse siempre desde la misma ubicación. Para extraer ítems desde facturas escaneadas se requiere Tesseract OCR con sus datos de idioma, que se configuran mediante las variables de entorno ANTUCAYEN_TESSDATA y ANTUCAYEN_OCR_LANG. Además, antes de autenticar a un usuario, el sistema verifica que el esquema de la base de datos corresponda a la versión que espera la aplicación, comprobando la existencia de las tablas, sus columnas y el catálogo de perfiles.</w:t>
      </w:r>
    </w:p>
    <w:p w:rsidR="00887C6C" w:rsidRDefault="00AE7CDE" w14:paraId="6329E760" w14:textId="77777777">
      <w:pPr>
        <w:keepNext/>
        <w:spacing w:before="240" w:after="200" w:line="276" w:lineRule="auto"/>
        <w:outlineLvl w:val="2"/>
      </w:pPr>
      <w:r>
        <w:rPr>
          <w:rFonts w:ascii="Arial" w:hAnsi="Arial" w:eastAsia="Arial" w:cs="Arial"/>
          <w:b/>
          <w:bCs/>
        </w:rPr>
        <w:t>A.6.3 Organización del código</w:t>
      </w:r>
    </w:p>
    <w:p w:rsidR="00887C6C" w:rsidRDefault="00AE7CDE" w14:paraId="33E8A1EA" w14:textId="77777777">
      <w:pPr>
        <w:spacing w:line="360" w:lineRule="auto"/>
        <w:jc w:val="both"/>
      </w:pPr>
      <w:r>
        <w:rPr>
          <w:rFonts w:ascii="Arial" w:hAnsi="Arial" w:eastAsia="Arial" w:cs="Arial"/>
        </w:rPr>
        <w:t>El código mantiene la arquitectura en capas descrita en la sección 4.4. La Tabla A.19 resume los paquetes del proyecto y la responsabilidad de cada capa. En la implementación actual, el proyecto cuenta con 12 controladores, 17 servicios de negocio, 15 clases de acceso a datos (DAO) y 20 vistas Swing.</w:t>
      </w:r>
    </w:p>
    <w:p w:rsidR="00887C6C" w:rsidRDefault="00AE7CDE" w14:paraId="119DA949" w14:textId="77777777">
      <w:pPr>
        <w:pStyle w:val="LeyendaTabla"/>
        <w:keepNext/>
        <w:spacing w:before="240"/>
      </w:pPr>
      <w:r>
        <w:t>Tabla A.19: “Capas y paquetes del proyecto”.</w:t>
      </w:r>
    </w:p>
    <w:tbl>
      <w:tblPr>
        <w:tblW w:w="936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80" w:type="dxa"/>
          <w:right w:w="80" w:type="dxa"/>
        </w:tblCellMar>
        <w:tblLook w:val="04A0" w:firstRow="1" w:lastRow="0" w:firstColumn="1" w:lastColumn="0" w:noHBand="0" w:noVBand="1"/>
      </w:tblPr>
      <w:tblGrid>
        <w:gridCol w:w="1500"/>
        <w:gridCol w:w="3460"/>
        <w:gridCol w:w="4400"/>
      </w:tblGrid>
      <w:tr w:rsidR="00887C6C" w14:paraId="430023E0" w14:textId="77777777">
        <w:trPr>
          <w:cantSplit/>
          <w:tblHeader/>
          <w:jc w:val="center"/>
        </w:trPr>
        <w:tc>
          <w:tcPr>
            <w:tcW w:w="1500" w:type="dxa"/>
            <w:vAlign w:val="center"/>
          </w:tcPr>
          <w:p w:rsidR="00887C6C" w:rsidRDefault="00AE7CDE" w14:paraId="55D92F73" w14:textId="77777777">
            <w:pPr>
              <w:spacing w:before="20" w:after="20" w:line="240" w:lineRule="auto"/>
              <w:jc w:val="center"/>
            </w:pPr>
            <w:r>
              <w:rPr>
                <w:rFonts w:ascii="Arial" w:hAnsi="Arial" w:eastAsia="Arial" w:cs="Arial"/>
                <w:b/>
                <w:bCs/>
                <w:sz w:val="20"/>
                <w:szCs w:val="20"/>
              </w:rPr>
              <w:t>Capa</w:t>
            </w:r>
          </w:p>
        </w:tc>
        <w:tc>
          <w:tcPr>
            <w:tcW w:w="3460" w:type="dxa"/>
            <w:vAlign w:val="center"/>
          </w:tcPr>
          <w:p w:rsidR="00887C6C" w:rsidRDefault="00AE7CDE" w14:paraId="78FF95ED" w14:textId="77777777">
            <w:pPr>
              <w:spacing w:before="20" w:after="20" w:line="240" w:lineRule="auto"/>
              <w:jc w:val="center"/>
            </w:pPr>
            <w:r>
              <w:rPr>
                <w:rFonts w:ascii="Arial" w:hAnsi="Arial" w:eastAsia="Arial" w:cs="Arial"/>
                <w:b/>
                <w:bCs/>
                <w:sz w:val="20"/>
                <w:szCs w:val="20"/>
              </w:rPr>
              <w:t>Paquete</w:t>
            </w:r>
          </w:p>
        </w:tc>
        <w:tc>
          <w:tcPr>
            <w:tcW w:w="4400" w:type="dxa"/>
            <w:vAlign w:val="center"/>
          </w:tcPr>
          <w:p w:rsidR="00887C6C" w:rsidRDefault="00AE7CDE" w14:paraId="2CBB45CB" w14:textId="77777777">
            <w:pPr>
              <w:spacing w:before="20" w:after="20" w:line="240" w:lineRule="auto"/>
              <w:jc w:val="center"/>
            </w:pPr>
            <w:r>
              <w:rPr>
                <w:rFonts w:ascii="Arial" w:hAnsi="Arial" w:eastAsia="Arial" w:cs="Arial"/>
                <w:b/>
                <w:bCs/>
                <w:sz w:val="20"/>
                <w:szCs w:val="20"/>
              </w:rPr>
              <w:t>Responsabilidad</w:t>
            </w:r>
          </w:p>
        </w:tc>
      </w:tr>
      <w:tr w:rsidR="00887C6C" w14:paraId="71C4134E" w14:textId="77777777">
        <w:trPr>
          <w:cantSplit/>
          <w:jc w:val="center"/>
        </w:trPr>
        <w:tc>
          <w:tcPr>
            <w:tcW w:w="1500" w:type="dxa"/>
          </w:tcPr>
          <w:p w:rsidR="00887C6C" w:rsidRDefault="00AE7CDE" w14:paraId="71F37C00" w14:textId="77777777">
            <w:pPr>
              <w:spacing w:before="20" w:after="20" w:line="240" w:lineRule="auto"/>
            </w:pPr>
            <w:r>
              <w:rPr>
                <w:rFonts w:ascii="Arial" w:hAnsi="Arial" w:eastAsia="Arial" w:cs="Arial"/>
                <w:sz w:val="20"/>
                <w:szCs w:val="20"/>
              </w:rPr>
              <w:t>Vista</w:t>
            </w:r>
          </w:p>
        </w:tc>
        <w:tc>
          <w:tcPr>
            <w:tcW w:w="3460" w:type="dxa"/>
          </w:tcPr>
          <w:p w:rsidR="00887C6C" w:rsidRDefault="00AE7CDE" w14:paraId="623DFD0D" w14:textId="77777777">
            <w:pPr>
              <w:spacing w:before="20" w:after="20" w:line="240" w:lineRule="auto"/>
            </w:pPr>
            <w:r>
              <w:rPr>
                <w:rFonts w:ascii="Courier New" w:hAnsi="Courier New" w:eastAsia="Courier New" w:cs="Courier New"/>
                <w:sz w:val="20"/>
                <w:szCs w:val="20"/>
              </w:rPr>
              <w:t>cl.antucayen.view</w:t>
            </w:r>
          </w:p>
        </w:tc>
        <w:tc>
          <w:tcPr>
            <w:tcW w:w="4400" w:type="dxa"/>
          </w:tcPr>
          <w:p w:rsidR="00887C6C" w:rsidRDefault="00AE7CDE" w14:paraId="0E71C73C" w14:textId="77777777">
            <w:pPr>
              <w:spacing w:before="20" w:after="20" w:line="240" w:lineRule="auto"/>
            </w:pPr>
            <w:r>
              <w:rPr>
                <w:rFonts w:ascii="Arial" w:hAnsi="Arial" w:eastAsia="Arial" w:cs="Arial"/>
                <w:sz w:val="20"/>
                <w:szCs w:val="20"/>
              </w:rPr>
              <w:t>Pantallas y diálogos Swing. No acceden directamente a los DAO.</w:t>
            </w:r>
          </w:p>
        </w:tc>
      </w:tr>
      <w:tr w:rsidR="00887C6C" w14:paraId="15FD9D38" w14:textId="77777777">
        <w:trPr>
          <w:cantSplit/>
          <w:jc w:val="center"/>
        </w:trPr>
        <w:tc>
          <w:tcPr>
            <w:tcW w:w="1500" w:type="dxa"/>
          </w:tcPr>
          <w:p w:rsidR="00887C6C" w:rsidRDefault="00AE7CDE" w14:paraId="54FEDCFD" w14:textId="77777777">
            <w:pPr>
              <w:spacing w:before="20" w:after="20" w:line="240" w:lineRule="auto"/>
            </w:pPr>
            <w:r>
              <w:rPr>
                <w:rFonts w:ascii="Arial" w:hAnsi="Arial" w:eastAsia="Arial" w:cs="Arial"/>
                <w:sz w:val="20"/>
                <w:szCs w:val="20"/>
              </w:rPr>
              <w:t>Controlador</w:t>
            </w:r>
          </w:p>
        </w:tc>
        <w:tc>
          <w:tcPr>
            <w:tcW w:w="3460" w:type="dxa"/>
          </w:tcPr>
          <w:p w:rsidR="00887C6C" w:rsidRDefault="00AE7CDE" w14:paraId="1D0E6E19" w14:textId="77777777">
            <w:pPr>
              <w:spacing w:before="20" w:after="20" w:line="240" w:lineRule="auto"/>
            </w:pPr>
            <w:r>
              <w:rPr>
                <w:rFonts w:ascii="Courier New" w:hAnsi="Courier New" w:eastAsia="Courier New" w:cs="Courier New"/>
                <w:sz w:val="20"/>
                <w:szCs w:val="20"/>
              </w:rPr>
              <w:t>cl.antucayen.controller</w:t>
            </w:r>
          </w:p>
        </w:tc>
        <w:tc>
          <w:tcPr>
            <w:tcW w:w="4400" w:type="dxa"/>
          </w:tcPr>
          <w:p w:rsidR="00887C6C" w:rsidRDefault="00AE7CDE" w14:paraId="678CCAC6" w14:textId="77777777">
            <w:pPr>
              <w:spacing w:before="20" w:after="20" w:line="240" w:lineRule="auto"/>
            </w:pPr>
            <w:r>
              <w:rPr>
                <w:rFonts w:ascii="Arial" w:hAnsi="Arial" w:eastAsia="Arial" w:cs="Arial"/>
                <w:sz w:val="20"/>
                <w:szCs w:val="20"/>
              </w:rPr>
              <w:t>Conectan los eventos de las vistas con los servicios y muestran los resultados.</w:t>
            </w:r>
          </w:p>
        </w:tc>
      </w:tr>
      <w:tr w:rsidR="00887C6C" w14:paraId="269EF612" w14:textId="77777777">
        <w:trPr>
          <w:cantSplit/>
          <w:jc w:val="center"/>
        </w:trPr>
        <w:tc>
          <w:tcPr>
            <w:tcW w:w="1500" w:type="dxa"/>
          </w:tcPr>
          <w:p w:rsidR="00887C6C" w:rsidRDefault="00AE7CDE" w14:paraId="19549F94" w14:textId="77777777">
            <w:pPr>
              <w:spacing w:before="20" w:after="20" w:line="240" w:lineRule="auto"/>
            </w:pPr>
            <w:r>
              <w:rPr>
                <w:rFonts w:ascii="Arial" w:hAnsi="Arial" w:eastAsia="Arial" w:cs="Arial"/>
                <w:sz w:val="20"/>
                <w:szCs w:val="20"/>
              </w:rPr>
              <w:t>Servicio</w:t>
            </w:r>
          </w:p>
        </w:tc>
        <w:tc>
          <w:tcPr>
            <w:tcW w:w="3460" w:type="dxa"/>
          </w:tcPr>
          <w:p w:rsidR="00887C6C" w:rsidRDefault="00AE7CDE" w14:paraId="4AE2D2C0" w14:textId="77777777">
            <w:pPr>
              <w:spacing w:before="20" w:after="20" w:line="240" w:lineRule="auto"/>
            </w:pPr>
            <w:r>
              <w:rPr>
                <w:rFonts w:ascii="Courier New" w:hAnsi="Courier New" w:eastAsia="Courier New" w:cs="Courier New"/>
                <w:sz w:val="20"/>
                <w:szCs w:val="20"/>
              </w:rPr>
              <w:t>cl.antucayen.model.service</w:t>
            </w:r>
          </w:p>
        </w:tc>
        <w:tc>
          <w:tcPr>
            <w:tcW w:w="4400" w:type="dxa"/>
          </w:tcPr>
          <w:p w:rsidR="00887C6C" w:rsidRDefault="00AE7CDE" w14:paraId="187961D6" w14:textId="77777777">
            <w:pPr>
              <w:spacing w:before="20" w:after="20" w:line="240" w:lineRule="auto"/>
            </w:pPr>
            <w:r>
              <w:rPr>
                <w:rFonts w:ascii="Arial" w:hAnsi="Arial" w:eastAsia="Arial" w:cs="Arial"/>
                <w:sz w:val="20"/>
                <w:szCs w:val="20"/>
              </w:rPr>
              <w:t>Reglas de negocio, validaciones, autorización y transacciones.</w:t>
            </w:r>
          </w:p>
        </w:tc>
      </w:tr>
      <w:tr w:rsidR="00887C6C" w14:paraId="22078E85" w14:textId="77777777">
        <w:trPr>
          <w:cantSplit/>
          <w:jc w:val="center"/>
        </w:trPr>
        <w:tc>
          <w:tcPr>
            <w:tcW w:w="1500" w:type="dxa"/>
          </w:tcPr>
          <w:p w:rsidR="00887C6C" w:rsidRDefault="00AE7CDE" w14:paraId="7227BDAD" w14:textId="77777777">
            <w:pPr>
              <w:spacing w:before="20" w:after="20" w:line="240" w:lineRule="auto"/>
            </w:pPr>
            <w:r>
              <w:rPr>
                <w:rFonts w:ascii="Arial" w:hAnsi="Arial" w:eastAsia="Arial" w:cs="Arial"/>
                <w:sz w:val="20"/>
                <w:szCs w:val="20"/>
              </w:rPr>
              <w:t>Acceso a datos</w:t>
            </w:r>
          </w:p>
        </w:tc>
        <w:tc>
          <w:tcPr>
            <w:tcW w:w="3460" w:type="dxa"/>
          </w:tcPr>
          <w:p w:rsidR="00887C6C" w:rsidRDefault="00AE7CDE" w14:paraId="51528BB0" w14:textId="77777777">
            <w:pPr>
              <w:spacing w:before="20" w:after="20" w:line="240" w:lineRule="auto"/>
            </w:pPr>
            <w:r>
              <w:rPr>
                <w:rFonts w:ascii="Courier New" w:hAnsi="Courier New" w:eastAsia="Courier New" w:cs="Courier New"/>
                <w:sz w:val="20"/>
                <w:szCs w:val="20"/>
              </w:rPr>
              <w:t>cl.antucayen.model.dao</w:t>
            </w:r>
          </w:p>
        </w:tc>
        <w:tc>
          <w:tcPr>
            <w:tcW w:w="4400" w:type="dxa"/>
          </w:tcPr>
          <w:p w:rsidR="00887C6C" w:rsidRDefault="00AE7CDE" w14:paraId="4B42A051" w14:textId="77777777">
            <w:pPr>
              <w:spacing w:before="20" w:after="20" w:line="240" w:lineRule="auto"/>
            </w:pPr>
            <w:r>
              <w:rPr>
                <w:rFonts w:ascii="Arial" w:hAnsi="Arial" w:eastAsia="Arial" w:cs="Arial"/>
                <w:sz w:val="20"/>
                <w:szCs w:val="20"/>
              </w:rPr>
              <w:t>Consultas SQL sobre MariaDB mediante sentencias preparadas (PreparedStatement).</w:t>
            </w:r>
          </w:p>
        </w:tc>
      </w:tr>
      <w:tr w:rsidR="00887C6C" w14:paraId="71E89437" w14:textId="77777777">
        <w:trPr>
          <w:cantSplit/>
          <w:jc w:val="center"/>
        </w:trPr>
        <w:tc>
          <w:tcPr>
            <w:tcW w:w="1500" w:type="dxa"/>
          </w:tcPr>
          <w:p w:rsidR="00887C6C" w:rsidRDefault="00AE7CDE" w14:paraId="025D7529" w14:textId="77777777">
            <w:pPr>
              <w:spacing w:before="20" w:after="20" w:line="240" w:lineRule="auto"/>
            </w:pPr>
            <w:r>
              <w:rPr>
                <w:rFonts w:ascii="Arial" w:hAnsi="Arial" w:eastAsia="Arial" w:cs="Arial"/>
                <w:sz w:val="20"/>
                <w:szCs w:val="20"/>
              </w:rPr>
              <w:t>Modelo</w:t>
            </w:r>
          </w:p>
        </w:tc>
        <w:tc>
          <w:tcPr>
            <w:tcW w:w="3460" w:type="dxa"/>
          </w:tcPr>
          <w:p w:rsidR="00887C6C" w:rsidRDefault="00AE7CDE" w14:paraId="458E8164" w14:textId="77777777">
            <w:pPr>
              <w:spacing w:before="20" w:after="20" w:line="240" w:lineRule="auto"/>
            </w:pPr>
            <w:r>
              <w:rPr>
                <w:rFonts w:ascii="Courier New" w:hAnsi="Courier New" w:eastAsia="Courier New" w:cs="Courier New"/>
                <w:sz w:val="20"/>
                <w:szCs w:val="20"/>
              </w:rPr>
              <w:t>cl.antucayen.model.entity, cl.antucayen.model.dto</w:t>
            </w:r>
          </w:p>
        </w:tc>
        <w:tc>
          <w:tcPr>
            <w:tcW w:w="4400" w:type="dxa"/>
          </w:tcPr>
          <w:p w:rsidR="00887C6C" w:rsidRDefault="00AE7CDE" w14:paraId="00E0C2A3" w14:textId="77777777">
            <w:pPr>
              <w:spacing w:before="20" w:after="20" w:line="240" w:lineRule="auto"/>
            </w:pPr>
            <w:r>
              <w:rPr>
                <w:rFonts w:ascii="Arial" w:hAnsi="Arial" w:eastAsia="Arial" w:cs="Arial"/>
                <w:sz w:val="20"/>
                <w:szCs w:val="20"/>
              </w:rPr>
              <w:t>Entidades del dominio y proyecciones de lectura.</w:t>
            </w:r>
          </w:p>
        </w:tc>
      </w:tr>
      <w:tr w:rsidR="00887C6C" w14:paraId="5255AA41" w14:textId="77777777">
        <w:trPr>
          <w:cantSplit/>
          <w:jc w:val="center"/>
        </w:trPr>
        <w:tc>
          <w:tcPr>
            <w:tcW w:w="1500" w:type="dxa"/>
          </w:tcPr>
          <w:p w:rsidR="00887C6C" w:rsidRDefault="00AE7CDE" w14:paraId="493BD327" w14:textId="77777777">
            <w:pPr>
              <w:spacing w:before="20" w:after="20" w:line="240" w:lineRule="auto"/>
            </w:pPr>
            <w:r>
              <w:rPr>
                <w:rFonts w:ascii="Arial" w:hAnsi="Arial" w:eastAsia="Arial" w:cs="Arial"/>
                <w:sz w:val="20"/>
                <w:szCs w:val="20"/>
              </w:rPr>
              <w:t>Seguridad</w:t>
            </w:r>
          </w:p>
        </w:tc>
        <w:tc>
          <w:tcPr>
            <w:tcW w:w="3460" w:type="dxa"/>
          </w:tcPr>
          <w:p w:rsidR="00887C6C" w:rsidRDefault="00AE7CDE" w14:paraId="0EFAB61D" w14:textId="77777777">
            <w:pPr>
              <w:spacing w:before="20" w:after="20" w:line="240" w:lineRule="auto"/>
            </w:pPr>
            <w:r>
              <w:rPr>
                <w:rFonts w:ascii="Courier New" w:hAnsi="Courier New" w:eastAsia="Courier New" w:cs="Courier New"/>
                <w:sz w:val="20"/>
                <w:szCs w:val="20"/>
              </w:rPr>
              <w:t>cl.antucayen.security</w:t>
            </w:r>
          </w:p>
        </w:tc>
        <w:tc>
          <w:tcPr>
            <w:tcW w:w="4400" w:type="dxa"/>
          </w:tcPr>
          <w:p w:rsidR="00887C6C" w:rsidRDefault="00AE7CDE" w14:paraId="77C3A97E" w14:textId="77777777">
            <w:pPr>
              <w:spacing w:before="20" w:after="20" w:line="240" w:lineRule="auto"/>
            </w:pPr>
            <w:r>
              <w:rPr>
                <w:rFonts w:ascii="Arial" w:hAnsi="Arial" w:eastAsia="Arial" w:cs="Arial"/>
                <w:sz w:val="20"/>
                <w:szCs w:val="20"/>
              </w:rPr>
              <w:t>Roles del sistema, autorización por perfil y hash de contraseñas.</w:t>
            </w:r>
          </w:p>
        </w:tc>
      </w:tr>
      <w:tr w:rsidR="00887C6C" w14:paraId="4058346F" w14:textId="77777777">
        <w:trPr>
          <w:cantSplit/>
          <w:jc w:val="center"/>
        </w:trPr>
        <w:tc>
          <w:tcPr>
            <w:tcW w:w="1500" w:type="dxa"/>
          </w:tcPr>
          <w:p w:rsidR="00887C6C" w:rsidRDefault="00AE7CDE" w14:paraId="67944B3F" w14:textId="77777777">
            <w:pPr>
              <w:spacing w:before="20" w:after="20" w:line="240" w:lineRule="auto"/>
            </w:pPr>
            <w:r>
              <w:rPr>
                <w:rFonts w:ascii="Arial" w:hAnsi="Arial" w:eastAsia="Arial" w:cs="Arial"/>
                <w:sz w:val="20"/>
                <w:szCs w:val="20"/>
              </w:rPr>
              <w:t>Utilidades</w:t>
            </w:r>
          </w:p>
        </w:tc>
        <w:tc>
          <w:tcPr>
            <w:tcW w:w="3460" w:type="dxa"/>
          </w:tcPr>
          <w:p w:rsidR="00887C6C" w:rsidRDefault="00AE7CDE" w14:paraId="167FA6F7" w14:textId="77777777">
            <w:pPr>
              <w:spacing w:before="20" w:after="20" w:line="240" w:lineRule="auto"/>
            </w:pPr>
            <w:r>
              <w:rPr>
                <w:rFonts w:ascii="Courier New" w:hAnsi="Courier New" w:eastAsia="Courier New" w:cs="Courier New"/>
                <w:sz w:val="20"/>
                <w:szCs w:val="20"/>
              </w:rPr>
              <w:t>cl.antucayen.util</w:t>
            </w:r>
          </w:p>
        </w:tc>
        <w:tc>
          <w:tcPr>
            <w:tcW w:w="4400" w:type="dxa"/>
          </w:tcPr>
          <w:p w:rsidR="00887C6C" w:rsidRDefault="00AE7CDE" w14:paraId="0050D3A6" w14:textId="77777777">
            <w:pPr>
              <w:spacing w:before="20" w:after="20" w:line="240" w:lineRule="auto"/>
            </w:pPr>
            <w:r>
              <w:rPr>
                <w:rFonts w:ascii="Arial" w:hAnsi="Arial" w:eastAsia="Arial" w:cs="Arial"/>
                <w:sz w:val="20"/>
                <w:szCs w:val="20"/>
              </w:rPr>
              <w:t>Conexión a la base de datos, sesión actual, verificación del esquema y temas visuales.</w:t>
            </w:r>
          </w:p>
        </w:tc>
      </w:tr>
    </w:tbl>
    <w:p w:rsidR="00887C6C" w:rsidRDefault="00AE7CDE" w14:paraId="39195C2F" w14:textId="77777777">
      <w:pPr>
        <w:spacing w:before="60" w:after="240" w:line="240" w:lineRule="auto"/>
        <w:jc w:val="center"/>
      </w:pPr>
      <w:r>
        <w:rPr>
          <w:rFonts w:ascii="Arial" w:hAnsi="Arial" w:eastAsia="Arial" w:cs="Arial"/>
          <w:i/>
          <w:iCs/>
          <w:sz w:val="18"/>
          <w:szCs w:val="18"/>
        </w:rPr>
        <w:t>Fuente: Elaborado por el equipo de proyecto a partir de la estructura del repositorio.</w:t>
      </w:r>
    </w:p>
    <w:p w:rsidR="00887C6C" w:rsidRDefault="00AE7CDE" w14:paraId="3EB6B548" w14:textId="77777777">
      <w:pPr>
        <w:spacing w:line="360" w:lineRule="auto"/>
        <w:jc w:val="both"/>
      </w:pPr>
      <w:r>
        <w:rPr>
          <w:rFonts w:ascii="Arial" w:hAnsi="Arial" w:eastAsia="Arial" w:cs="Arial"/>
        </w:rPr>
        <w:t>La autorización por rol se centraliza en la clase Autorizacion y se verifica en los servicios de negocio, de modo que no depende únicamente de las opciones visibles en el menú. Las operaciones que afectan a varias tablas, como la confirmación de una venta, el procesamiento de una factura o la reversión de un ajuste, se ejecutan dentro de una transacción, y las contraseñas se almacenan con el algoritmo PBKDF2-HMAC-SHA256.</w:t>
      </w:r>
    </w:p>
    <w:p w:rsidR="00887C6C" w:rsidRDefault="00AE7CDE" w14:paraId="71E58E49" w14:textId="77777777">
      <w:pPr>
        <w:keepNext/>
        <w:spacing w:before="240" w:after="200" w:line="276" w:lineRule="auto"/>
        <w:outlineLvl w:val="2"/>
      </w:pPr>
      <w:r>
        <w:rPr>
          <w:rFonts w:ascii="Arial" w:hAnsi="Arial" w:eastAsia="Arial" w:cs="Arial"/>
          <w:b/>
          <w:bCs/>
        </w:rPr>
        <w:t>A.6.4 Roles y permisos implementados</w:t>
      </w:r>
    </w:p>
    <w:p w:rsidR="00887C6C" w:rsidRDefault="00AE7CDE" w14:paraId="4FC163DC" w14:textId="77777777">
      <w:pPr>
        <w:spacing w:line="360" w:lineRule="auto"/>
        <w:jc w:val="both"/>
      </w:pPr>
      <w:r>
        <w:rPr>
          <w:rFonts w:ascii="Arial" w:hAnsi="Arial" w:eastAsia="Arial" w:cs="Arial"/>
        </w:rPr>
        <w:t>La Tabla A.20 presenta los permisos de cada perfil según la implementación actual del sistema. Estos permisos se aplican en el menú, en los controladores y en los servicios de negocio.</w:t>
      </w:r>
    </w:p>
    <w:p w:rsidR="00887C6C" w:rsidRDefault="00AE7CDE" w14:paraId="4DB76339" w14:textId="77777777">
      <w:pPr>
        <w:pStyle w:val="LeyendaTabla"/>
        <w:keepNext/>
        <w:spacing w:before="240"/>
      </w:pPr>
      <w:r>
        <w:t>Tabla A.20: “Permisos por perfil en la implementación actual”.</w:t>
      </w:r>
    </w:p>
    <w:tbl>
      <w:tblPr>
        <w:tblW w:w="936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80" w:type="dxa"/>
          <w:right w:w="80" w:type="dxa"/>
        </w:tblCellMar>
        <w:tblLook w:val="04A0" w:firstRow="1" w:lastRow="0" w:firstColumn="1" w:lastColumn="0" w:noHBand="0" w:noVBand="1"/>
      </w:tblPr>
      <w:tblGrid>
        <w:gridCol w:w="4560"/>
        <w:gridCol w:w="1700"/>
        <w:gridCol w:w="1500"/>
        <w:gridCol w:w="1600"/>
      </w:tblGrid>
      <w:tr w:rsidR="00887C6C" w14:paraId="3B9AABC0" w14:textId="77777777">
        <w:trPr>
          <w:cantSplit/>
          <w:tblHeader/>
          <w:jc w:val="center"/>
        </w:trPr>
        <w:tc>
          <w:tcPr>
            <w:tcW w:w="4560" w:type="dxa"/>
            <w:vAlign w:val="center"/>
          </w:tcPr>
          <w:p w:rsidR="00887C6C" w:rsidRDefault="00AE7CDE" w14:paraId="1B54617A" w14:textId="77777777">
            <w:pPr>
              <w:spacing w:before="20" w:after="20" w:line="240" w:lineRule="auto"/>
              <w:jc w:val="center"/>
            </w:pPr>
            <w:r>
              <w:rPr>
                <w:rFonts w:ascii="Arial" w:hAnsi="Arial" w:eastAsia="Arial" w:cs="Arial"/>
                <w:b/>
                <w:bCs/>
                <w:sz w:val="20"/>
                <w:szCs w:val="20"/>
              </w:rPr>
              <w:t>Función</w:t>
            </w:r>
          </w:p>
        </w:tc>
        <w:tc>
          <w:tcPr>
            <w:tcW w:w="1700" w:type="dxa"/>
            <w:vAlign w:val="center"/>
          </w:tcPr>
          <w:p w:rsidR="00887C6C" w:rsidRDefault="00AE7CDE" w14:paraId="0F4EED31" w14:textId="77777777">
            <w:pPr>
              <w:spacing w:before="20" w:after="20" w:line="240" w:lineRule="auto"/>
              <w:jc w:val="center"/>
            </w:pPr>
            <w:r>
              <w:rPr>
                <w:rFonts w:ascii="Arial" w:hAnsi="Arial" w:eastAsia="Arial" w:cs="Arial"/>
                <w:b/>
                <w:bCs/>
                <w:sz w:val="20"/>
                <w:szCs w:val="20"/>
              </w:rPr>
              <w:t>Administrador</w:t>
            </w:r>
          </w:p>
        </w:tc>
        <w:tc>
          <w:tcPr>
            <w:tcW w:w="1500" w:type="dxa"/>
            <w:vAlign w:val="center"/>
          </w:tcPr>
          <w:p w:rsidR="00887C6C" w:rsidRDefault="00AE7CDE" w14:paraId="143CB4FF" w14:textId="77777777">
            <w:pPr>
              <w:spacing w:before="20" w:after="20" w:line="240" w:lineRule="auto"/>
              <w:jc w:val="center"/>
            </w:pPr>
            <w:r>
              <w:rPr>
                <w:rFonts w:ascii="Arial" w:hAnsi="Arial" w:eastAsia="Arial" w:cs="Arial"/>
                <w:b/>
                <w:bCs/>
                <w:sz w:val="20"/>
                <w:szCs w:val="20"/>
              </w:rPr>
              <w:t>Bodeguero</w:t>
            </w:r>
          </w:p>
        </w:tc>
        <w:tc>
          <w:tcPr>
            <w:tcW w:w="1600" w:type="dxa"/>
            <w:vAlign w:val="center"/>
          </w:tcPr>
          <w:p w:rsidR="00887C6C" w:rsidRDefault="00AE7CDE" w14:paraId="23CFDA97" w14:textId="77777777">
            <w:pPr>
              <w:spacing w:before="20" w:after="20" w:line="240" w:lineRule="auto"/>
              <w:jc w:val="center"/>
            </w:pPr>
            <w:r>
              <w:rPr>
                <w:rFonts w:ascii="Arial" w:hAnsi="Arial" w:eastAsia="Arial" w:cs="Arial"/>
                <w:b/>
                <w:bCs/>
                <w:sz w:val="20"/>
                <w:szCs w:val="20"/>
              </w:rPr>
              <w:t>Cajero</w:t>
            </w:r>
          </w:p>
        </w:tc>
      </w:tr>
      <w:tr w:rsidR="00887C6C" w14:paraId="5B5B13B0" w14:textId="77777777">
        <w:trPr>
          <w:cantSplit/>
          <w:jc w:val="center"/>
        </w:trPr>
        <w:tc>
          <w:tcPr>
            <w:tcW w:w="4560" w:type="dxa"/>
          </w:tcPr>
          <w:p w:rsidR="00887C6C" w:rsidRDefault="00AE7CDE" w14:paraId="0C2A2B67" w14:textId="77777777">
            <w:pPr>
              <w:spacing w:before="20" w:after="20" w:line="240" w:lineRule="auto"/>
            </w:pPr>
            <w:r>
              <w:rPr>
                <w:rFonts w:ascii="Arial" w:hAnsi="Arial" w:eastAsia="Arial" w:cs="Arial"/>
                <w:sz w:val="20"/>
                <w:szCs w:val="20"/>
              </w:rPr>
              <w:t>Dashboard</w:t>
            </w:r>
          </w:p>
        </w:tc>
        <w:tc>
          <w:tcPr>
            <w:tcW w:w="1700" w:type="dxa"/>
          </w:tcPr>
          <w:p w:rsidR="00887C6C" w:rsidRDefault="00AE7CDE" w14:paraId="2C40EB90" w14:textId="77777777">
            <w:pPr>
              <w:spacing w:before="20" w:after="20" w:line="240" w:lineRule="auto"/>
              <w:jc w:val="center"/>
            </w:pPr>
            <w:r>
              <w:rPr>
                <w:rFonts w:ascii="Arial" w:hAnsi="Arial" w:eastAsia="Arial" w:cs="Arial"/>
                <w:sz w:val="20"/>
                <w:szCs w:val="20"/>
              </w:rPr>
              <w:t>Sí</w:t>
            </w:r>
          </w:p>
        </w:tc>
        <w:tc>
          <w:tcPr>
            <w:tcW w:w="1500" w:type="dxa"/>
          </w:tcPr>
          <w:p w:rsidR="00887C6C" w:rsidRDefault="00AE7CDE" w14:paraId="749A7119" w14:textId="77777777">
            <w:pPr>
              <w:spacing w:before="20" w:after="20" w:line="240" w:lineRule="auto"/>
              <w:jc w:val="center"/>
            </w:pPr>
            <w:r>
              <w:rPr>
                <w:rFonts w:ascii="Arial" w:hAnsi="Arial" w:eastAsia="Arial" w:cs="Arial"/>
                <w:sz w:val="20"/>
                <w:szCs w:val="20"/>
              </w:rPr>
              <w:t>No</w:t>
            </w:r>
          </w:p>
        </w:tc>
        <w:tc>
          <w:tcPr>
            <w:tcW w:w="1600" w:type="dxa"/>
          </w:tcPr>
          <w:p w:rsidR="00887C6C" w:rsidRDefault="00AE7CDE" w14:paraId="75FA64D4" w14:textId="77777777">
            <w:pPr>
              <w:spacing w:before="20" w:after="20" w:line="240" w:lineRule="auto"/>
              <w:jc w:val="center"/>
            </w:pPr>
            <w:r>
              <w:rPr>
                <w:rFonts w:ascii="Arial" w:hAnsi="Arial" w:eastAsia="Arial" w:cs="Arial"/>
                <w:sz w:val="20"/>
                <w:szCs w:val="20"/>
              </w:rPr>
              <w:t>No</w:t>
            </w:r>
          </w:p>
        </w:tc>
      </w:tr>
      <w:tr w:rsidR="00887C6C" w14:paraId="4B0353B5" w14:textId="77777777">
        <w:trPr>
          <w:cantSplit/>
          <w:jc w:val="center"/>
        </w:trPr>
        <w:tc>
          <w:tcPr>
            <w:tcW w:w="4560" w:type="dxa"/>
          </w:tcPr>
          <w:p w:rsidR="00887C6C" w:rsidRDefault="00AE7CDE" w14:paraId="69AFA5E2" w14:textId="77777777">
            <w:pPr>
              <w:spacing w:before="20" w:after="20" w:line="240" w:lineRule="auto"/>
            </w:pPr>
            <w:r>
              <w:rPr>
                <w:rFonts w:ascii="Arial" w:hAnsi="Arial" w:eastAsia="Arial" w:cs="Arial"/>
                <w:sz w:val="20"/>
                <w:szCs w:val="20"/>
              </w:rPr>
              <w:t>Punto de Venta: vender, cobrar y emitir comprobante</w:t>
            </w:r>
          </w:p>
        </w:tc>
        <w:tc>
          <w:tcPr>
            <w:tcW w:w="1700" w:type="dxa"/>
          </w:tcPr>
          <w:p w:rsidR="00887C6C" w:rsidRDefault="00AE7CDE" w14:paraId="3C0E7336" w14:textId="77777777">
            <w:pPr>
              <w:spacing w:before="20" w:after="20" w:line="240" w:lineRule="auto"/>
              <w:jc w:val="center"/>
            </w:pPr>
            <w:r>
              <w:rPr>
                <w:rFonts w:ascii="Arial" w:hAnsi="Arial" w:eastAsia="Arial" w:cs="Arial"/>
                <w:sz w:val="20"/>
                <w:szCs w:val="20"/>
              </w:rPr>
              <w:t>Sí</w:t>
            </w:r>
          </w:p>
        </w:tc>
        <w:tc>
          <w:tcPr>
            <w:tcW w:w="1500" w:type="dxa"/>
          </w:tcPr>
          <w:p w:rsidR="00887C6C" w:rsidRDefault="00AE7CDE" w14:paraId="443FD815" w14:textId="77777777">
            <w:pPr>
              <w:spacing w:before="20" w:after="20" w:line="240" w:lineRule="auto"/>
              <w:jc w:val="center"/>
            </w:pPr>
            <w:r>
              <w:rPr>
                <w:rFonts w:ascii="Arial" w:hAnsi="Arial" w:eastAsia="Arial" w:cs="Arial"/>
                <w:sz w:val="20"/>
                <w:szCs w:val="20"/>
              </w:rPr>
              <w:t>No</w:t>
            </w:r>
          </w:p>
        </w:tc>
        <w:tc>
          <w:tcPr>
            <w:tcW w:w="1600" w:type="dxa"/>
          </w:tcPr>
          <w:p w:rsidR="00887C6C" w:rsidRDefault="00AE7CDE" w14:paraId="6CE6F2E8" w14:textId="77777777">
            <w:pPr>
              <w:spacing w:before="20" w:after="20" w:line="240" w:lineRule="auto"/>
              <w:jc w:val="center"/>
            </w:pPr>
            <w:r>
              <w:rPr>
                <w:rFonts w:ascii="Arial" w:hAnsi="Arial" w:eastAsia="Arial" w:cs="Arial"/>
                <w:sz w:val="20"/>
                <w:szCs w:val="20"/>
              </w:rPr>
              <w:t>Sí</w:t>
            </w:r>
          </w:p>
        </w:tc>
      </w:tr>
      <w:tr w:rsidR="00887C6C" w14:paraId="5956D85C" w14:textId="77777777">
        <w:trPr>
          <w:cantSplit/>
          <w:jc w:val="center"/>
        </w:trPr>
        <w:tc>
          <w:tcPr>
            <w:tcW w:w="4560" w:type="dxa"/>
          </w:tcPr>
          <w:p w:rsidR="00887C6C" w:rsidRDefault="00AE7CDE" w14:paraId="20702EB5" w14:textId="77777777">
            <w:pPr>
              <w:spacing w:before="20" w:after="20" w:line="240" w:lineRule="auto"/>
            </w:pPr>
            <w:r>
              <w:rPr>
                <w:rFonts w:ascii="Arial" w:hAnsi="Arial" w:eastAsia="Arial" w:cs="Arial"/>
                <w:sz w:val="20"/>
                <w:szCs w:val="20"/>
              </w:rPr>
              <w:t>Ver las ventas del día</w:t>
            </w:r>
          </w:p>
        </w:tc>
        <w:tc>
          <w:tcPr>
            <w:tcW w:w="1700" w:type="dxa"/>
          </w:tcPr>
          <w:p w:rsidR="00887C6C" w:rsidRDefault="00AE7CDE" w14:paraId="612A374C" w14:textId="77777777">
            <w:pPr>
              <w:spacing w:before="20" w:after="20" w:line="240" w:lineRule="auto"/>
              <w:jc w:val="center"/>
            </w:pPr>
            <w:r>
              <w:rPr>
                <w:rFonts w:ascii="Arial" w:hAnsi="Arial" w:eastAsia="Arial" w:cs="Arial"/>
                <w:sz w:val="20"/>
                <w:szCs w:val="20"/>
              </w:rPr>
              <w:t>Todas</w:t>
            </w:r>
          </w:p>
        </w:tc>
        <w:tc>
          <w:tcPr>
            <w:tcW w:w="1500" w:type="dxa"/>
          </w:tcPr>
          <w:p w:rsidR="00887C6C" w:rsidRDefault="00AE7CDE" w14:paraId="67228223" w14:textId="77777777">
            <w:pPr>
              <w:spacing w:before="20" w:after="20" w:line="240" w:lineRule="auto"/>
              <w:jc w:val="center"/>
            </w:pPr>
            <w:r>
              <w:rPr>
                <w:rFonts w:ascii="Arial" w:hAnsi="Arial" w:eastAsia="Arial" w:cs="Arial"/>
                <w:sz w:val="20"/>
                <w:szCs w:val="20"/>
              </w:rPr>
              <w:t>No</w:t>
            </w:r>
          </w:p>
        </w:tc>
        <w:tc>
          <w:tcPr>
            <w:tcW w:w="1600" w:type="dxa"/>
          </w:tcPr>
          <w:p w:rsidR="00887C6C" w:rsidRDefault="00AE7CDE" w14:paraId="109E3D25" w14:textId="77777777">
            <w:pPr>
              <w:spacing w:before="20" w:after="20" w:line="240" w:lineRule="auto"/>
              <w:jc w:val="center"/>
            </w:pPr>
            <w:r>
              <w:rPr>
                <w:rFonts w:ascii="Arial" w:hAnsi="Arial" w:eastAsia="Arial" w:cs="Arial"/>
                <w:sz w:val="20"/>
                <w:szCs w:val="20"/>
              </w:rPr>
              <w:t>Solo las propias</w:t>
            </w:r>
          </w:p>
        </w:tc>
      </w:tr>
      <w:tr w:rsidR="00887C6C" w14:paraId="3298C750" w14:textId="77777777">
        <w:trPr>
          <w:cantSplit/>
          <w:jc w:val="center"/>
        </w:trPr>
        <w:tc>
          <w:tcPr>
            <w:tcW w:w="4560" w:type="dxa"/>
          </w:tcPr>
          <w:p w:rsidR="00887C6C" w:rsidRDefault="00AE7CDE" w14:paraId="12EE5AEE" w14:textId="77777777">
            <w:pPr>
              <w:spacing w:before="20" w:after="20" w:line="240" w:lineRule="auto"/>
            </w:pPr>
            <w:r>
              <w:rPr>
                <w:rFonts w:ascii="Arial" w:hAnsi="Arial" w:eastAsia="Arial" w:cs="Arial"/>
                <w:sz w:val="20"/>
                <w:szCs w:val="20"/>
              </w:rPr>
              <w:t>Anular ventas</w:t>
            </w:r>
          </w:p>
        </w:tc>
        <w:tc>
          <w:tcPr>
            <w:tcW w:w="1700" w:type="dxa"/>
          </w:tcPr>
          <w:p w:rsidR="00887C6C" w:rsidRDefault="00AE7CDE" w14:paraId="15A256AE" w14:textId="77777777">
            <w:pPr>
              <w:spacing w:before="20" w:after="20" w:line="240" w:lineRule="auto"/>
              <w:jc w:val="center"/>
            </w:pPr>
            <w:r>
              <w:rPr>
                <w:rFonts w:ascii="Arial" w:hAnsi="Arial" w:eastAsia="Arial" w:cs="Arial"/>
                <w:sz w:val="20"/>
                <w:szCs w:val="20"/>
              </w:rPr>
              <w:t>Sí</w:t>
            </w:r>
          </w:p>
        </w:tc>
        <w:tc>
          <w:tcPr>
            <w:tcW w:w="1500" w:type="dxa"/>
          </w:tcPr>
          <w:p w:rsidR="00887C6C" w:rsidRDefault="00AE7CDE" w14:paraId="58B5B07B" w14:textId="77777777">
            <w:pPr>
              <w:spacing w:before="20" w:after="20" w:line="240" w:lineRule="auto"/>
              <w:jc w:val="center"/>
            </w:pPr>
            <w:r>
              <w:rPr>
                <w:rFonts w:ascii="Arial" w:hAnsi="Arial" w:eastAsia="Arial" w:cs="Arial"/>
                <w:sz w:val="20"/>
                <w:szCs w:val="20"/>
              </w:rPr>
              <w:t>No</w:t>
            </w:r>
          </w:p>
        </w:tc>
        <w:tc>
          <w:tcPr>
            <w:tcW w:w="1600" w:type="dxa"/>
          </w:tcPr>
          <w:p w:rsidR="00887C6C" w:rsidRDefault="00AE7CDE" w14:paraId="14D1BC11" w14:textId="77777777">
            <w:pPr>
              <w:spacing w:before="20" w:after="20" w:line="240" w:lineRule="auto"/>
              <w:jc w:val="center"/>
            </w:pPr>
            <w:r>
              <w:rPr>
                <w:rFonts w:ascii="Arial" w:hAnsi="Arial" w:eastAsia="Arial" w:cs="Arial"/>
                <w:sz w:val="20"/>
                <w:szCs w:val="20"/>
              </w:rPr>
              <w:t>No</w:t>
            </w:r>
          </w:p>
        </w:tc>
      </w:tr>
      <w:tr w:rsidR="00887C6C" w14:paraId="55A1DCBE" w14:textId="77777777">
        <w:trPr>
          <w:cantSplit/>
          <w:jc w:val="center"/>
        </w:trPr>
        <w:tc>
          <w:tcPr>
            <w:tcW w:w="4560" w:type="dxa"/>
          </w:tcPr>
          <w:p w:rsidR="00887C6C" w:rsidRDefault="00AE7CDE" w14:paraId="682C6183" w14:textId="77777777">
            <w:pPr>
              <w:spacing w:before="20" w:after="20" w:line="240" w:lineRule="auto"/>
            </w:pPr>
            <w:r>
              <w:rPr>
                <w:rFonts w:ascii="Arial" w:hAnsi="Arial" w:eastAsia="Arial" w:cs="Arial"/>
                <w:sz w:val="20"/>
                <w:szCs w:val="20"/>
              </w:rPr>
              <w:t>Consultar productos, stock y últimos movimientos</w:t>
            </w:r>
          </w:p>
        </w:tc>
        <w:tc>
          <w:tcPr>
            <w:tcW w:w="1700" w:type="dxa"/>
          </w:tcPr>
          <w:p w:rsidR="00887C6C" w:rsidRDefault="00AE7CDE" w14:paraId="2E4E9738" w14:textId="77777777">
            <w:pPr>
              <w:spacing w:before="20" w:after="20" w:line="240" w:lineRule="auto"/>
              <w:jc w:val="center"/>
            </w:pPr>
            <w:r>
              <w:rPr>
                <w:rFonts w:ascii="Arial" w:hAnsi="Arial" w:eastAsia="Arial" w:cs="Arial"/>
                <w:sz w:val="20"/>
                <w:szCs w:val="20"/>
              </w:rPr>
              <w:t>Sí</w:t>
            </w:r>
          </w:p>
        </w:tc>
        <w:tc>
          <w:tcPr>
            <w:tcW w:w="1500" w:type="dxa"/>
          </w:tcPr>
          <w:p w:rsidR="00887C6C" w:rsidRDefault="00AE7CDE" w14:paraId="10821EDE" w14:textId="77777777">
            <w:pPr>
              <w:spacing w:before="20" w:after="20" w:line="240" w:lineRule="auto"/>
              <w:jc w:val="center"/>
            </w:pPr>
            <w:r>
              <w:rPr>
                <w:rFonts w:ascii="Arial" w:hAnsi="Arial" w:eastAsia="Arial" w:cs="Arial"/>
                <w:sz w:val="20"/>
                <w:szCs w:val="20"/>
              </w:rPr>
              <w:t>Sí</w:t>
            </w:r>
          </w:p>
        </w:tc>
        <w:tc>
          <w:tcPr>
            <w:tcW w:w="1600" w:type="dxa"/>
          </w:tcPr>
          <w:p w:rsidR="00887C6C" w:rsidRDefault="00AE7CDE" w14:paraId="57D9B5A5" w14:textId="77777777">
            <w:pPr>
              <w:spacing w:before="20" w:after="20" w:line="240" w:lineRule="auto"/>
              <w:jc w:val="center"/>
            </w:pPr>
            <w:r>
              <w:rPr>
                <w:rFonts w:ascii="Arial" w:hAnsi="Arial" w:eastAsia="Arial" w:cs="Arial"/>
                <w:sz w:val="20"/>
                <w:szCs w:val="20"/>
              </w:rPr>
              <w:t>Sí</w:t>
            </w:r>
          </w:p>
        </w:tc>
      </w:tr>
      <w:tr w:rsidR="00887C6C" w14:paraId="767E43FF" w14:textId="77777777">
        <w:trPr>
          <w:cantSplit/>
          <w:jc w:val="center"/>
        </w:trPr>
        <w:tc>
          <w:tcPr>
            <w:tcW w:w="4560" w:type="dxa"/>
          </w:tcPr>
          <w:p w:rsidR="00887C6C" w:rsidRDefault="00AE7CDE" w14:paraId="529BD5DD" w14:textId="77777777">
            <w:pPr>
              <w:spacing w:before="20" w:after="20" w:line="240" w:lineRule="auto"/>
            </w:pPr>
            <w:r>
              <w:rPr>
                <w:rFonts w:ascii="Arial" w:hAnsi="Arial" w:eastAsia="Arial" w:cs="Arial"/>
                <w:sz w:val="20"/>
                <w:szCs w:val="20"/>
              </w:rPr>
              <w:t>Exportar inventario</w:t>
            </w:r>
          </w:p>
        </w:tc>
        <w:tc>
          <w:tcPr>
            <w:tcW w:w="1700" w:type="dxa"/>
          </w:tcPr>
          <w:p w:rsidR="00887C6C" w:rsidRDefault="00AE7CDE" w14:paraId="590C77C6" w14:textId="77777777">
            <w:pPr>
              <w:spacing w:before="20" w:after="20" w:line="240" w:lineRule="auto"/>
              <w:jc w:val="center"/>
            </w:pPr>
            <w:r>
              <w:rPr>
                <w:rFonts w:ascii="Arial" w:hAnsi="Arial" w:eastAsia="Arial" w:cs="Arial"/>
                <w:sz w:val="20"/>
                <w:szCs w:val="20"/>
              </w:rPr>
              <w:t>Sí</w:t>
            </w:r>
          </w:p>
        </w:tc>
        <w:tc>
          <w:tcPr>
            <w:tcW w:w="1500" w:type="dxa"/>
          </w:tcPr>
          <w:p w:rsidR="00887C6C" w:rsidRDefault="00AE7CDE" w14:paraId="39C3E8D2" w14:textId="77777777">
            <w:pPr>
              <w:spacing w:before="20" w:after="20" w:line="240" w:lineRule="auto"/>
              <w:jc w:val="center"/>
            </w:pPr>
            <w:r>
              <w:rPr>
                <w:rFonts w:ascii="Arial" w:hAnsi="Arial" w:eastAsia="Arial" w:cs="Arial"/>
                <w:sz w:val="20"/>
                <w:szCs w:val="20"/>
              </w:rPr>
              <w:t>Sí</w:t>
            </w:r>
          </w:p>
        </w:tc>
        <w:tc>
          <w:tcPr>
            <w:tcW w:w="1600" w:type="dxa"/>
          </w:tcPr>
          <w:p w:rsidR="00887C6C" w:rsidRDefault="00AE7CDE" w14:paraId="31E29B34" w14:textId="77777777">
            <w:pPr>
              <w:spacing w:before="20" w:after="20" w:line="240" w:lineRule="auto"/>
              <w:jc w:val="center"/>
            </w:pPr>
            <w:r>
              <w:rPr>
                <w:rFonts w:ascii="Arial" w:hAnsi="Arial" w:eastAsia="Arial" w:cs="Arial"/>
                <w:sz w:val="20"/>
                <w:szCs w:val="20"/>
              </w:rPr>
              <w:t>Sí</w:t>
            </w:r>
          </w:p>
        </w:tc>
      </w:tr>
      <w:tr w:rsidR="00887C6C" w14:paraId="2EA6E854" w14:textId="77777777">
        <w:trPr>
          <w:cantSplit/>
          <w:jc w:val="center"/>
        </w:trPr>
        <w:tc>
          <w:tcPr>
            <w:tcW w:w="4560" w:type="dxa"/>
          </w:tcPr>
          <w:p w:rsidR="00887C6C" w:rsidRDefault="00AE7CDE" w14:paraId="0B469126" w14:textId="77777777">
            <w:pPr>
              <w:spacing w:before="20" w:after="20" w:line="240" w:lineRule="auto"/>
            </w:pPr>
            <w:r>
              <w:rPr>
                <w:rFonts w:ascii="Arial" w:hAnsi="Arial" w:eastAsia="Arial" w:cs="Arial"/>
                <w:sz w:val="20"/>
                <w:szCs w:val="20"/>
              </w:rPr>
              <w:t>Crear, editar e inactivar productos</w:t>
            </w:r>
          </w:p>
        </w:tc>
        <w:tc>
          <w:tcPr>
            <w:tcW w:w="1700" w:type="dxa"/>
          </w:tcPr>
          <w:p w:rsidR="00887C6C" w:rsidRDefault="00AE7CDE" w14:paraId="5807D679" w14:textId="77777777">
            <w:pPr>
              <w:spacing w:before="20" w:after="20" w:line="240" w:lineRule="auto"/>
              <w:jc w:val="center"/>
            </w:pPr>
            <w:r>
              <w:rPr>
                <w:rFonts w:ascii="Arial" w:hAnsi="Arial" w:eastAsia="Arial" w:cs="Arial"/>
                <w:sz w:val="20"/>
                <w:szCs w:val="20"/>
              </w:rPr>
              <w:t>Sí</w:t>
            </w:r>
          </w:p>
        </w:tc>
        <w:tc>
          <w:tcPr>
            <w:tcW w:w="1500" w:type="dxa"/>
          </w:tcPr>
          <w:p w:rsidR="00887C6C" w:rsidRDefault="00AE7CDE" w14:paraId="6EFF9CAD" w14:textId="77777777">
            <w:pPr>
              <w:spacing w:before="20" w:after="20" w:line="240" w:lineRule="auto"/>
              <w:jc w:val="center"/>
            </w:pPr>
            <w:r>
              <w:rPr>
                <w:rFonts w:ascii="Arial" w:hAnsi="Arial" w:eastAsia="Arial" w:cs="Arial"/>
                <w:sz w:val="20"/>
                <w:szCs w:val="20"/>
              </w:rPr>
              <w:t>Sí</w:t>
            </w:r>
          </w:p>
        </w:tc>
        <w:tc>
          <w:tcPr>
            <w:tcW w:w="1600" w:type="dxa"/>
          </w:tcPr>
          <w:p w:rsidR="00887C6C" w:rsidRDefault="00AE7CDE" w14:paraId="5AF0D87B" w14:textId="77777777">
            <w:pPr>
              <w:spacing w:before="20" w:after="20" w:line="240" w:lineRule="auto"/>
              <w:jc w:val="center"/>
            </w:pPr>
            <w:r>
              <w:rPr>
                <w:rFonts w:ascii="Arial" w:hAnsi="Arial" w:eastAsia="Arial" w:cs="Arial"/>
                <w:sz w:val="20"/>
                <w:szCs w:val="20"/>
              </w:rPr>
              <w:t>No</w:t>
            </w:r>
          </w:p>
        </w:tc>
      </w:tr>
      <w:tr w:rsidR="00887C6C" w14:paraId="05622AA3" w14:textId="77777777">
        <w:trPr>
          <w:cantSplit/>
          <w:jc w:val="center"/>
        </w:trPr>
        <w:tc>
          <w:tcPr>
            <w:tcW w:w="4560" w:type="dxa"/>
          </w:tcPr>
          <w:p w:rsidR="00887C6C" w:rsidRDefault="00AE7CDE" w14:paraId="78CFFC24" w14:textId="77777777">
            <w:pPr>
              <w:spacing w:before="20" w:after="20" w:line="240" w:lineRule="auto"/>
            </w:pPr>
            <w:r>
              <w:rPr>
                <w:rFonts w:ascii="Arial" w:hAnsi="Arial" w:eastAsia="Arial" w:cs="Arial"/>
                <w:sz w:val="20"/>
                <w:szCs w:val="20"/>
              </w:rPr>
              <w:t>Consultar, crear y editar proveedores</w:t>
            </w:r>
          </w:p>
        </w:tc>
        <w:tc>
          <w:tcPr>
            <w:tcW w:w="1700" w:type="dxa"/>
          </w:tcPr>
          <w:p w:rsidR="00887C6C" w:rsidRDefault="00AE7CDE" w14:paraId="182DCADA" w14:textId="77777777">
            <w:pPr>
              <w:spacing w:before="20" w:after="20" w:line="240" w:lineRule="auto"/>
              <w:jc w:val="center"/>
            </w:pPr>
            <w:r>
              <w:rPr>
                <w:rFonts w:ascii="Arial" w:hAnsi="Arial" w:eastAsia="Arial" w:cs="Arial"/>
                <w:sz w:val="20"/>
                <w:szCs w:val="20"/>
              </w:rPr>
              <w:t>Sí</w:t>
            </w:r>
          </w:p>
        </w:tc>
        <w:tc>
          <w:tcPr>
            <w:tcW w:w="1500" w:type="dxa"/>
          </w:tcPr>
          <w:p w:rsidR="00887C6C" w:rsidRDefault="00AE7CDE" w14:paraId="7D32C185" w14:textId="77777777">
            <w:pPr>
              <w:spacing w:before="20" w:after="20" w:line="240" w:lineRule="auto"/>
              <w:jc w:val="center"/>
            </w:pPr>
            <w:r>
              <w:rPr>
                <w:rFonts w:ascii="Arial" w:hAnsi="Arial" w:eastAsia="Arial" w:cs="Arial"/>
                <w:sz w:val="20"/>
                <w:szCs w:val="20"/>
              </w:rPr>
              <w:t>Sí</w:t>
            </w:r>
          </w:p>
        </w:tc>
        <w:tc>
          <w:tcPr>
            <w:tcW w:w="1600" w:type="dxa"/>
          </w:tcPr>
          <w:p w:rsidR="00887C6C" w:rsidRDefault="00AE7CDE" w14:paraId="195FACD3" w14:textId="77777777">
            <w:pPr>
              <w:spacing w:before="20" w:after="20" w:line="240" w:lineRule="auto"/>
              <w:jc w:val="center"/>
            </w:pPr>
            <w:r>
              <w:rPr>
                <w:rFonts w:ascii="Arial" w:hAnsi="Arial" w:eastAsia="Arial" w:cs="Arial"/>
                <w:sz w:val="20"/>
                <w:szCs w:val="20"/>
              </w:rPr>
              <w:t>No</w:t>
            </w:r>
          </w:p>
        </w:tc>
      </w:tr>
      <w:tr w:rsidR="00887C6C" w14:paraId="7C76C901" w14:textId="77777777">
        <w:trPr>
          <w:cantSplit/>
          <w:jc w:val="center"/>
        </w:trPr>
        <w:tc>
          <w:tcPr>
            <w:tcW w:w="4560" w:type="dxa"/>
          </w:tcPr>
          <w:p w:rsidR="00887C6C" w:rsidRDefault="00AE7CDE" w14:paraId="6EE2BB24" w14:textId="77777777">
            <w:pPr>
              <w:spacing w:before="20" w:after="20" w:line="240" w:lineRule="auto"/>
            </w:pPr>
            <w:r>
              <w:rPr>
                <w:rFonts w:ascii="Arial" w:hAnsi="Arial" w:eastAsia="Arial" w:cs="Arial"/>
                <w:sz w:val="20"/>
                <w:szCs w:val="20"/>
              </w:rPr>
              <w:t>Consultar y registrar equivalencias</w:t>
            </w:r>
          </w:p>
        </w:tc>
        <w:tc>
          <w:tcPr>
            <w:tcW w:w="1700" w:type="dxa"/>
          </w:tcPr>
          <w:p w:rsidR="00887C6C" w:rsidRDefault="00AE7CDE" w14:paraId="0A803837" w14:textId="77777777">
            <w:pPr>
              <w:spacing w:before="20" w:after="20" w:line="240" w:lineRule="auto"/>
              <w:jc w:val="center"/>
            </w:pPr>
            <w:r>
              <w:rPr>
                <w:rFonts w:ascii="Arial" w:hAnsi="Arial" w:eastAsia="Arial" w:cs="Arial"/>
                <w:sz w:val="20"/>
                <w:szCs w:val="20"/>
              </w:rPr>
              <w:t>Sí</w:t>
            </w:r>
          </w:p>
        </w:tc>
        <w:tc>
          <w:tcPr>
            <w:tcW w:w="1500" w:type="dxa"/>
          </w:tcPr>
          <w:p w:rsidR="00887C6C" w:rsidRDefault="00AE7CDE" w14:paraId="7612EE39" w14:textId="77777777">
            <w:pPr>
              <w:spacing w:before="20" w:after="20" w:line="240" w:lineRule="auto"/>
              <w:jc w:val="center"/>
            </w:pPr>
            <w:r>
              <w:rPr>
                <w:rFonts w:ascii="Arial" w:hAnsi="Arial" w:eastAsia="Arial" w:cs="Arial"/>
                <w:sz w:val="20"/>
                <w:szCs w:val="20"/>
              </w:rPr>
              <w:t>Sí</w:t>
            </w:r>
          </w:p>
        </w:tc>
        <w:tc>
          <w:tcPr>
            <w:tcW w:w="1600" w:type="dxa"/>
          </w:tcPr>
          <w:p w:rsidR="00887C6C" w:rsidRDefault="00AE7CDE" w14:paraId="086401A8" w14:textId="77777777">
            <w:pPr>
              <w:spacing w:before="20" w:after="20" w:line="240" w:lineRule="auto"/>
              <w:jc w:val="center"/>
            </w:pPr>
            <w:r>
              <w:rPr>
                <w:rFonts w:ascii="Arial" w:hAnsi="Arial" w:eastAsia="Arial" w:cs="Arial"/>
                <w:sz w:val="20"/>
                <w:szCs w:val="20"/>
              </w:rPr>
              <w:t>No</w:t>
            </w:r>
          </w:p>
        </w:tc>
      </w:tr>
      <w:tr w:rsidR="00887C6C" w14:paraId="7A3C4FF4" w14:textId="77777777">
        <w:trPr>
          <w:cantSplit/>
          <w:jc w:val="center"/>
        </w:trPr>
        <w:tc>
          <w:tcPr>
            <w:tcW w:w="4560" w:type="dxa"/>
          </w:tcPr>
          <w:p w:rsidR="00887C6C" w:rsidRDefault="00AE7CDE" w14:paraId="6E3BAA26" w14:textId="77777777">
            <w:pPr>
              <w:spacing w:before="20" w:after="20" w:line="240" w:lineRule="auto"/>
            </w:pPr>
            <w:r>
              <w:rPr>
                <w:rFonts w:ascii="Arial" w:hAnsi="Arial" w:eastAsia="Arial" w:cs="Arial"/>
                <w:sz w:val="20"/>
                <w:szCs w:val="20"/>
              </w:rPr>
              <w:t>Modificar y eliminar equivalencias</w:t>
            </w:r>
          </w:p>
        </w:tc>
        <w:tc>
          <w:tcPr>
            <w:tcW w:w="1700" w:type="dxa"/>
          </w:tcPr>
          <w:p w:rsidR="00887C6C" w:rsidRDefault="00AE7CDE" w14:paraId="3760FF4E" w14:textId="77777777">
            <w:pPr>
              <w:spacing w:before="20" w:after="20" w:line="240" w:lineRule="auto"/>
              <w:jc w:val="center"/>
            </w:pPr>
            <w:r>
              <w:rPr>
                <w:rFonts w:ascii="Arial" w:hAnsi="Arial" w:eastAsia="Arial" w:cs="Arial"/>
                <w:sz w:val="20"/>
                <w:szCs w:val="20"/>
              </w:rPr>
              <w:t>Sí</w:t>
            </w:r>
          </w:p>
        </w:tc>
        <w:tc>
          <w:tcPr>
            <w:tcW w:w="1500" w:type="dxa"/>
          </w:tcPr>
          <w:p w:rsidR="00887C6C" w:rsidRDefault="00AE7CDE" w14:paraId="0E6A06D7" w14:textId="77777777">
            <w:pPr>
              <w:spacing w:before="20" w:after="20" w:line="240" w:lineRule="auto"/>
              <w:jc w:val="center"/>
            </w:pPr>
            <w:r>
              <w:rPr>
                <w:rFonts w:ascii="Arial" w:hAnsi="Arial" w:eastAsia="Arial" w:cs="Arial"/>
                <w:sz w:val="20"/>
                <w:szCs w:val="20"/>
              </w:rPr>
              <w:t>No</w:t>
            </w:r>
          </w:p>
        </w:tc>
        <w:tc>
          <w:tcPr>
            <w:tcW w:w="1600" w:type="dxa"/>
          </w:tcPr>
          <w:p w:rsidR="00887C6C" w:rsidRDefault="00AE7CDE" w14:paraId="798799C9" w14:textId="77777777">
            <w:pPr>
              <w:spacing w:before="20" w:after="20" w:line="240" w:lineRule="auto"/>
              <w:jc w:val="center"/>
            </w:pPr>
            <w:r>
              <w:rPr>
                <w:rFonts w:ascii="Arial" w:hAnsi="Arial" w:eastAsia="Arial" w:cs="Arial"/>
                <w:sz w:val="20"/>
                <w:szCs w:val="20"/>
              </w:rPr>
              <w:t>No</w:t>
            </w:r>
          </w:p>
        </w:tc>
      </w:tr>
      <w:tr w:rsidR="00887C6C" w14:paraId="47257493" w14:textId="77777777">
        <w:trPr>
          <w:cantSplit/>
          <w:jc w:val="center"/>
        </w:trPr>
        <w:tc>
          <w:tcPr>
            <w:tcW w:w="4560" w:type="dxa"/>
          </w:tcPr>
          <w:p w:rsidR="00887C6C" w:rsidRDefault="00AE7CDE" w14:paraId="150E6677" w14:textId="77777777">
            <w:pPr>
              <w:spacing w:before="20" w:after="20" w:line="240" w:lineRule="auto"/>
            </w:pPr>
            <w:r>
              <w:rPr>
                <w:rFonts w:ascii="Arial" w:hAnsi="Arial" w:eastAsia="Arial" w:cs="Arial"/>
                <w:sz w:val="20"/>
                <w:szCs w:val="20"/>
              </w:rPr>
              <w:t>Registrar, consultar y procesar facturas de compra</w:t>
            </w:r>
          </w:p>
        </w:tc>
        <w:tc>
          <w:tcPr>
            <w:tcW w:w="1700" w:type="dxa"/>
          </w:tcPr>
          <w:p w:rsidR="00887C6C" w:rsidRDefault="00AE7CDE" w14:paraId="086B9A0A" w14:textId="77777777">
            <w:pPr>
              <w:spacing w:before="20" w:after="20" w:line="240" w:lineRule="auto"/>
              <w:jc w:val="center"/>
            </w:pPr>
            <w:r>
              <w:rPr>
                <w:rFonts w:ascii="Arial" w:hAnsi="Arial" w:eastAsia="Arial" w:cs="Arial"/>
                <w:sz w:val="20"/>
                <w:szCs w:val="20"/>
              </w:rPr>
              <w:t>Sí</w:t>
            </w:r>
          </w:p>
        </w:tc>
        <w:tc>
          <w:tcPr>
            <w:tcW w:w="1500" w:type="dxa"/>
          </w:tcPr>
          <w:p w:rsidR="00887C6C" w:rsidRDefault="00AE7CDE" w14:paraId="4B381B64" w14:textId="77777777">
            <w:pPr>
              <w:spacing w:before="20" w:after="20" w:line="240" w:lineRule="auto"/>
              <w:jc w:val="center"/>
            </w:pPr>
            <w:r>
              <w:rPr>
                <w:rFonts w:ascii="Arial" w:hAnsi="Arial" w:eastAsia="Arial" w:cs="Arial"/>
                <w:sz w:val="20"/>
                <w:szCs w:val="20"/>
              </w:rPr>
              <w:t>Sí</w:t>
            </w:r>
          </w:p>
        </w:tc>
        <w:tc>
          <w:tcPr>
            <w:tcW w:w="1600" w:type="dxa"/>
          </w:tcPr>
          <w:p w:rsidR="00887C6C" w:rsidRDefault="00AE7CDE" w14:paraId="517EB9D0" w14:textId="77777777">
            <w:pPr>
              <w:spacing w:before="20" w:after="20" w:line="240" w:lineRule="auto"/>
              <w:jc w:val="center"/>
            </w:pPr>
            <w:r>
              <w:rPr>
                <w:rFonts w:ascii="Arial" w:hAnsi="Arial" w:eastAsia="Arial" w:cs="Arial"/>
                <w:sz w:val="20"/>
                <w:szCs w:val="20"/>
              </w:rPr>
              <w:t>No</w:t>
            </w:r>
          </w:p>
        </w:tc>
      </w:tr>
      <w:tr w:rsidR="00887C6C" w14:paraId="6036E8A8" w14:textId="77777777">
        <w:trPr>
          <w:cantSplit/>
          <w:jc w:val="center"/>
        </w:trPr>
        <w:tc>
          <w:tcPr>
            <w:tcW w:w="4560" w:type="dxa"/>
          </w:tcPr>
          <w:p w:rsidR="00887C6C" w:rsidRDefault="00AE7CDE" w14:paraId="22B27E5F" w14:textId="77777777">
            <w:pPr>
              <w:spacing w:before="20" w:after="20" w:line="240" w:lineRule="auto"/>
            </w:pPr>
            <w:r>
              <w:rPr>
                <w:rFonts w:ascii="Arial" w:hAnsi="Arial" w:eastAsia="Arial" w:cs="Arial"/>
                <w:sz w:val="20"/>
                <w:szCs w:val="20"/>
              </w:rPr>
              <w:t>Corregir manualmente la equivalencia de un ítem observado</w:t>
            </w:r>
          </w:p>
        </w:tc>
        <w:tc>
          <w:tcPr>
            <w:tcW w:w="1700" w:type="dxa"/>
          </w:tcPr>
          <w:p w:rsidR="00887C6C" w:rsidRDefault="00AE7CDE" w14:paraId="38594399" w14:textId="77777777">
            <w:pPr>
              <w:spacing w:before="20" w:after="20" w:line="240" w:lineRule="auto"/>
              <w:jc w:val="center"/>
            </w:pPr>
            <w:r>
              <w:rPr>
                <w:rFonts w:ascii="Arial" w:hAnsi="Arial" w:eastAsia="Arial" w:cs="Arial"/>
                <w:sz w:val="20"/>
                <w:szCs w:val="20"/>
              </w:rPr>
              <w:t>Sí</w:t>
            </w:r>
          </w:p>
        </w:tc>
        <w:tc>
          <w:tcPr>
            <w:tcW w:w="1500" w:type="dxa"/>
          </w:tcPr>
          <w:p w:rsidR="00887C6C" w:rsidRDefault="00AE7CDE" w14:paraId="54ADFCF5" w14:textId="77777777">
            <w:pPr>
              <w:spacing w:before="20" w:after="20" w:line="240" w:lineRule="auto"/>
              <w:jc w:val="center"/>
            </w:pPr>
            <w:r>
              <w:rPr>
                <w:rFonts w:ascii="Arial" w:hAnsi="Arial" w:eastAsia="Arial" w:cs="Arial"/>
                <w:sz w:val="20"/>
                <w:szCs w:val="20"/>
              </w:rPr>
              <w:t>No</w:t>
            </w:r>
          </w:p>
        </w:tc>
        <w:tc>
          <w:tcPr>
            <w:tcW w:w="1600" w:type="dxa"/>
          </w:tcPr>
          <w:p w:rsidR="00887C6C" w:rsidRDefault="00AE7CDE" w14:paraId="2963C73B" w14:textId="77777777">
            <w:pPr>
              <w:spacing w:before="20" w:after="20" w:line="240" w:lineRule="auto"/>
              <w:jc w:val="center"/>
            </w:pPr>
            <w:r>
              <w:rPr>
                <w:rFonts w:ascii="Arial" w:hAnsi="Arial" w:eastAsia="Arial" w:cs="Arial"/>
                <w:sz w:val="20"/>
                <w:szCs w:val="20"/>
              </w:rPr>
              <w:t>No</w:t>
            </w:r>
          </w:p>
        </w:tc>
      </w:tr>
      <w:tr w:rsidR="00887C6C" w14:paraId="0E3F6B56" w14:textId="77777777">
        <w:trPr>
          <w:cantSplit/>
          <w:jc w:val="center"/>
        </w:trPr>
        <w:tc>
          <w:tcPr>
            <w:tcW w:w="4560" w:type="dxa"/>
          </w:tcPr>
          <w:p w:rsidR="00887C6C" w:rsidRDefault="00AE7CDE" w14:paraId="056F1555" w14:textId="77777777">
            <w:pPr>
              <w:spacing w:before="20" w:after="20" w:line="240" w:lineRule="auto"/>
            </w:pPr>
            <w:r>
              <w:rPr>
                <w:rFonts w:ascii="Arial" w:hAnsi="Arial" w:eastAsia="Arial" w:cs="Arial"/>
                <w:sz w:val="20"/>
                <w:szCs w:val="20"/>
              </w:rPr>
              <w:t>Reprocesar una factura ya procesada</w:t>
            </w:r>
          </w:p>
        </w:tc>
        <w:tc>
          <w:tcPr>
            <w:tcW w:w="1700" w:type="dxa"/>
          </w:tcPr>
          <w:p w:rsidR="00887C6C" w:rsidRDefault="00AE7CDE" w14:paraId="3091AD0D" w14:textId="77777777">
            <w:pPr>
              <w:spacing w:before="20" w:after="20" w:line="240" w:lineRule="auto"/>
              <w:jc w:val="center"/>
            </w:pPr>
            <w:r>
              <w:rPr>
                <w:rFonts w:ascii="Arial" w:hAnsi="Arial" w:eastAsia="Arial" w:cs="Arial"/>
                <w:sz w:val="20"/>
                <w:szCs w:val="20"/>
              </w:rPr>
              <w:t>Sí</w:t>
            </w:r>
          </w:p>
        </w:tc>
        <w:tc>
          <w:tcPr>
            <w:tcW w:w="1500" w:type="dxa"/>
          </w:tcPr>
          <w:p w:rsidR="00887C6C" w:rsidRDefault="00AE7CDE" w14:paraId="16ACA867" w14:textId="77777777">
            <w:pPr>
              <w:spacing w:before="20" w:after="20" w:line="240" w:lineRule="auto"/>
              <w:jc w:val="center"/>
            </w:pPr>
            <w:r>
              <w:rPr>
                <w:rFonts w:ascii="Arial" w:hAnsi="Arial" w:eastAsia="Arial" w:cs="Arial"/>
                <w:sz w:val="20"/>
                <w:szCs w:val="20"/>
              </w:rPr>
              <w:t>No</w:t>
            </w:r>
          </w:p>
        </w:tc>
        <w:tc>
          <w:tcPr>
            <w:tcW w:w="1600" w:type="dxa"/>
          </w:tcPr>
          <w:p w:rsidR="00887C6C" w:rsidRDefault="00AE7CDE" w14:paraId="235C755B" w14:textId="77777777">
            <w:pPr>
              <w:spacing w:before="20" w:after="20" w:line="240" w:lineRule="auto"/>
              <w:jc w:val="center"/>
            </w:pPr>
            <w:r>
              <w:rPr>
                <w:rFonts w:ascii="Arial" w:hAnsi="Arial" w:eastAsia="Arial" w:cs="Arial"/>
                <w:sz w:val="20"/>
                <w:szCs w:val="20"/>
              </w:rPr>
              <w:t>No</w:t>
            </w:r>
          </w:p>
        </w:tc>
      </w:tr>
      <w:tr w:rsidR="00887C6C" w14:paraId="145AA7B3" w14:textId="77777777">
        <w:trPr>
          <w:cantSplit/>
          <w:jc w:val="center"/>
        </w:trPr>
        <w:tc>
          <w:tcPr>
            <w:tcW w:w="4560" w:type="dxa"/>
          </w:tcPr>
          <w:p w:rsidR="00887C6C" w:rsidRDefault="00AE7CDE" w14:paraId="2004EB0E" w14:textId="77777777">
            <w:pPr>
              <w:spacing w:before="20" w:after="20" w:line="240" w:lineRule="auto"/>
            </w:pPr>
            <w:r>
              <w:rPr>
                <w:rFonts w:ascii="Arial" w:hAnsi="Arial" w:eastAsia="Arial" w:cs="Arial"/>
                <w:sz w:val="20"/>
                <w:szCs w:val="20"/>
              </w:rPr>
              <w:t>Importar inventario y aplicar ajustes</w:t>
            </w:r>
          </w:p>
        </w:tc>
        <w:tc>
          <w:tcPr>
            <w:tcW w:w="1700" w:type="dxa"/>
          </w:tcPr>
          <w:p w:rsidR="00887C6C" w:rsidRDefault="00AE7CDE" w14:paraId="39C95296" w14:textId="77777777">
            <w:pPr>
              <w:spacing w:before="20" w:after="20" w:line="240" w:lineRule="auto"/>
              <w:jc w:val="center"/>
            </w:pPr>
            <w:r>
              <w:rPr>
                <w:rFonts w:ascii="Arial" w:hAnsi="Arial" w:eastAsia="Arial" w:cs="Arial"/>
                <w:sz w:val="20"/>
                <w:szCs w:val="20"/>
              </w:rPr>
              <w:t>Sí</w:t>
            </w:r>
          </w:p>
        </w:tc>
        <w:tc>
          <w:tcPr>
            <w:tcW w:w="1500" w:type="dxa"/>
          </w:tcPr>
          <w:p w:rsidR="00887C6C" w:rsidRDefault="00AE7CDE" w14:paraId="5AB99874" w14:textId="77777777">
            <w:pPr>
              <w:spacing w:before="20" w:after="20" w:line="240" w:lineRule="auto"/>
              <w:jc w:val="center"/>
            </w:pPr>
            <w:r>
              <w:rPr>
                <w:rFonts w:ascii="Arial" w:hAnsi="Arial" w:eastAsia="Arial" w:cs="Arial"/>
                <w:sz w:val="20"/>
                <w:szCs w:val="20"/>
              </w:rPr>
              <w:t>Sí</w:t>
            </w:r>
          </w:p>
        </w:tc>
        <w:tc>
          <w:tcPr>
            <w:tcW w:w="1600" w:type="dxa"/>
          </w:tcPr>
          <w:p w:rsidR="00887C6C" w:rsidRDefault="00AE7CDE" w14:paraId="1BF28986" w14:textId="77777777">
            <w:pPr>
              <w:spacing w:before="20" w:after="20" w:line="240" w:lineRule="auto"/>
              <w:jc w:val="center"/>
            </w:pPr>
            <w:r>
              <w:rPr>
                <w:rFonts w:ascii="Arial" w:hAnsi="Arial" w:eastAsia="Arial" w:cs="Arial"/>
                <w:sz w:val="20"/>
                <w:szCs w:val="20"/>
              </w:rPr>
              <w:t>No</w:t>
            </w:r>
          </w:p>
        </w:tc>
      </w:tr>
      <w:tr w:rsidR="00887C6C" w14:paraId="343A1A97" w14:textId="77777777">
        <w:trPr>
          <w:cantSplit/>
          <w:jc w:val="center"/>
        </w:trPr>
        <w:tc>
          <w:tcPr>
            <w:tcW w:w="4560" w:type="dxa"/>
          </w:tcPr>
          <w:p w:rsidR="00887C6C" w:rsidRDefault="00AE7CDE" w14:paraId="730BBE23" w14:textId="77777777">
            <w:pPr>
              <w:spacing w:before="20" w:after="20" w:line="240" w:lineRule="auto"/>
            </w:pPr>
            <w:r>
              <w:rPr>
                <w:rFonts w:ascii="Arial" w:hAnsi="Arial" w:eastAsia="Arial" w:cs="Arial"/>
                <w:sz w:val="20"/>
                <w:szCs w:val="20"/>
              </w:rPr>
              <w:t>Autorizar cantidades negativas en un ajuste</w:t>
            </w:r>
          </w:p>
        </w:tc>
        <w:tc>
          <w:tcPr>
            <w:tcW w:w="1700" w:type="dxa"/>
          </w:tcPr>
          <w:p w:rsidR="00887C6C" w:rsidRDefault="00AE7CDE" w14:paraId="5162448F" w14:textId="77777777">
            <w:pPr>
              <w:spacing w:before="20" w:after="20" w:line="240" w:lineRule="auto"/>
              <w:jc w:val="center"/>
            </w:pPr>
            <w:r>
              <w:rPr>
                <w:rFonts w:ascii="Arial" w:hAnsi="Arial" w:eastAsia="Arial" w:cs="Arial"/>
                <w:sz w:val="20"/>
                <w:szCs w:val="20"/>
              </w:rPr>
              <w:t>Sí</w:t>
            </w:r>
          </w:p>
        </w:tc>
        <w:tc>
          <w:tcPr>
            <w:tcW w:w="1500" w:type="dxa"/>
          </w:tcPr>
          <w:p w:rsidR="00887C6C" w:rsidRDefault="00AE7CDE" w14:paraId="572F710E" w14:textId="77777777">
            <w:pPr>
              <w:spacing w:before="20" w:after="20" w:line="240" w:lineRule="auto"/>
              <w:jc w:val="center"/>
            </w:pPr>
            <w:r>
              <w:rPr>
                <w:rFonts w:ascii="Arial" w:hAnsi="Arial" w:eastAsia="Arial" w:cs="Arial"/>
                <w:sz w:val="20"/>
                <w:szCs w:val="20"/>
              </w:rPr>
              <w:t>No</w:t>
            </w:r>
          </w:p>
        </w:tc>
        <w:tc>
          <w:tcPr>
            <w:tcW w:w="1600" w:type="dxa"/>
          </w:tcPr>
          <w:p w:rsidR="00887C6C" w:rsidRDefault="00AE7CDE" w14:paraId="4FC8EFD2" w14:textId="77777777">
            <w:pPr>
              <w:spacing w:before="20" w:after="20" w:line="240" w:lineRule="auto"/>
              <w:jc w:val="center"/>
            </w:pPr>
            <w:r>
              <w:rPr>
                <w:rFonts w:ascii="Arial" w:hAnsi="Arial" w:eastAsia="Arial" w:cs="Arial"/>
                <w:sz w:val="20"/>
                <w:szCs w:val="20"/>
              </w:rPr>
              <w:t>No</w:t>
            </w:r>
          </w:p>
        </w:tc>
      </w:tr>
      <w:tr w:rsidR="00887C6C" w14:paraId="5069E7E1" w14:textId="77777777">
        <w:trPr>
          <w:cantSplit/>
          <w:jc w:val="center"/>
        </w:trPr>
        <w:tc>
          <w:tcPr>
            <w:tcW w:w="4560" w:type="dxa"/>
          </w:tcPr>
          <w:p w:rsidR="00887C6C" w:rsidRDefault="00AE7CDE" w14:paraId="17A9BF4F" w14:textId="77777777">
            <w:pPr>
              <w:spacing w:before="20" w:after="20" w:line="240" w:lineRule="auto"/>
            </w:pPr>
            <w:r>
              <w:rPr>
                <w:rFonts w:ascii="Arial" w:hAnsi="Arial" w:eastAsia="Arial" w:cs="Arial"/>
                <w:sz w:val="20"/>
                <w:szCs w:val="20"/>
              </w:rPr>
              <w:t>Revertir un ajuste aplicado</w:t>
            </w:r>
          </w:p>
        </w:tc>
        <w:tc>
          <w:tcPr>
            <w:tcW w:w="1700" w:type="dxa"/>
          </w:tcPr>
          <w:p w:rsidR="00887C6C" w:rsidRDefault="00AE7CDE" w14:paraId="338E98AD" w14:textId="77777777">
            <w:pPr>
              <w:spacing w:before="20" w:after="20" w:line="240" w:lineRule="auto"/>
              <w:jc w:val="center"/>
            </w:pPr>
            <w:r>
              <w:rPr>
                <w:rFonts w:ascii="Arial" w:hAnsi="Arial" w:eastAsia="Arial" w:cs="Arial"/>
                <w:sz w:val="20"/>
                <w:szCs w:val="20"/>
              </w:rPr>
              <w:t>Sí</w:t>
            </w:r>
          </w:p>
        </w:tc>
        <w:tc>
          <w:tcPr>
            <w:tcW w:w="1500" w:type="dxa"/>
          </w:tcPr>
          <w:p w:rsidR="00887C6C" w:rsidRDefault="00AE7CDE" w14:paraId="0E4CD604" w14:textId="77777777">
            <w:pPr>
              <w:spacing w:before="20" w:after="20" w:line="240" w:lineRule="auto"/>
              <w:jc w:val="center"/>
            </w:pPr>
            <w:r>
              <w:rPr>
                <w:rFonts w:ascii="Arial" w:hAnsi="Arial" w:eastAsia="Arial" w:cs="Arial"/>
                <w:sz w:val="20"/>
                <w:szCs w:val="20"/>
              </w:rPr>
              <w:t>No</w:t>
            </w:r>
          </w:p>
        </w:tc>
        <w:tc>
          <w:tcPr>
            <w:tcW w:w="1600" w:type="dxa"/>
          </w:tcPr>
          <w:p w:rsidR="00887C6C" w:rsidRDefault="00AE7CDE" w14:paraId="6EEB4308" w14:textId="77777777">
            <w:pPr>
              <w:spacing w:before="20" w:after="20" w:line="240" w:lineRule="auto"/>
              <w:jc w:val="center"/>
            </w:pPr>
            <w:r>
              <w:rPr>
                <w:rFonts w:ascii="Arial" w:hAnsi="Arial" w:eastAsia="Arial" w:cs="Arial"/>
                <w:sz w:val="20"/>
                <w:szCs w:val="20"/>
              </w:rPr>
              <w:t>No</w:t>
            </w:r>
          </w:p>
        </w:tc>
      </w:tr>
      <w:tr w:rsidR="00887C6C" w14:paraId="07B167F5" w14:textId="77777777">
        <w:trPr>
          <w:cantSplit/>
          <w:jc w:val="center"/>
        </w:trPr>
        <w:tc>
          <w:tcPr>
            <w:tcW w:w="4560" w:type="dxa"/>
          </w:tcPr>
          <w:p w:rsidR="00887C6C" w:rsidRDefault="00AE7CDE" w14:paraId="607F3A4C" w14:textId="77777777">
            <w:pPr>
              <w:spacing w:before="20" w:after="20" w:line="240" w:lineRule="auto"/>
            </w:pPr>
            <w:r>
              <w:rPr>
                <w:rFonts w:ascii="Arial" w:hAnsi="Arial" w:eastAsia="Arial" w:cs="Arial"/>
                <w:sz w:val="20"/>
                <w:szCs w:val="20"/>
              </w:rPr>
              <w:t>Historial de movimientos y su exportación</w:t>
            </w:r>
          </w:p>
        </w:tc>
        <w:tc>
          <w:tcPr>
            <w:tcW w:w="1700" w:type="dxa"/>
          </w:tcPr>
          <w:p w:rsidR="00887C6C" w:rsidRDefault="00AE7CDE" w14:paraId="6C8A0310" w14:textId="77777777">
            <w:pPr>
              <w:spacing w:before="20" w:after="20" w:line="240" w:lineRule="auto"/>
              <w:jc w:val="center"/>
            </w:pPr>
            <w:r>
              <w:rPr>
                <w:rFonts w:ascii="Arial" w:hAnsi="Arial" w:eastAsia="Arial" w:cs="Arial"/>
                <w:sz w:val="20"/>
                <w:szCs w:val="20"/>
              </w:rPr>
              <w:t>Sí</w:t>
            </w:r>
          </w:p>
        </w:tc>
        <w:tc>
          <w:tcPr>
            <w:tcW w:w="1500" w:type="dxa"/>
          </w:tcPr>
          <w:p w:rsidR="00887C6C" w:rsidRDefault="00AE7CDE" w14:paraId="59619CA3" w14:textId="77777777">
            <w:pPr>
              <w:spacing w:before="20" w:after="20" w:line="240" w:lineRule="auto"/>
              <w:jc w:val="center"/>
            </w:pPr>
            <w:r>
              <w:rPr>
                <w:rFonts w:ascii="Arial" w:hAnsi="Arial" w:eastAsia="Arial" w:cs="Arial"/>
                <w:sz w:val="20"/>
                <w:szCs w:val="20"/>
              </w:rPr>
              <w:t>Sí</w:t>
            </w:r>
          </w:p>
        </w:tc>
        <w:tc>
          <w:tcPr>
            <w:tcW w:w="1600" w:type="dxa"/>
          </w:tcPr>
          <w:p w:rsidR="00887C6C" w:rsidRDefault="00AE7CDE" w14:paraId="4A1EF489" w14:textId="77777777">
            <w:pPr>
              <w:spacing w:before="20" w:after="20" w:line="240" w:lineRule="auto"/>
              <w:jc w:val="center"/>
            </w:pPr>
            <w:r>
              <w:rPr>
                <w:rFonts w:ascii="Arial" w:hAnsi="Arial" w:eastAsia="Arial" w:cs="Arial"/>
                <w:sz w:val="20"/>
                <w:szCs w:val="20"/>
              </w:rPr>
              <w:t>Sí</w:t>
            </w:r>
          </w:p>
        </w:tc>
      </w:tr>
      <w:tr w:rsidR="00887C6C" w14:paraId="5EE7429D" w14:textId="77777777">
        <w:trPr>
          <w:cantSplit/>
          <w:jc w:val="center"/>
        </w:trPr>
        <w:tc>
          <w:tcPr>
            <w:tcW w:w="4560" w:type="dxa"/>
          </w:tcPr>
          <w:p w:rsidR="00887C6C" w:rsidRDefault="00AE7CDE" w14:paraId="102E8F66" w14:textId="77777777">
            <w:pPr>
              <w:spacing w:before="20" w:after="20" w:line="240" w:lineRule="auto"/>
            </w:pPr>
            <w:r>
              <w:rPr>
                <w:rFonts w:ascii="Arial" w:hAnsi="Arial" w:eastAsia="Arial" w:cs="Arial"/>
                <w:sz w:val="20"/>
                <w:szCs w:val="20"/>
              </w:rPr>
              <w:t>Reportes y su exportación</w:t>
            </w:r>
          </w:p>
        </w:tc>
        <w:tc>
          <w:tcPr>
            <w:tcW w:w="1700" w:type="dxa"/>
          </w:tcPr>
          <w:p w:rsidR="00887C6C" w:rsidRDefault="00AE7CDE" w14:paraId="4E9FC724" w14:textId="77777777">
            <w:pPr>
              <w:spacing w:before="20" w:after="20" w:line="240" w:lineRule="auto"/>
              <w:jc w:val="center"/>
            </w:pPr>
            <w:r>
              <w:rPr>
                <w:rFonts w:ascii="Arial" w:hAnsi="Arial" w:eastAsia="Arial" w:cs="Arial"/>
                <w:sz w:val="20"/>
                <w:szCs w:val="20"/>
              </w:rPr>
              <w:t>Sí</w:t>
            </w:r>
          </w:p>
        </w:tc>
        <w:tc>
          <w:tcPr>
            <w:tcW w:w="1500" w:type="dxa"/>
          </w:tcPr>
          <w:p w:rsidR="00887C6C" w:rsidRDefault="00AE7CDE" w14:paraId="42577997" w14:textId="77777777">
            <w:pPr>
              <w:spacing w:before="20" w:after="20" w:line="240" w:lineRule="auto"/>
              <w:jc w:val="center"/>
            </w:pPr>
            <w:r>
              <w:rPr>
                <w:rFonts w:ascii="Arial" w:hAnsi="Arial" w:eastAsia="Arial" w:cs="Arial"/>
                <w:sz w:val="20"/>
                <w:szCs w:val="20"/>
              </w:rPr>
              <w:t>Sí</w:t>
            </w:r>
          </w:p>
        </w:tc>
        <w:tc>
          <w:tcPr>
            <w:tcW w:w="1600" w:type="dxa"/>
          </w:tcPr>
          <w:p w:rsidR="00887C6C" w:rsidRDefault="00AE7CDE" w14:paraId="7272624A" w14:textId="77777777">
            <w:pPr>
              <w:spacing w:before="20" w:after="20" w:line="240" w:lineRule="auto"/>
              <w:jc w:val="center"/>
            </w:pPr>
            <w:r>
              <w:rPr>
                <w:rFonts w:ascii="Arial" w:hAnsi="Arial" w:eastAsia="Arial" w:cs="Arial"/>
                <w:sz w:val="20"/>
                <w:szCs w:val="20"/>
              </w:rPr>
              <w:t>Sí</w:t>
            </w:r>
          </w:p>
        </w:tc>
      </w:tr>
      <w:tr w:rsidR="00887C6C" w14:paraId="2DAF5C06" w14:textId="77777777">
        <w:trPr>
          <w:cantSplit/>
          <w:jc w:val="center"/>
        </w:trPr>
        <w:tc>
          <w:tcPr>
            <w:tcW w:w="4560" w:type="dxa"/>
          </w:tcPr>
          <w:p w:rsidR="00887C6C" w:rsidRDefault="00AE7CDE" w14:paraId="1D75761F" w14:textId="77777777">
            <w:pPr>
              <w:spacing w:before="20" w:after="20" w:line="240" w:lineRule="auto"/>
            </w:pPr>
            <w:r>
              <w:rPr>
                <w:rFonts w:ascii="Arial" w:hAnsi="Arial" w:eastAsia="Arial" w:cs="Arial"/>
                <w:sz w:val="20"/>
                <w:szCs w:val="20"/>
              </w:rPr>
              <w:t>Gestionar usuarios</w:t>
            </w:r>
          </w:p>
        </w:tc>
        <w:tc>
          <w:tcPr>
            <w:tcW w:w="1700" w:type="dxa"/>
          </w:tcPr>
          <w:p w:rsidR="00887C6C" w:rsidRDefault="00AE7CDE" w14:paraId="36BB0181" w14:textId="77777777">
            <w:pPr>
              <w:spacing w:before="20" w:after="20" w:line="240" w:lineRule="auto"/>
              <w:jc w:val="center"/>
            </w:pPr>
            <w:r>
              <w:rPr>
                <w:rFonts w:ascii="Arial" w:hAnsi="Arial" w:eastAsia="Arial" w:cs="Arial"/>
                <w:sz w:val="20"/>
                <w:szCs w:val="20"/>
              </w:rPr>
              <w:t>Sí</w:t>
            </w:r>
          </w:p>
        </w:tc>
        <w:tc>
          <w:tcPr>
            <w:tcW w:w="1500" w:type="dxa"/>
          </w:tcPr>
          <w:p w:rsidR="00887C6C" w:rsidRDefault="00AE7CDE" w14:paraId="310B3FE0" w14:textId="77777777">
            <w:pPr>
              <w:spacing w:before="20" w:after="20" w:line="240" w:lineRule="auto"/>
              <w:jc w:val="center"/>
            </w:pPr>
            <w:r>
              <w:rPr>
                <w:rFonts w:ascii="Arial" w:hAnsi="Arial" w:eastAsia="Arial" w:cs="Arial"/>
                <w:sz w:val="20"/>
                <w:szCs w:val="20"/>
              </w:rPr>
              <w:t>No</w:t>
            </w:r>
          </w:p>
        </w:tc>
        <w:tc>
          <w:tcPr>
            <w:tcW w:w="1600" w:type="dxa"/>
          </w:tcPr>
          <w:p w:rsidR="00887C6C" w:rsidRDefault="00AE7CDE" w14:paraId="128EB5DD" w14:textId="77777777">
            <w:pPr>
              <w:spacing w:before="20" w:after="20" w:line="240" w:lineRule="auto"/>
              <w:jc w:val="center"/>
            </w:pPr>
            <w:r>
              <w:rPr>
                <w:rFonts w:ascii="Arial" w:hAnsi="Arial" w:eastAsia="Arial" w:cs="Arial"/>
                <w:sz w:val="20"/>
                <w:szCs w:val="20"/>
              </w:rPr>
              <w:t>No</w:t>
            </w:r>
          </w:p>
        </w:tc>
      </w:tr>
    </w:tbl>
    <w:p w:rsidR="00887C6C" w:rsidRDefault="00AE7CDE" w14:paraId="51D10487" w14:textId="77777777">
      <w:pPr>
        <w:spacing w:before="60" w:after="240" w:line="240" w:lineRule="auto"/>
        <w:jc w:val="center"/>
      </w:pPr>
      <w:r>
        <w:rPr>
          <w:rFonts w:ascii="Arial" w:hAnsi="Arial" w:eastAsia="Arial" w:cs="Arial"/>
          <w:i/>
          <w:iCs/>
          <w:sz w:val="18"/>
          <w:szCs w:val="18"/>
        </w:rPr>
        <w:t>Fuente: Elaborado por el equipo de proyecto a partir de la clase Autorizacion y de los servicios de negocio.</w:t>
      </w:r>
    </w:p>
    <w:p w:rsidR="00887C6C" w:rsidRDefault="00AE7CDE" w14:paraId="44B05CEB" w14:textId="77777777">
      <w:pPr>
        <w:keepNext/>
        <w:spacing w:before="240" w:after="200" w:line="276" w:lineRule="auto"/>
        <w:outlineLvl w:val="2"/>
      </w:pPr>
      <w:r>
        <w:rPr>
          <w:rFonts w:ascii="Arial" w:hAnsi="Arial" w:eastAsia="Arial" w:cs="Arial"/>
          <w:b/>
          <w:bCs/>
        </w:rPr>
        <w:t>A.6.5 Pruebas automatizadas</w:t>
      </w:r>
    </w:p>
    <w:p w:rsidR="00887C6C" w:rsidRDefault="00AE7CDE" w14:paraId="04D736BD" w14:textId="77777777">
      <w:pPr>
        <w:spacing w:line="360" w:lineRule="auto"/>
        <w:jc w:val="both"/>
      </w:pPr>
      <w:r>
        <w:rPr>
          <w:rFonts w:ascii="Arial" w:hAnsi="Arial" w:eastAsia="Arial" w:cs="Arial"/>
        </w:rPr>
        <w:t>El proyecto incluye 21 pruebas unitarias con JUnit 5, organizadas en las seis clases de la Tabla A.21. Se ejecutan con el comando mvn clean test, no abren conexiones a la base de datos y complementan las pruebas funcionales del anexo A.3 y la evidencia del capítulo 5.</w:t>
      </w:r>
    </w:p>
    <w:p w:rsidR="00887C6C" w:rsidRDefault="00AE7CDE" w14:paraId="445BED94" w14:textId="77777777">
      <w:pPr>
        <w:pStyle w:val="LeyendaTabla"/>
        <w:keepNext/>
        <w:spacing w:before="240"/>
      </w:pPr>
      <w:r>
        <w:t>Tabla A.21: “Pruebas unitarias automatizadas del proyecto”.</w:t>
      </w:r>
    </w:p>
    <w:tbl>
      <w:tblPr>
        <w:tblW w:w="936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80" w:type="dxa"/>
          <w:right w:w="80" w:type="dxa"/>
        </w:tblCellMar>
        <w:tblLook w:val="04A0" w:firstRow="1" w:lastRow="0" w:firstColumn="1" w:lastColumn="0" w:noHBand="0" w:noVBand="1"/>
      </w:tblPr>
      <w:tblGrid>
        <w:gridCol w:w="3600"/>
        <w:gridCol w:w="1160"/>
        <w:gridCol w:w="4600"/>
      </w:tblGrid>
      <w:tr w:rsidR="00887C6C" w14:paraId="32319371" w14:textId="77777777">
        <w:trPr>
          <w:cantSplit/>
          <w:tblHeader/>
          <w:jc w:val="center"/>
        </w:trPr>
        <w:tc>
          <w:tcPr>
            <w:tcW w:w="3600" w:type="dxa"/>
            <w:vAlign w:val="center"/>
          </w:tcPr>
          <w:p w:rsidR="00887C6C" w:rsidRDefault="00AE7CDE" w14:paraId="06D5B1F2" w14:textId="77777777">
            <w:pPr>
              <w:spacing w:before="20" w:after="20" w:line="240" w:lineRule="auto"/>
              <w:jc w:val="center"/>
            </w:pPr>
            <w:r>
              <w:rPr>
                <w:rFonts w:ascii="Arial" w:hAnsi="Arial" w:eastAsia="Arial" w:cs="Arial"/>
                <w:b/>
                <w:bCs/>
                <w:sz w:val="20"/>
                <w:szCs w:val="20"/>
              </w:rPr>
              <w:t>Clase de prueba</w:t>
            </w:r>
          </w:p>
        </w:tc>
        <w:tc>
          <w:tcPr>
            <w:tcW w:w="1160" w:type="dxa"/>
            <w:vAlign w:val="center"/>
          </w:tcPr>
          <w:p w:rsidR="00887C6C" w:rsidRDefault="00AE7CDE" w14:paraId="4385F46E" w14:textId="77777777">
            <w:pPr>
              <w:spacing w:before="20" w:after="20" w:line="240" w:lineRule="auto"/>
              <w:jc w:val="center"/>
            </w:pPr>
            <w:r>
              <w:rPr>
                <w:rFonts w:ascii="Arial" w:hAnsi="Arial" w:eastAsia="Arial" w:cs="Arial"/>
                <w:b/>
                <w:bCs/>
                <w:sz w:val="20"/>
                <w:szCs w:val="20"/>
              </w:rPr>
              <w:t>N° pruebas</w:t>
            </w:r>
          </w:p>
        </w:tc>
        <w:tc>
          <w:tcPr>
            <w:tcW w:w="4600" w:type="dxa"/>
            <w:vAlign w:val="center"/>
          </w:tcPr>
          <w:p w:rsidR="00887C6C" w:rsidRDefault="00AE7CDE" w14:paraId="7252E638" w14:textId="77777777">
            <w:pPr>
              <w:spacing w:before="20" w:after="20" w:line="240" w:lineRule="auto"/>
              <w:jc w:val="center"/>
            </w:pPr>
            <w:r>
              <w:rPr>
                <w:rFonts w:ascii="Arial" w:hAnsi="Arial" w:eastAsia="Arial" w:cs="Arial"/>
                <w:b/>
                <w:bCs/>
                <w:sz w:val="20"/>
                <w:szCs w:val="20"/>
              </w:rPr>
              <w:t>Qué verifica</w:t>
            </w:r>
          </w:p>
        </w:tc>
      </w:tr>
      <w:tr w:rsidR="00887C6C" w14:paraId="73A5115F" w14:textId="77777777">
        <w:trPr>
          <w:cantSplit/>
          <w:jc w:val="center"/>
        </w:trPr>
        <w:tc>
          <w:tcPr>
            <w:tcW w:w="3600" w:type="dxa"/>
          </w:tcPr>
          <w:p w:rsidR="00887C6C" w:rsidRDefault="00AE7CDE" w14:paraId="4372D246" w14:textId="77777777">
            <w:pPr>
              <w:spacing w:before="20" w:after="20" w:line="240" w:lineRule="auto"/>
            </w:pPr>
            <w:r>
              <w:rPr>
                <w:rFonts w:ascii="Arial" w:hAnsi="Arial" w:eastAsia="Arial" w:cs="Arial"/>
                <w:sz w:val="20"/>
                <w:szCs w:val="20"/>
              </w:rPr>
              <w:t>AutorizacionRBACTest</w:t>
            </w:r>
          </w:p>
        </w:tc>
        <w:tc>
          <w:tcPr>
            <w:tcW w:w="1160" w:type="dxa"/>
          </w:tcPr>
          <w:p w:rsidR="00887C6C" w:rsidRDefault="00AE7CDE" w14:paraId="2A581CC0" w14:textId="77777777">
            <w:pPr>
              <w:spacing w:before="20" w:after="20" w:line="240" w:lineRule="auto"/>
              <w:jc w:val="center"/>
            </w:pPr>
            <w:r>
              <w:rPr>
                <w:rFonts w:ascii="Arial" w:hAnsi="Arial" w:eastAsia="Arial" w:cs="Arial"/>
                <w:sz w:val="20"/>
                <w:szCs w:val="20"/>
              </w:rPr>
              <w:t>5</w:t>
            </w:r>
          </w:p>
        </w:tc>
        <w:tc>
          <w:tcPr>
            <w:tcW w:w="4600" w:type="dxa"/>
          </w:tcPr>
          <w:p w:rsidR="00887C6C" w:rsidRDefault="00AE7CDE" w14:paraId="45E50640" w14:textId="77777777">
            <w:pPr>
              <w:spacing w:before="20" w:after="20" w:line="240" w:lineRule="auto"/>
            </w:pPr>
            <w:r>
              <w:rPr>
                <w:rFonts w:ascii="Arial" w:hAnsi="Arial" w:eastAsia="Arial" w:cs="Arial"/>
                <w:sz w:val="20"/>
                <w:szCs w:val="20"/>
              </w:rPr>
              <w:t>Permisos de Cajero, Bodeguero y Administrador, y bloqueo de perfiles no reconocidos.</w:t>
            </w:r>
          </w:p>
        </w:tc>
      </w:tr>
      <w:tr w:rsidR="00887C6C" w14:paraId="0E1C6A1F" w14:textId="77777777">
        <w:trPr>
          <w:cantSplit/>
          <w:jc w:val="center"/>
        </w:trPr>
        <w:tc>
          <w:tcPr>
            <w:tcW w:w="3600" w:type="dxa"/>
          </w:tcPr>
          <w:p w:rsidR="00887C6C" w:rsidRDefault="00AE7CDE" w14:paraId="1ABA4768" w14:textId="77777777">
            <w:pPr>
              <w:spacing w:before="20" w:after="20" w:line="240" w:lineRule="auto"/>
            </w:pPr>
            <w:r>
              <w:rPr>
                <w:rFonts w:ascii="Arial" w:hAnsi="Arial" w:eastAsia="Arial" w:cs="Arial"/>
                <w:sz w:val="20"/>
                <w:szCs w:val="20"/>
              </w:rPr>
              <w:t>PasswordHasherTest</w:t>
            </w:r>
          </w:p>
        </w:tc>
        <w:tc>
          <w:tcPr>
            <w:tcW w:w="1160" w:type="dxa"/>
          </w:tcPr>
          <w:p w:rsidR="00887C6C" w:rsidRDefault="00AE7CDE" w14:paraId="0E86812A" w14:textId="77777777">
            <w:pPr>
              <w:spacing w:before="20" w:after="20" w:line="240" w:lineRule="auto"/>
              <w:jc w:val="center"/>
            </w:pPr>
            <w:r>
              <w:rPr>
                <w:rFonts w:ascii="Arial" w:hAnsi="Arial" w:eastAsia="Arial" w:cs="Arial"/>
                <w:sz w:val="20"/>
                <w:szCs w:val="20"/>
              </w:rPr>
              <w:t>2</w:t>
            </w:r>
          </w:p>
        </w:tc>
        <w:tc>
          <w:tcPr>
            <w:tcW w:w="4600" w:type="dxa"/>
          </w:tcPr>
          <w:p w:rsidR="00887C6C" w:rsidRDefault="00AE7CDE" w14:paraId="4D78A30F" w14:textId="77777777">
            <w:pPr>
              <w:spacing w:before="20" w:after="20" w:line="240" w:lineRule="auto"/>
            </w:pPr>
            <w:r>
              <w:rPr>
                <w:rFonts w:ascii="Arial" w:hAnsi="Arial" w:eastAsia="Arial" w:cs="Arial"/>
                <w:sz w:val="20"/>
                <w:szCs w:val="20"/>
              </w:rPr>
              <w:t>Generación y verificación de contraseñas con PBKDF2 y compatibilidad con hashes SHA-256 heredados.</w:t>
            </w:r>
          </w:p>
        </w:tc>
      </w:tr>
      <w:tr w:rsidR="00887C6C" w14:paraId="44AC03AF" w14:textId="77777777">
        <w:trPr>
          <w:cantSplit/>
          <w:jc w:val="center"/>
        </w:trPr>
        <w:tc>
          <w:tcPr>
            <w:tcW w:w="3600" w:type="dxa"/>
          </w:tcPr>
          <w:p w:rsidR="00887C6C" w:rsidRDefault="00AE7CDE" w14:paraId="052AC1CC" w14:textId="77777777">
            <w:pPr>
              <w:spacing w:before="20" w:after="20" w:line="240" w:lineRule="auto"/>
            </w:pPr>
            <w:r>
              <w:rPr>
                <w:rFonts w:ascii="Arial" w:hAnsi="Arial" w:eastAsia="Arial" w:cs="Arial"/>
                <w:sz w:val="20"/>
                <w:szCs w:val="20"/>
              </w:rPr>
              <w:t>ServicioVentaPagoTest</w:t>
            </w:r>
          </w:p>
        </w:tc>
        <w:tc>
          <w:tcPr>
            <w:tcW w:w="1160" w:type="dxa"/>
          </w:tcPr>
          <w:p w:rsidR="00887C6C" w:rsidRDefault="00AE7CDE" w14:paraId="04EFE100" w14:textId="77777777">
            <w:pPr>
              <w:spacing w:before="20" w:after="20" w:line="240" w:lineRule="auto"/>
              <w:jc w:val="center"/>
            </w:pPr>
            <w:r>
              <w:rPr>
                <w:rFonts w:ascii="Arial" w:hAnsi="Arial" w:eastAsia="Arial" w:cs="Arial"/>
                <w:sz w:val="20"/>
                <w:szCs w:val="20"/>
              </w:rPr>
              <w:t>5</w:t>
            </w:r>
          </w:p>
        </w:tc>
        <w:tc>
          <w:tcPr>
            <w:tcW w:w="4600" w:type="dxa"/>
          </w:tcPr>
          <w:p w:rsidR="00887C6C" w:rsidRDefault="00AE7CDE" w14:paraId="2155B4BE" w14:textId="77777777">
            <w:pPr>
              <w:spacing w:before="20" w:after="20" w:line="240" w:lineRule="auto"/>
            </w:pPr>
            <w:r>
              <w:rPr>
                <w:rFonts w:ascii="Arial" w:hAnsi="Arial" w:eastAsia="Arial" w:cs="Arial"/>
                <w:sz w:val="20"/>
                <w:szCs w:val="20"/>
              </w:rPr>
              <w:t>Cálculo del vuelto: pago exacto, efectivo superior al total, pago mixto, sobrepago electrónico y pago insuficiente.</w:t>
            </w:r>
          </w:p>
        </w:tc>
      </w:tr>
      <w:tr w:rsidR="00887C6C" w14:paraId="2AEC0E5A" w14:textId="77777777">
        <w:trPr>
          <w:cantSplit/>
          <w:jc w:val="center"/>
        </w:trPr>
        <w:tc>
          <w:tcPr>
            <w:tcW w:w="3600" w:type="dxa"/>
          </w:tcPr>
          <w:p w:rsidR="00887C6C" w:rsidRDefault="00AE7CDE" w14:paraId="1C3A997C" w14:textId="77777777">
            <w:pPr>
              <w:spacing w:before="20" w:after="20" w:line="240" w:lineRule="auto"/>
            </w:pPr>
            <w:r>
              <w:rPr>
                <w:rFonts w:ascii="Arial" w:hAnsi="Arial" w:eastAsia="Arial" w:cs="Arial"/>
                <w:sz w:val="20"/>
                <w:szCs w:val="20"/>
              </w:rPr>
              <w:t>ServicioImportacionInventarioTest</w:t>
            </w:r>
          </w:p>
        </w:tc>
        <w:tc>
          <w:tcPr>
            <w:tcW w:w="1160" w:type="dxa"/>
          </w:tcPr>
          <w:p w:rsidR="00887C6C" w:rsidRDefault="00AE7CDE" w14:paraId="53A562C3" w14:textId="77777777">
            <w:pPr>
              <w:spacing w:before="20" w:after="20" w:line="240" w:lineRule="auto"/>
              <w:jc w:val="center"/>
            </w:pPr>
            <w:r>
              <w:rPr>
                <w:rFonts w:ascii="Arial" w:hAnsi="Arial" w:eastAsia="Arial" w:cs="Arial"/>
                <w:sz w:val="20"/>
                <w:szCs w:val="20"/>
              </w:rPr>
              <w:t>6</w:t>
            </w:r>
          </w:p>
        </w:tc>
        <w:tc>
          <w:tcPr>
            <w:tcW w:w="4600" w:type="dxa"/>
          </w:tcPr>
          <w:p w:rsidR="00887C6C" w:rsidRDefault="00AE7CDE" w14:paraId="0401BB45" w14:textId="77777777">
            <w:pPr>
              <w:spacing w:before="20" w:after="20" w:line="240" w:lineRule="auto"/>
            </w:pPr>
            <w:r>
              <w:rPr>
                <w:rFonts w:ascii="Arial" w:hAnsi="Arial" w:eastAsia="Arial" w:cs="Arial"/>
                <w:sz w:val="20"/>
                <w:szCs w:val="20"/>
              </w:rPr>
              <w:t>Lectura de archivos CSV, encabezados válidos, filas vacías, límite de 10 MB y detección de SKU duplicados.</w:t>
            </w:r>
          </w:p>
        </w:tc>
      </w:tr>
      <w:tr w:rsidR="00887C6C" w14:paraId="45A1F820" w14:textId="77777777">
        <w:trPr>
          <w:cantSplit/>
          <w:jc w:val="center"/>
        </w:trPr>
        <w:tc>
          <w:tcPr>
            <w:tcW w:w="3600" w:type="dxa"/>
          </w:tcPr>
          <w:p w:rsidR="00887C6C" w:rsidRDefault="00AE7CDE" w14:paraId="106A3288" w14:textId="77777777">
            <w:pPr>
              <w:spacing w:before="20" w:after="20" w:line="240" w:lineRule="auto"/>
            </w:pPr>
            <w:r>
              <w:rPr>
                <w:rFonts w:ascii="Arial" w:hAnsi="Arial" w:eastAsia="Arial" w:cs="Arial"/>
                <w:sz w:val="20"/>
                <w:szCs w:val="20"/>
              </w:rPr>
              <w:t>ServicioExtraccionFacturaDigitalTest</w:t>
            </w:r>
          </w:p>
        </w:tc>
        <w:tc>
          <w:tcPr>
            <w:tcW w:w="1160" w:type="dxa"/>
          </w:tcPr>
          <w:p w:rsidR="00887C6C" w:rsidRDefault="00AE7CDE" w14:paraId="55CCB594" w14:textId="77777777">
            <w:pPr>
              <w:spacing w:before="20" w:after="20" w:line="240" w:lineRule="auto"/>
              <w:jc w:val="center"/>
            </w:pPr>
            <w:r>
              <w:rPr>
                <w:rFonts w:ascii="Arial" w:hAnsi="Arial" w:eastAsia="Arial" w:cs="Arial"/>
                <w:sz w:val="20"/>
                <w:szCs w:val="20"/>
              </w:rPr>
              <w:t>2</w:t>
            </w:r>
          </w:p>
        </w:tc>
        <w:tc>
          <w:tcPr>
            <w:tcW w:w="4600" w:type="dxa"/>
          </w:tcPr>
          <w:p w:rsidR="00887C6C" w:rsidRDefault="00AE7CDE" w14:paraId="11A617C9" w14:textId="77777777">
            <w:pPr>
              <w:spacing w:before="20" w:after="20" w:line="240" w:lineRule="auto"/>
            </w:pPr>
            <w:r>
              <w:rPr>
                <w:rFonts w:ascii="Arial" w:hAnsi="Arial" w:eastAsia="Arial" w:cs="Arial"/>
                <w:sz w:val="20"/>
                <w:szCs w:val="20"/>
              </w:rPr>
              <w:t>Interpretación de las líneas de una factura y conservación de los ítems ilegibles como No Procesado.</w:t>
            </w:r>
          </w:p>
        </w:tc>
      </w:tr>
      <w:tr w:rsidR="00887C6C" w14:paraId="26DFFA08" w14:textId="77777777">
        <w:trPr>
          <w:cantSplit/>
          <w:jc w:val="center"/>
        </w:trPr>
        <w:tc>
          <w:tcPr>
            <w:tcW w:w="3600" w:type="dxa"/>
          </w:tcPr>
          <w:p w:rsidR="00887C6C" w:rsidRDefault="00AE7CDE" w14:paraId="72F48E5C" w14:textId="77777777">
            <w:pPr>
              <w:spacing w:before="20" w:after="20" w:line="240" w:lineRule="auto"/>
            </w:pPr>
            <w:r>
              <w:rPr>
                <w:rFonts w:ascii="Arial" w:hAnsi="Arial" w:eastAsia="Arial" w:cs="Arial"/>
                <w:sz w:val="20"/>
                <w:szCs w:val="20"/>
              </w:rPr>
              <w:t>VAjusteInventarioTest</w:t>
            </w:r>
          </w:p>
        </w:tc>
        <w:tc>
          <w:tcPr>
            <w:tcW w:w="1160" w:type="dxa"/>
          </w:tcPr>
          <w:p w:rsidR="00887C6C" w:rsidRDefault="00AE7CDE" w14:paraId="6B8E35E1" w14:textId="77777777">
            <w:pPr>
              <w:spacing w:before="20" w:after="20" w:line="240" w:lineRule="auto"/>
              <w:jc w:val="center"/>
            </w:pPr>
            <w:r>
              <w:rPr>
                <w:rFonts w:ascii="Arial" w:hAnsi="Arial" w:eastAsia="Arial" w:cs="Arial"/>
                <w:sz w:val="20"/>
                <w:szCs w:val="20"/>
              </w:rPr>
              <w:t>1</w:t>
            </w:r>
          </w:p>
        </w:tc>
        <w:tc>
          <w:tcPr>
            <w:tcW w:w="4600" w:type="dxa"/>
          </w:tcPr>
          <w:p w:rsidR="00887C6C" w:rsidRDefault="00AE7CDE" w14:paraId="327C60EF" w14:textId="77777777">
            <w:pPr>
              <w:spacing w:before="20" w:after="20" w:line="240" w:lineRule="auto"/>
            </w:pPr>
            <w:r>
              <w:rPr>
                <w:rFonts w:ascii="Arial" w:hAnsi="Arial" w:eastAsia="Arial" w:cs="Arial"/>
                <w:sz w:val="20"/>
                <w:szCs w:val="20"/>
              </w:rPr>
              <w:t>Modalidad de ajuste sin valor por defecto y textos de los botones de la vista.</w:t>
            </w:r>
          </w:p>
        </w:tc>
      </w:tr>
      <w:tr w:rsidR="00887C6C" w14:paraId="73FFDA48" w14:textId="77777777">
        <w:trPr>
          <w:cantSplit/>
          <w:jc w:val="center"/>
        </w:trPr>
        <w:tc>
          <w:tcPr>
            <w:tcW w:w="3600" w:type="dxa"/>
          </w:tcPr>
          <w:p w:rsidR="00887C6C" w:rsidRDefault="00AE7CDE" w14:paraId="177A2520" w14:textId="77777777">
            <w:pPr>
              <w:spacing w:before="20" w:after="20" w:line="240" w:lineRule="auto"/>
            </w:pPr>
            <w:r>
              <w:rPr>
                <w:rFonts w:ascii="Arial" w:hAnsi="Arial" w:eastAsia="Arial" w:cs="Arial"/>
                <w:sz w:val="20"/>
                <w:szCs w:val="20"/>
              </w:rPr>
              <w:t>TOTAL</w:t>
            </w:r>
          </w:p>
        </w:tc>
        <w:tc>
          <w:tcPr>
            <w:tcW w:w="1160" w:type="dxa"/>
          </w:tcPr>
          <w:p w:rsidR="00887C6C" w:rsidRDefault="00AE7CDE" w14:paraId="6C375A72" w14:textId="77777777">
            <w:pPr>
              <w:spacing w:before="20" w:after="20" w:line="240" w:lineRule="auto"/>
              <w:jc w:val="center"/>
            </w:pPr>
            <w:r>
              <w:rPr>
                <w:rFonts w:ascii="Arial" w:hAnsi="Arial" w:eastAsia="Arial" w:cs="Arial"/>
                <w:sz w:val="20"/>
                <w:szCs w:val="20"/>
              </w:rPr>
              <w:t>21</w:t>
            </w:r>
          </w:p>
        </w:tc>
        <w:tc>
          <w:tcPr>
            <w:tcW w:w="4600" w:type="dxa"/>
          </w:tcPr>
          <w:p w:rsidR="00887C6C" w:rsidRDefault="00887C6C" w14:paraId="62431CDC" w14:textId="77777777">
            <w:pPr>
              <w:spacing w:before="20" w:after="20" w:line="240" w:lineRule="auto"/>
            </w:pPr>
          </w:p>
        </w:tc>
      </w:tr>
    </w:tbl>
    <w:p w:rsidR="00887C6C" w:rsidRDefault="00AE7CDE" w14:paraId="4669343F" w14:textId="77777777">
      <w:pPr>
        <w:spacing w:before="60" w:after="240" w:line="240" w:lineRule="auto"/>
        <w:jc w:val="center"/>
      </w:pPr>
      <w:r>
        <w:rPr>
          <w:rFonts w:ascii="Arial" w:hAnsi="Arial" w:eastAsia="Arial" w:cs="Arial"/>
          <w:i/>
          <w:iCs/>
          <w:sz w:val="18"/>
          <w:szCs w:val="18"/>
        </w:rPr>
        <w:t>Fuente: Elaborado por el equipo de proyecto a partir de las clases de prueba del repositorio.</w:t>
      </w:r>
    </w:p>
    <w:p w:rsidR="00887C6C" w:rsidRDefault="00AE7CDE" w14:paraId="5F369CCF" w14:textId="77777777">
      <w:pPr>
        <w:keepNext/>
        <w:spacing w:before="240" w:after="200" w:line="276" w:lineRule="auto"/>
        <w:outlineLvl w:val="2"/>
      </w:pPr>
      <w:r>
        <w:rPr>
          <w:rFonts w:ascii="Arial" w:hAnsi="Arial" w:eastAsia="Arial" w:cs="Arial"/>
          <w:b/>
          <w:bCs/>
        </w:rPr>
        <w:t>A.6.6 Limitaciones conocidas</w:t>
      </w:r>
    </w:p>
    <w:p w:rsidR="00887C6C" w:rsidRDefault="00AE7CDE" w14:paraId="51A13391" w14:textId="77777777">
      <w:pPr>
        <w:spacing w:line="360" w:lineRule="auto"/>
        <w:jc w:val="both"/>
      </w:pPr>
      <w:r>
        <w:rPr>
          <w:rFonts w:ascii="Arial" w:hAnsi="Arial" w:eastAsia="Arial" w:cs="Arial"/>
        </w:rPr>
        <w:t>El README del repositorio documenta las siguientes limitaciones de la implementación actual, que se consideran como trabajo futuro:</w:t>
      </w:r>
    </w:p>
    <w:p w:rsidR="00887C6C" w:rsidRDefault="00AE7CDE" w14:paraId="679B02DF" w14:textId="77777777">
      <w:pPr>
        <w:pStyle w:val="ListParagraph"/>
        <w:numPr>
          <w:ilvl w:val="0"/>
          <w:numId w:val="5"/>
        </w:numPr>
        <w:spacing w:after="100" w:line="360" w:lineRule="auto"/>
        <w:jc w:val="both"/>
      </w:pPr>
      <w:r>
        <w:rPr>
          <w:rFonts w:ascii="Arial" w:hAnsi="Arial" w:eastAsia="Arial" w:cs="Arial"/>
        </w:rPr>
        <w:t>No existe cambio ni restablecimiento de contraseña desde la aplicación, ni reactivación de usuarios desactivados.</w:t>
      </w:r>
    </w:p>
    <w:p w:rsidR="00887C6C" w:rsidRDefault="00AE7CDE" w14:paraId="685D0320" w14:textId="77777777">
      <w:pPr>
        <w:pStyle w:val="ListParagraph"/>
        <w:numPr>
          <w:ilvl w:val="0"/>
          <w:numId w:val="5"/>
        </w:numPr>
        <w:spacing w:after="100" w:line="360" w:lineRule="auto"/>
        <w:jc w:val="both"/>
      </w:pPr>
      <w:r>
        <w:rPr>
          <w:rFonts w:ascii="Arial" w:hAnsi="Arial" w:eastAsia="Arial" w:cs="Arial"/>
        </w:rPr>
        <w:t>La bitácora de archivos (tabla log_archivo) y la auditoría de proveedores se registran en la base de datos, pero no cuentan con una pantalla de consulta dentro de la aplicación.</w:t>
      </w:r>
    </w:p>
    <w:p w:rsidR="00887C6C" w:rsidRDefault="00AE7CDE" w14:paraId="3B3C6807" w14:textId="77777777">
      <w:pPr>
        <w:pStyle w:val="ListParagraph"/>
        <w:numPr>
          <w:ilvl w:val="0"/>
          <w:numId w:val="5"/>
        </w:numPr>
        <w:spacing w:after="100" w:line="360" w:lineRule="auto"/>
        <w:jc w:val="both"/>
      </w:pPr>
      <w:r>
        <w:rPr>
          <w:rFonts w:ascii="Arial" w:hAnsi="Arial" w:eastAsia="Arial" w:cs="Arial"/>
        </w:rPr>
        <w:t>El formulario de registro de facturas no captura el precio unitario de compra de los ítems.</w:t>
      </w:r>
    </w:p>
    <w:p w:rsidR="00887C6C" w:rsidRDefault="00AE7CDE" w14:paraId="70FC224E" w14:textId="77777777">
      <w:pPr>
        <w:pStyle w:val="ListParagraph"/>
        <w:numPr>
          <w:ilvl w:val="0"/>
          <w:numId w:val="5"/>
        </w:numPr>
        <w:spacing w:after="100" w:line="360" w:lineRule="auto"/>
        <w:jc w:val="both"/>
      </w:pPr>
      <w:r>
        <w:rPr>
          <w:rFonts w:ascii="Arial" w:hAnsi="Arial" w:eastAsia="Arial" w:cs="Arial"/>
        </w:rPr>
        <w:t>Cada instancia de la aplicación utiliza una única conexión JDBC, sin un pool de conexiones.</w:t>
      </w:r>
    </w:p>
    <w:p w:rsidR="00887C6C" w:rsidRDefault="00AE7CDE" w14:paraId="4FBEF48B" w14:textId="77777777">
      <w:pPr>
        <w:pStyle w:val="ListParagraph"/>
        <w:numPr>
          <w:ilvl w:val="0"/>
          <w:numId w:val="5"/>
        </w:numPr>
        <w:spacing w:after="100" w:line="360" w:lineRule="auto"/>
        <w:jc w:val="both"/>
      </w:pPr>
      <w:r>
        <w:rPr>
          <w:rFonts w:ascii="Arial" w:hAnsi="Arial" w:eastAsia="Arial" w:cs="Arial"/>
        </w:rPr>
        <w:t>El reconocimiento óptico de caracteres utiliza el idioma inglés por defecto si no se configura la variable ANTUCAYEN_OCR_LANG.</w:t>
      </w:r>
    </w:p>
    <w:p w:rsidR="00887C6C" w:rsidRDefault="00AE7CDE" w14:paraId="68D63339" w14:textId="77777777">
      <w:pPr>
        <w:pStyle w:val="ListParagraph"/>
        <w:numPr>
          <w:ilvl w:val="0"/>
          <w:numId w:val="5"/>
        </w:numPr>
        <w:spacing w:after="100" w:line="360" w:lineRule="auto"/>
        <w:jc w:val="both"/>
      </w:pPr>
      <w:r>
        <w:rPr>
          <w:rFonts w:ascii="Arial" w:hAnsi="Arial" w:eastAsia="Arial" w:cs="Arial"/>
        </w:rPr>
        <w:t>El repositorio no incluye integración continua, contenedores ni instaladores; el despliegue consiste en distribuir el JAR ejecutable a cada equipo.</w:t>
      </w:r>
    </w:p>
    <w:sectPr w:rsidR="00887C6C">
      <w:headerReference w:type="even" r:id="rId120"/>
      <w:headerReference w:type="default" r:id="rId121"/>
      <w:footerReference w:type="even" r:id="rId122"/>
      <w:footerReference w:type="default" r:id="rId123"/>
      <w:headerReference w:type="first" r:id="rId124"/>
      <w:footerReference w:type="first" r:id="rId125"/>
      <w:pgSz w:w="12240" w:h="15840" w:orient="portrait"/>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HD" w:author="HERNÁNDEZ LEIVA ERICK D" w:date="2026-09-26T12:47:00Z" w:id="1">
    <w:p w:rsidR="00AE7CDE" w:rsidRDefault="00AE7CDE" w14:paraId="21A937A5" w14:textId="01AB469B">
      <w:r>
        <w:annotationRef/>
      </w:r>
      <w:r>
        <w:fldChar w:fldCharType="begin"/>
      </w:r>
      <w:r>
        <w:instrText xml:space="preserve"> HYPERLINK "mailto:f.salasortiz@uandresbello.edu"</w:instrText>
      </w:r>
      <w:bookmarkStart w:name="_@_23068A6645B44839BC4FC890FF8CB7E1Z" w:id="3"/>
      <w:r>
        <w:fldChar w:fldCharType="separate"/>
      </w:r>
      <w:bookmarkEnd w:id="3"/>
      <w:r w:rsidRPr="09A6C132">
        <w:rPr>
          <w:noProof/>
        </w:rPr>
        <w:t>@SALAS ORTIZ FELIPE P</w:t>
      </w:r>
      <w:r>
        <w:fldChar w:fldCharType="end"/>
      </w:r>
      <w:r w:rsidRPr="05DF3483">
        <w:t xml:space="preserve"> </w:t>
      </w:r>
      <w:r>
        <w:fldChar w:fldCharType="begin"/>
      </w:r>
      <w:r>
        <w:instrText xml:space="preserve"> HYPERLINK "mailto:c.osorioriquelme@uandresbello.edu"</w:instrText>
      </w:r>
      <w:bookmarkStart w:name="_@_4E5BD0F9A0534D20BF5D5F9A1686E696Z" w:id="4"/>
      <w:r>
        <w:fldChar w:fldCharType="separate"/>
      </w:r>
      <w:bookmarkEnd w:id="4"/>
      <w:r w:rsidRPr="4E13912F">
        <w:rPr>
          <w:noProof/>
        </w:rPr>
        <w:t>@OSORIO RIQUELME CRISTOBAL A</w:t>
      </w:r>
      <w:r>
        <w:fldChar w:fldCharType="end"/>
      </w:r>
      <w:r w:rsidRPr="4A981F63">
        <w:t xml:space="preserve">   no tenemos la entidad log_archivo cierto? y en este caso por cual la ramplazamos o cual seria el nombre de lo que cubre esto</w:t>
      </w:r>
    </w:p>
  </w:comment>
  <w:comment w:initials="C" w:author="Claude" w:date="2026-10-03T11:34:00Z" w:id="2">
    <w:p w:rsidR="00887C6C" w:rsidRDefault="00AE7CDE" w14:paraId="6832CC8B" w14:textId="77777777">
      <w:r>
        <w:annotationRef/>
      </w:r>
      <w:r>
        <w:rPr>
          <w:color w:val="000000"/>
          <w:sz w:val="20"/>
          <w:szCs w:val="20"/>
        </w:rPr>
        <w:t>Sí la tenemos: log_archivo ya existía en el Incremento 1 (UR-31 y UR-33, bitácora de archivos; ver también la Tabla 2.48 de ese incremento y el modelo físico, donde aparece listada junto a ajuste_inventario e item_ajuste). No se reemplaza por nada nuevo: en el Incremento 3 se reutiliza tal cual para auditar las nuevas operaciones de importación/exportación (UR-37), así que queda coloreada como azul (Incremento 1) en el modelo físico y en el árbol de navegación. Agregué esta aclaración al párrafo de la Vista lógica (4.2).</w:t>
      </w:r>
    </w:p>
  </w:comment>
</w:comments>
</file>

<file path=word/commentsExtended.xml><?xml version="1.0" encoding="utf-8"?>
<w15:commentsEx xmlns:mc="http://schemas.openxmlformats.org/markup-compatibility/2006" xmlns:w15="http://schemas.microsoft.com/office/word/2012/wordml" mc:Ignorable="w15">
  <w15:commentEx w15:done="1" w15:paraId="21A937A5"/>
  <w15:commentEx w15:done="1" w15:paraId="6832CC8B" w15:paraIdParent="21A937A5"/>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24BD1B31" w16cex:dateUtc="2026-09-26T15:47:00Z"/>
  <w16cex:commentExtensible w16cex:durableId="4CE86DE5" w16cex:dateUtc="2026-10-03T11:34:00Z"/>
</w16cex:commentsExtensible>
</file>

<file path=word/commentsIds.xml><?xml version="1.0" encoding="utf-8"?>
<w16cid:commentsIds xmlns:mc="http://schemas.openxmlformats.org/markup-compatibility/2006" xmlns:w16cid="http://schemas.microsoft.com/office/word/2016/wordml/cid" mc:Ignorable="w16cid">
  <w16cid:commentId w16cid:paraId="21A937A5" w16cid:durableId="24BD1B31"/>
  <w16cid:commentId w16cid:paraId="6832CC8B" w16cid:durableId="4CE86DE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913F1" w:rsidRDefault="003913F1" w14:paraId="20CB1442" w14:textId="77777777">
      <w:pPr>
        <w:spacing w:after="0" w:line="240" w:lineRule="auto"/>
      </w:pPr>
      <w:r>
        <w:separator/>
      </w:r>
    </w:p>
  </w:endnote>
  <w:endnote w:type="continuationSeparator" w:id="0">
    <w:p w:rsidR="003913F1" w:rsidRDefault="003913F1" w14:paraId="67D3CD37"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87C6C" w:rsidP="04A2E1C0" w:rsidRDefault="00887C6C" w14:paraId="562C75D1" w14:textId="39DF3C8B">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1A6BE082" w:rsidTr="1A6BE082" w14:paraId="6744E6D3" w14:textId="77777777">
      <w:trPr>
        <w:trHeight w:val="300"/>
      </w:trPr>
      <w:tc>
        <w:tcPr>
          <w:tcW w:w="3120" w:type="dxa"/>
        </w:tcPr>
        <w:p w:rsidR="1A6BE082" w:rsidP="1A6BE082" w:rsidRDefault="1A6BE082" w14:paraId="050D3C62" w14:textId="55960A70">
          <w:pPr>
            <w:pStyle w:val="Header"/>
            <w:ind w:left="-115"/>
          </w:pPr>
        </w:p>
      </w:tc>
      <w:tc>
        <w:tcPr>
          <w:tcW w:w="3120" w:type="dxa"/>
        </w:tcPr>
        <w:p w:rsidR="1A6BE082" w:rsidP="1A6BE082" w:rsidRDefault="1A6BE082" w14:paraId="56D34AED" w14:textId="23761901">
          <w:pPr>
            <w:pStyle w:val="Header"/>
            <w:jc w:val="center"/>
          </w:pPr>
        </w:p>
      </w:tc>
      <w:tc>
        <w:tcPr>
          <w:tcW w:w="3120" w:type="dxa"/>
        </w:tcPr>
        <w:p w:rsidR="1A6BE082" w:rsidP="1A6BE082" w:rsidRDefault="1A6BE082" w14:paraId="083BB686" w14:textId="08763CE8">
          <w:pPr>
            <w:pStyle w:val="Header"/>
            <w:ind w:right="-115"/>
            <w:jc w:val="right"/>
          </w:pPr>
          <w:r>
            <w:fldChar w:fldCharType="begin"/>
          </w:r>
          <w:r>
            <w:instrText>PAGE</w:instrText>
          </w:r>
          <w:r>
            <w:fldChar w:fldCharType="separate"/>
          </w:r>
          <w:r w:rsidR="003C4CA5">
            <w:rPr>
              <w:noProof/>
            </w:rPr>
            <w:t>1</w:t>
          </w:r>
          <w:r>
            <w:fldChar w:fldCharType="end"/>
          </w:r>
        </w:p>
      </w:tc>
    </w:tr>
  </w:tbl>
  <w:p w:rsidR="1A6BE082" w:rsidP="1A6BE082" w:rsidRDefault="1A6BE082" w14:paraId="5B858807" w14:textId="57DD69B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87C6C" w:rsidP="04A2E1C0" w:rsidRDefault="00887C6C" w14:paraId="5023141B" w14:textId="4B622D30">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913F1" w:rsidRDefault="003913F1" w14:paraId="3608967F" w14:textId="77777777">
      <w:pPr>
        <w:spacing w:after="0" w:line="240" w:lineRule="auto"/>
      </w:pPr>
      <w:r>
        <w:separator/>
      </w:r>
    </w:p>
  </w:footnote>
  <w:footnote w:type="continuationSeparator" w:id="0">
    <w:p w:rsidR="003913F1" w:rsidRDefault="003913F1" w14:paraId="5C1968FA"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87C6C" w:rsidP="04A2E1C0" w:rsidRDefault="00887C6C" w14:paraId="1F3B1409" w14:textId="5A0B9ACF">
    <w:pP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1A6BE082" w:rsidTr="1A6BE082" w14:paraId="316D3718" w14:textId="77777777">
      <w:trPr>
        <w:trHeight w:val="300"/>
      </w:trPr>
      <w:tc>
        <w:tcPr>
          <w:tcW w:w="3120" w:type="dxa"/>
        </w:tcPr>
        <w:p w:rsidR="1A6BE082" w:rsidP="1A6BE082" w:rsidRDefault="1A6BE082" w14:paraId="575BA4DE" w14:textId="78C21B3D">
          <w:pPr>
            <w:pStyle w:val="Header"/>
            <w:ind w:left="-115"/>
          </w:pPr>
        </w:p>
      </w:tc>
      <w:tc>
        <w:tcPr>
          <w:tcW w:w="3120" w:type="dxa"/>
        </w:tcPr>
        <w:p w:rsidR="1A6BE082" w:rsidP="1A6BE082" w:rsidRDefault="1A6BE082" w14:paraId="578EAFF3" w14:textId="1C7FFD3C">
          <w:pPr>
            <w:pStyle w:val="Header"/>
            <w:jc w:val="center"/>
          </w:pPr>
        </w:p>
      </w:tc>
      <w:tc>
        <w:tcPr>
          <w:tcW w:w="3120" w:type="dxa"/>
        </w:tcPr>
        <w:p w:rsidR="1A6BE082" w:rsidP="1A6BE082" w:rsidRDefault="1A6BE082" w14:paraId="08EF6BAE" w14:textId="417D796F">
          <w:pPr>
            <w:pStyle w:val="Header"/>
            <w:ind w:right="-115"/>
            <w:jc w:val="right"/>
          </w:pPr>
        </w:p>
      </w:tc>
    </w:tr>
  </w:tbl>
  <w:p w:rsidR="1A6BE082" w:rsidP="1A6BE082" w:rsidRDefault="1A6BE082" w14:paraId="2637D96C" w14:textId="5C49625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87C6C" w:rsidP="04A2E1C0" w:rsidRDefault="00887C6C" w14:paraId="65F9C3DC" w14:textId="64FC4382">
    <w:pPr>
      <w:keepNext/>
      <w:spacing w:before="60" w:after="120" w:line="240" w:lineRule="auto"/>
      <w:jc w:val="center"/>
    </w:pPr>
  </w:p>
</w:hdr>
</file>

<file path=word/intelligence2.xml><?xml version="1.0" encoding="utf-8"?>
<int2:intelligence xmlns:int2="http://schemas.microsoft.com/office/intelligence/2020/intelligence" xmlns:oel="http://schemas.microsoft.com/office/2019/extlst">
  <int2:observations>
    <int2:textHash int2:hashCode="bnpeGSLPTMcGSq" int2:id="1ASVlPr5">
      <int2:state int2:value="Rejected" int2:type="spell"/>
    </int2:textHash>
    <int2:textHash int2:hashCode="3tiaEGOmE6/v/R" int2:id="1Ee9dVfU">
      <int2:state int2:value="Rejected" int2:type="spell"/>
    </int2:textHash>
    <int2:textHash int2:hashCode="AB8tZlwfUef7Xw" int2:id="2NgVYtIU">
      <int2:state int2:value="Rejected" int2:type="spell"/>
    </int2:textHash>
    <int2:textHash int2:hashCode="Audw5Q4NHgqGvk" int2:id="2TcbbF1X">
      <int2:state int2:value="Rejected" int2:type="spell"/>
    </int2:textHash>
    <int2:textHash int2:hashCode="iLf/kLSPanw/dy" int2:id="2gtkqQ8h">
      <int2:state int2:value="Rejected" int2:type="spell"/>
    </int2:textHash>
    <int2:textHash int2:hashCode="2JnzucTwX2myIc" int2:id="3F3UEDdd">
      <int2:state int2:value="Rejected" int2:type="spell"/>
    </int2:textHash>
    <int2:textHash int2:hashCode="cVKgwCBmzwtS/X" int2:id="3aGy8lXY">
      <int2:state int2:value="Rejected" int2:type="spell"/>
    </int2:textHash>
    <int2:textHash int2:hashCode="swqlepiqiZUdlh" int2:id="4XPWcIpC">
      <int2:state int2:value="Rejected" int2:type="spell"/>
    </int2:textHash>
    <int2:textHash int2:hashCode="EK1PQt2sygyAfS" int2:id="4sSDpFke">
      <int2:state int2:value="Rejected" int2:type="spell"/>
    </int2:textHash>
    <int2:textHash int2:hashCode="6vMv/rzs3qkGn9" int2:id="5TNFSeNz">
      <int2:state int2:value="Rejected" int2:type="spell"/>
    </int2:textHash>
    <int2:textHash int2:hashCode="Auq6rQQPmcJHwQ" int2:id="5sNMFkwB">
      <int2:state int2:value="Rejected" int2:type="spell"/>
    </int2:textHash>
    <int2:textHash int2:hashCode="TaxktTC/hr3GiN" int2:id="76Ddrlej">
      <int2:state int2:value="Rejected" int2:type="spell"/>
    </int2:textHash>
    <int2:textHash int2:hashCode="1rbanRb/o53RFK" int2:id="7YLqWmpY">
      <int2:state int2:value="Rejected" int2:type="spell"/>
    </int2:textHash>
    <int2:textHash int2:hashCode="kEQGPFk+SR+JlH" int2:id="7hLT8DAK">
      <int2:state int2:value="Rejected" int2:type="spell"/>
    </int2:textHash>
    <int2:textHash int2:hashCode="JqU4KWOh72Fztk" int2:id="81rZdwz0">
      <int2:state int2:value="Rejected" int2:type="spell"/>
    </int2:textHash>
    <int2:textHash int2:hashCode="kdftcOo0ZBAzMb" int2:id="8tyvz9M7">
      <int2:state int2:value="Rejected" int2:type="spell"/>
    </int2:textHash>
    <int2:textHash int2:hashCode="oJezO3dYoWyE8+" int2:id="Ayu5bgzl">
      <int2:state int2:value="Rejected" int2:type="spell"/>
    </int2:textHash>
    <int2:textHash int2:hashCode="59hvxhNlhYzgVo" int2:id="C3jziKC1">
      <int2:state int2:value="Rejected" int2:type="spell"/>
    </int2:textHash>
    <int2:textHash int2:hashCode="Nj6yJPb/jTxRY6" int2:id="C7oq3r1E">
      <int2:state int2:value="Rejected" int2:type="spell"/>
    </int2:textHash>
    <int2:textHash int2:hashCode="JoJxJPNCQn+UE5" int2:id="CQDZoh2R">
      <int2:state int2:value="Rejected" int2:type="spell"/>
    </int2:textHash>
    <int2:textHash int2:hashCode="Gt9mAOf83pjw5o" int2:id="DRsRvUmJ">
      <int2:state int2:value="Rejected" int2:type="spell"/>
    </int2:textHash>
    <int2:textHash int2:hashCode="1ql33uOZUQkad2" int2:id="DelmJGw4">
      <int2:state int2:value="Rejected" int2:type="spell"/>
    </int2:textHash>
    <int2:textHash int2:hashCode="raS544PHEGAWNm" int2:id="F68zxMqZ">
      <int2:state int2:value="Rejected" int2:type="spell"/>
    </int2:textHash>
    <int2:textHash int2:hashCode="E8TwWuPyCN0B5y" int2:id="FibFfjB9">
      <int2:state int2:value="Rejected" int2:type="spell"/>
    </int2:textHash>
    <int2:textHash int2:hashCode="hbnNEvZjGNh9Zj" int2:id="GbtgtcO0">
      <int2:state int2:value="Rejected" int2:type="spell"/>
    </int2:textHash>
    <int2:textHash int2:hashCode="R+8InORNWnNgZp" int2:id="GwKmnRgJ">
      <int2:state int2:value="Rejected" int2:type="spell"/>
    </int2:textHash>
    <int2:textHash int2:hashCode="hTzJYUx1kKkMqk" int2:id="HwzCXhUm">
      <int2:state int2:value="Rejected" int2:type="spell"/>
    </int2:textHash>
    <int2:textHash int2:hashCode="7ffu6U9h1pF5ZF" int2:id="KaTplORJ">
      <int2:state int2:value="Rejected" int2:type="spell"/>
    </int2:textHash>
    <int2:textHash int2:hashCode="jhywu2yePGZ84Q" int2:id="L7AQLj2o">
      <int2:state int2:value="Rejected" int2:type="spell"/>
    </int2:textHash>
    <int2:textHash int2:hashCode="z4/ysW3ic+ssZm" int2:id="LLR32ojB">
      <int2:state int2:value="Rejected" int2:type="spell"/>
    </int2:textHash>
    <int2:textHash int2:hashCode="yE70uSKpnypZ04" int2:id="LePKobjr">
      <int2:state int2:value="Rejected" int2:type="spell"/>
    </int2:textHash>
    <int2:textHash int2:hashCode="dxPWS6RbBHiasO" int2:id="OQSSocb6">
      <int2:state int2:value="Rejected" int2:type="spell"/>
    </int2:textHash>
    <int2:textHash int2:hashCode="fLknHeK9L5E4hF" int2:id="OrKKgO9R">
      <int2:state int2:value="Rejected" int2:type="spell"/>
    </int2:textHash>
    <int2:textHash int2:hashCode="bXsrWxbd+/zbnT" int2:id="PlhALpa6">
      <int2:state int2:value="Rejected" int2:type="spell"/>
    </int2:textHash>
    <int2:textHash int2:hashCode="KHyl5RdgE2GWbR" int2:id="Q6rpaEBi">
      <int2:state int2:value="Rejected" int2:type="spell"/>
    </int2:textHash>
    <int2:textHash int2:hashCode="17dPpybwuNSX/l" int2:id="QRfnCQXy">
      <int2:state int2:value="Rejected" int2:type="spell"/>
    </int2:textHash>
    <int2:textHash int2:hashCode="2vXeuNVNcRne3G" int2:id="QaWbGYuM">
      <int2:state int2:value="Rejected" int2:type="spell"/>
    </int2:textHash>
    <int2:textHash int2:hashCode="ZTpWQAbj4H4Lxf" int2:id="QcTqDF9s">
      <int2:state int2:value="Rejected" int2:type="spell"/>
    </int2:textHash>
    <int2:textHash int2:hashCode="+rJCn3cN1uaqZm" int2:id="QgL4fSKK">
      <int2:state int2:value="Rejected" int2:type="spell"/>
    </int2:textHash>
    <int2:textHash int2:hashCode="V7XKRZ746ZWtAA" int2:id="T0E4k6dW">
      <int2:state int2:value="Rejected" int2:type="spell"/>
    </int2:textHash>
    <int2:textHash int2:hashCode="XBTGYYQu4hrXP4" int2:id="TZHhOzFN">
      <int2:state int2:value="Rejected" int2:type="spell"/>
    </int2:textHash>
    <int2:textHash int2:hashCode="gEDHKlFZ44VqjR" int2:id="Tpb2vtJ2">
      <int2:state int2:value="Rejected" int2:type="spell"/>
    </int2:textHash>
    <int2:textHash int2:hashCode="ZHt8UawGpGK06i" int2:id="UNYH9YVQ">
      <int2:state int2:value="Rejected" int2:type="spell"/>
    </int2:textHash>
    <int2:textHash int2:hashCode="Iu4AlxNQckUUKb" int2:id="UdaIQtAc">
      <int2:state int2:value="Rejected" int2:type="spell"/>
    </int2:textHash>
    <int2:textHash int2:hashCode="a5Tlwl1dkC9taX" int2:id="WasWJ4v2">
      <int2:state int2:value="Rejected" int2:type="spell"/>
    </int2:textHash>
    <int2:textHash int2:hashCode="T0yQJLmckIwr4Z" int2:id="WekrVqpy">
      <int2:state int2:value="Rejected" int2:type="spell"/>
    </int2:textHash>
    <int2:textHash int2:hashCode="36QsY6HL9ELWLy" int2:id="XWceeL0H">
      <int2:state int2:value="Rejected" int2:type="spell"/>
    </int2:textHash>
    <int2:textHash int2:hashCode="MElS48aNjEF5ZQ" int2:id="ZO5ciZ44">
      <int2:state int2:value="Rejected" int2:type="spell"/>
    </int2:textHash>
    <int2:textHash int2:hashCode="9Z1i8ePTN4kL0e" int2:id="ZrWsiHhi">
      <int2:state int2:value="Rejected" int2:type="spell"/>
    </int2:textHash>
    <int2:textHash int2:hashCode="MAoe7TXgGKYyIY" int2:id="a2DpeGMD">
      <int2:state int2:value="Rejected" int2:type="spell"/>
    </int2:textHash>
    <int2:textHash int2:hashCode="L5kSjNed/kx8wj" int2:id="aBNWxWkf">
      <int2:state int2:value="Rejected" int2:type="spell"/>
    </int2:textHash>
    <int2:textHash int2:hashCode="duYkmmlfgitse0" int2:id="aIMWeFYG">
      <int2:state int2:value="Rejected" int2:type="spell"/>
    </int2:textHash>
    <int2:textHash int2:hashCode="AxKFqQBhzErcsE" int2:id="acofhEEB">
      <int2:state int2:value="Rejected" int2:type="spell"/>
    </int2:textHash>
    <int2:textHash int2:hashCode="Y3TwDs+qPoOiXG" int2:id="d3XX682x">
      <int2:state int2:value="Rejected" int2:type="spell"/>
    </int2:textHash>
    <int2:textHash int2:hashCode="ZpDtoItcoCT54y" int2:id="eZucn9eY">
      <int2:state int2:value="Rejected" int2:type="spell"/>
    </int2:textHash>
    <int2:textHash int2:hashCode="zIjEDs5BWqgQUi" int2:id="eyvrGzS0">
      <int2:state int2:value="Rejected" int2:type="spell"/>
    </int2:textHash>
    <int2:textHash int2:hashCode="CUsP4OMChUrxMR" int2:id="hCx6lrZ6">
      <int2:state int2:value="Rejected" int2:type="spell"/>
    </int2:textHash>
    <int2:textHash int2:hashCode="VBeDGd/SH0Gi+G" int2:id="jYQvUHSl">
      <int2:state int2:value="Rejected" int2:type="spell"/>
    </int2:textHash>
    <int2:textHash int2:hashCode="l5gqsO4xIt5emp" int2:id="jpk3qNbF">
      <int2:state int2:value="Rejected" int2:type="spell"/>
    </int2:textHash>
    <int2:textHash int2:hashCode="pdptnJb6vQ43sL" int2:id="lbjwcbcz">
      <int2:state int2:value="Rejected" int2:type="spell"/>
    </int2:textHash>
    <int2:textHash int2:hashCode="oOOj38QQuMhvre" int2:id="lgJ9UBvR">
      <int2:state int2:value="Rejected" int2:type="spell"/>
    </int2:textHash>
    <int2:textHash int2:hashCode="74WK4UmHImKxeI" int2:id="nB6h2qKU">
      <int2:state int2:value="Rejected" int2:type="spell"/>
    </int2:textHash>
    <int2:textHash int2:hashCode="2hSgTtwr2aFEB/" int2:id="oW2ug5ci">
      <int2:state int2:value="Rejected" int2:type="spell"/>
    </int2:textHash>
    <int2:textHash int2:hashCode="SFT3lYKgRLHJae" int2:id="ogSu51ML">
      <int2:state int2:value="Rejected" int2:type="spell"/>
    </int2:textHash>
    <int2:textHash int2:hashCode="K9YDvfw5wAFdDZ" int2:id="okgXMiWM">
      <int2:state int2:value="Rejected" int2:type="spell"/>
    </int2:textHash>
    <int2:textHash int2:hashCode="3zGQLnmn8QsyVQ" int2:id="q6g74iFy">
      <int2:state int2:value="Rejected" int2:type="spell"/>
    </int2:textHash>
    <int2:textHash int2:hashCode="D7AfyOVg2mto7G" int2:id="qa6tVbDU">
      <int2:state int2:value="Rejected" int2:type="spell"/>
    </int2:textHash>
    <int2:textHash int2:hashCode="dKapb1iMSdrVow" int2:id="tfocqlPI">
      <int2:state int2:value="Rejected" int2:type="spell"/>
    </int2:textHash>
    <int2:textHash int2:hashCode="5BQhYbtr+m7BZC" int2:id="vqqJdr4b">
      <int2:state int2:value="Rejected" int2:type="spell"/>
    </int2:textHash>
    <int2:textHash int2:hashCode="REc9FUaNB1LSjb" int2:id="w8tgxVGX">
      <int2:state int2:value="Rejected" int2:type="spell"/>
    </int2:textHash>
    <int2:textHash int2:hashCode="RTyXn/XBha22I7" int2:id="wOM2vYnz">
      <int2:state int2:value="Rejected" int2:type="spell"/>
    </int2:textHash>
    <int2:textHash int2:hashCode="sIKPElFj2Q80v4" int2:id="yN6rCNnS">
      <int2:state int2:value="Rejected" int2:type="spell"/>
    </int2:textHash>
    <int2:textHash int2:hashCode="mfwPxprGT52uD5" int2:id="ylvxQ4JQ">
      <int2:state int2:value="Rejected" int2:type="spell"/>
    </int2:textHash>
    <int2:textHash int2:hashCode="51Hy7z2IN5gX6C" int2:id="yueTYhfZ">
      <int2:state int2:value="Rejected" int2:type="spell"/>
    </int2:textHash>
    <int2:textHash int2:hashCode="SXAhOC0KUgXtHY" int2:id="zvFRsoRO">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7B278F"/>
    <w:multiLevelType w:val="hybridMultilevel"/>
    <w:tmpl w:val="5DEECB54"/>
    <w:lvl w:ilvl="0" w:tplc="F6D61E9A">
      <w:start w:val="1"/>
      <w:numFmt w:val="bullet"/>
      <w:lvlText w:val="-"/>
      <w:lvlJc w:val="left"/>
      <w:pPr>
        <w:ind w:left="720" w:hanging="360"/>
      </w:pPr>
      <w:rPr>
        <w:rFonts w:hint="default" w:ascii="Aptos" w:hAnsi="Aptos"/>
      </w:rPr>
    </w:lvl>
    <w:lvl w:ilvl="1" w:tplc="5D0C0638">
      <w:start w:val="1"/>
      <w:numFmt w:val="bullet"/>
      <w:lvlText w:val="o"/>
      <w:lvlJc w:val="left"/>
      <w:pPr>
        <w:ind w:left="1440" w:hanging="360"/>
      </w:pPr>
      <w:rPr>
        <w:rFonts w:hint="default" w:ascii="Courier New" w:hAnsi="Courier New"/>
      </w:rPr>
    </w:lvl>
    <w:lvl w:ilvl="2" w:tplc="F34065FC">
      <w:start w:val="1"/>
      <w:numFmt w:val="bullet"/>
      <w:lvlText w:val=""/>
      <w:lvlJc w:val="left"/>
      <w:pPr>
        <w:ind w:left="2160" w:hanging="360"/>
      </w:pPr>
      <w:rPr>
        <w:rFonts w:hint="default" w:ascii="Wingdings" w:hAnsi="Wingdings"/>
      </w:rPr>
    </w:lvl>
    <w:lvl w:ilvl="3" w:tplc="E7DEEDF8">
      <w:start w:val="1"/>
      <w:numFmt w:val="bullet"/>
      <w:lvlText w:val=""/>
      <w:lvlJc w:val="left"/>
      <w:pPr>
        <w:ind w:left="2880" w:hanging="360"/>
      </w:pPr>
      <w:rPr>
        <w:rFonts w:hint="default" w:ascii="Symbol" w:hAnsi="Symbol"/>
      </w:rPr>
    </w:lvl>
    <w:lvl w:ilvl="4" w:tplc="F7B47F2E">
      <w:start w:val="1"/>
      <w:numFmt w:val="bullet"/>
      <w:lvlText w:val="o"/>
      <w:lvlJc w:val="left"/>
      <w:pPr>
        <w:ind w:left="3600" w:hanging="360"/>
      </w:pPr>
      <w:rPr>
        <w:rFonts w:hint="default" w:ascii="Courier New" w:hAnsi="Courier New"/>
      </w:rPr>
    </w:lvl>
    <w:lvl w:ilvl="5" w:tplc="7584DC6C">
      <w:start w:val="1"/>
      <w:numFmt w:val="bullet"/>
      <w:lvlText w:val=""/>
      <w:lvlJc w:val="left"/>
      <w:pPr>
        <w:ind w:left="4320" w:hanging="360"/>
      </w:pPr>
      <w:rPr>
        <w:rFonts w:hint="default" w:ascii="Wingdings" w:hAnsi="Wingdings"/>
      </w:rPr>
    </w:lvl>
    <w:lvl w:ilvl="6" w:tplc="D1206144">
      <w:start w:val="1"/>
      <w:numFmt w:val="bullet"/>
      <w:lvlText w:val=""/>
      <w:lvlJc w:val="left"/>
      <w:pPr>
        <w:ind w:left="5040" w:hanging="360"/>
      </w:pPr>
      <w:rPr>
        <w:rFonts w:hint="default" w:ascii="Symbol" w:hAnsi="Symbol"/>
      </w:rPr>
    </w:lvl>
    <w:lvl w:ilvl="7" w:tplc="FE688584">
      <w:start w:val="1"/>
      <w:numFmt w:val="bullet"/>
      <w:lvlText w:val="o"/>
      <w:lvlJc w:val="left"/>
      <w:pPr>
        <w:ind w:left="5760" w:hanging="360"/>
      </w:pPr>
      <w:rPr>
        <w:rFonts w:hint="default" w:ascii="Courier New" w:hAnsi="Courier New"/>
      </w:rPr>
    </w:lvl>
    <w:lvl w:ilvl="8" w:tplc="9D38E856">
      <w:start w:val="1"/>
      <w:numFmt w:val="bullet"/>
      <w:lvlText w:val=""/>
      <w:lvlJc w:val="left"/>
      <w:pPr>
        <w:ind w:left="6480" w:hanging="360"/>
      </w:pPr>
      <w:rPr>
        <w:rFonts w:hint="default" w:ascii="Wingdings" w:hAnsi="Wingdings"/>
      </w:rPr>
    </w:lvl>
  </w:abstractNum>
  <w:abstractNum w:abstractNumId="1" w15:restartNumberingAfterBreak="0">
    <w:nsid w:val="2471165F"/>
    <w:multiLevelType w:val="hybridMultilevel"/>
    <w:tmpl w:val="1744CAC4"/>
    <w:lvl w:ilvl="0" w:tplc="411E80DA">
      <w:start w:val="1"/>
      <w:numFmt w:val="bullet"/>
      <w:lvlText w:val="-"/>
      <w:lvlJc w:val="left"/>
      <w:pPr>
        <w:ind w:left="720" w:hanging="360"/>
      </w:pPr>
      <w:rPr>
        <w:rFonts w:hint="default" w:ascii="Aptos" w:hAnsi="Aptos"/>
      </w:rPr>
    </w:lvl>
    <w:lvl w:ilvl="1" w:tplc="A2E4AB92">
      <w:start w:val="1"/>
      <w:numFmt w:val="bullet"/>
      <w:lvlText w:val="o"/>
      <w:lvlJc w:val="left"/>
      <w:pPr>
        <w:ind w:left="1440" w:hanging="360"/>
      </w:pPr>
      <w:rPr>
        <w:rFonts w:hint="default" w:ascii="Courier New" w:hAnsi="Courier New"/>
      </w:rPr>
    </w:lvl>
    <w:lvl w:ilvl="2" w:tplc="790E70D8">
      <w:start w:val="1"/>
      <w:numFmt w:val="bullet"/>
      <w:lvlText w:val=""/>
      <w:lvlJc w:val="left"/>
      <w:pPr>
        <w:ind w:left="2160" w:hanging="360"/>
      </w:pPr>
      <w:rPr>
        <w:rFonts w:hint="default" w:ascii="Wingdings" w:hAnsi="Wingdings"/>
      </w:rPr>
    </w:lvl>
    <w:lvl w:ilvl="3" w:tplc="67BCFFD6">
      <w:start w:val="1"/>
      <w:numFmt w:val="bullet"/>
      <w:lvlText w:val=""/>
      <w:lvlJc w:val="left"/>
      <w:pPr>
        <w:ind w:left="2880" w:hanging="360"/>
      </w:pPr>
      <w:rPr>
        <w:rFonts w:hint="default" w:ascii="Symbol" w:hAnsi="Symbol"/>
      </w:rPr>
    </w:lvl>
    <w:lvl w:ilvl="4" w:tplc="5FB2CC0E">
      <w:start w:val="1"/>
      <w:numFmt w:val="bullet"/>
      <w:lvlText w:val="o"/>
      <w:lvlJc w:val="left"/>
      <w:pPr>
        <w:ind w:left="3600" w:hanging="360"/>
      </w:pPr>
      <w:rPr>
        <w:rFonts w:hint="default" w:ascii="Courier New" w:hAnsi="Courier New"/>
      </w:rPr>
    </w:lvl>
    <w:lvl w:ilvl="5" w:tplc="BF94275A">
      <w:start w:val="1"/>
      <w:numFmt w:val="bullet"/>
      <w:lvlText w:val=""/>
      <w:lvlJc w:val="left"/>
      <w:pPr>
        <w:ind w:left="4320" w:hanging="360"/>
      </w:pPr>
      <w:rPr>
        <w:rFonts w:hint="default" w:ascii="Wingdings" w:hAnsi="Wingdings"/>
      </w:rPr>
    </w:lvl>
    <w:lvl w:ilvl="6" w:tplc="203AC68E">
      <w:start w:val="1"/>
      <w:numFmt w:val="bullet"/>
      <w:lvlText w:val=""/>
      <w:lvlJc w:val="left"/>
      <w:pPr>
        <w:ind w:left="5040" w:hanging="360"/>
      </w:pPr>
      <w:rPr>
        <w:rFonts w:hint="default" w:ascii="Symbol" w:hAnsi="Symbol"/>
      </w:rPr>
    </w:lvl>
    <w:lvl w:ilvl="7" w:tplc="D8E8F168">
      <w:start w:val="1"/>
      <w:numFmt w:val="bullet"/>
      <w:lvlText w:val="o"/>
      <w:lvlJc w:val="left"/>
      <w:pPr>
        <w:ind w:left="5760" w:hanging="360"/>
      </w:pPr>
      <w:rPr>
        <w:rFonts w:hint="default" w:ascii="Courier New" w:hAnsi="Courier New"/>
      </w:rPr>
    </w:lvl>
    <w:lvl w:ilvl="8" w:tplc="C9543B28">
      <w:start w:val="1"/>
      <w:numFmt w:val="bullet"/>
      <w:lvlText w:val=""/>
      <w:lvlJc w:val="left"/>
      <w:pPr>
        <w:ind w:left="6480" w:hanging="360"/>
      </w:pPr>
      <w:rPr>
        <w:rFonts w:hint="default" w:ascii="Wingdings" w:hAnsi="Wingdings"/>
      </w:rPr>
    </w:lvl>
  </w:abstractNum>
  <w:abstractNum w:abstractNumId="2" w15:restartNumberingAfterBreak="0">
    <w:nsid w:val="3EA85964"/>
    <w:multiLevelType w:val="hybridMultilevel"/>
    <w:tmpl w:val="425E85D2"/>
    <w:lvl w:ilvl="0" w:tplc="721C0A88">
      <w:start w:val="1"/>
      <w:numFmt w:val="bullet"/>
      <w:lvlText w:val=""/>
      <w:lvlJc w:val="left"/>
      <w:pPr>
        <w:ind w:left="720" w:hanging="360"/>
      </w:pPr>
      <w:rPr>
        <w:rFonts w:hint="default" w:ascii="Symbol" w:hAnsi="Symbol"/>
      </w:rPr>
    </w:lvl>
    <w:lvl w:ilvl="1" w:tplc="3FCE1AC2">
      <w:start w:val="1"/>
      <w:numFmt w:val="bullet"/>
      <w:lvlText w:val="o"/>
      <w:lvlJc w:val="left"/>
      <w:pPr>
        <w:ind w:left="1440" w:hanging="360"/>
      </w:pPr>
      <w:rPr>
        <w:rFonts w:hint="default" w:ascii="Courier New" w:hAnsi="Courier New"/>
      </w:rPr>
    </w:lvl>
    <w:lvl w:ilvl="2" w:tplc="EE8871D8">
      <w:start w:val="1"/>
      <w:numFmt w:val="bullet"/>
      <w:lvlText w:val=""/>
      <w:lvlJc w:val="left"/>
      <w:pPr>
        <w:ind w:left="2160" w:hanging="360"/>
      </w:pPr>
      <w:rPr>
        <w:rFonts w:hint="default" w:ascii="Wingdings" w:hAnsi="Wingdings"/>
      </w:rPr>
    </w:lvl>
    <w:lvl w:ilvl="3" w:tplc="0074DCF0">
      <w:start w:val="1"/>
      <w:numFmt w:val="bullet"/>
      <w:lvlText w:val=""/>
      <w:lvlJc w:val="left"/>
      <w:pPr>
        <w:ind w:left="2880" w:hanging="360"/>
      </w:pPr>
      <w:rPr>
        <w:rFonts w:hint="default" w:ascii="Symbol" w:hAnsi="Symbol"/>
      </w:rPr>
    </w:lvl>
    <w:lvl w:ilvl="4" w:tplc="81307C10">
      <w:start w:val="1"/>
      <w:numFmt w:val="bullet"/>
      <w:lvlText w:val="o"/>
      <w:lvlJc w:val="left"/>
      <w:pPr>
        <w:ind w:left="3600" w:hanging="360"/>
      </w:pPr>
      <w:rPr>
        <w:rFonts w:hint="default" w:ascii="Courier New" w:hAnsi="Courier New"/>
      </w:rPr>
    </w:lvl>
    <w:lvl w:ilvl="5" w:tplc="DA6E5D18">
      <w:start w:val="1"/>
      <w:numFmt w:val="bullet"/>
      <w:lvlText w:val=""/>
      <w:lvlJc w:val="left"/>
      <w:pPr>
        <w:ind w:left="4320" w:hanging="360"/>
      </w:pPr>
      <w:rPr>
        <w:rFonts w:hint="default" w:ascii="Wingdings" w:hAnsi="Wingdings"/>
      </w:rPr>
    </w:lvl>
    <w:lvl w:ilvl="6" w:tplc="E2F444BE">
      <w:start w:val="1"/>
      <w:numFmt w:val="bullet"/>
      <w:lvlText w:val=""/>
      <w:lvlJc w:val="left"/>
      <w:pPr>
        <w:ind w:left="5040" w:hanging="360"/>
      </w:pPr>
      <w:rPr>
        <w:rFonts w:hint="default" w:ascii="Symbol" w:hAnsi="Symbol"/>
      </w:rPr>
    </w:lvl>
    <w:lvl w:ilvl="7" w:tplc="86E690DE">
      <w:start w:val="1"/>
      <w:numFmt w:val="bullet"/>
      <w:lvlText w:val="o"/>
      <w:lvlJc w:val="left"/>
      <w:pPr>
        <w:ind w:left="5760" w:hanging="360"/>
      </w:pPr>
      <w:rPr>
        <w:rFonts w:hint="default" w:ascii="Courier New" w:hAnsi="Courier New"/>
      </w:rPr>
    </w:lvl>
    <w:lvl w:ilvl="8" w:tplc="F77E1DD8">
      <w:start w:val="1"/>
      <w:numFmt w:val="bullet"/>
      <w:lvlText w:val=""/>
      <w:lvlJc w:val="left"/>
      <w:pPr>
        <w:ind w:left="6480" w:hanging="360"/>
      </w:pPr>
      <w:rPr>
        <w:rFonts w:hint="default" w:ascii="Wingdings" w:hAnsi="Wingdings"/>
      </w:rPr>
    </w:lvl>
  </w:abstractNum>
  <w:abstractNum w:abstractNumId="3" w15:restartNumberingAfterBreak="0">
    <w:nsid w:val="4F8AA891"/>
    <w:multiLevelType w:val="hybridMultilevel"/>
    <w:tmpl w:val="92205224"/>
    <w:lvl w:ilvl="0" w:tplc="A5D8C00E">
      <w:start w:val="1"/>
      <w:numFmt w:val="decimal"/>
      <w:lvlText w:val="%1."/>
      <w:lvlJc w:val="left"/>
      <w:pPr>
        <w:ind w:left="720" w:hanging="360"/>
      </w:pPr>
    </w:lvl>
    <w:lvl w:ilvl="1" w:tplc="5114F530">
      <w:start w:val="1"/>
      <w:numFmt w:val="lowerLetter"/>
      <w:lvlText w:val="%2."/>
      <w:lvlJc w:val="left"/>
      <w:pPr>
        <w:ind w:left="1440" w:hanging="360"/>
      </w:pPr>
    </w:lvl>
    <w:lvl w:ilvl="2" w:tplc="BB68057A">
      <w:start w:val="1"/>
      <w:numFmt w:val="lowerRoman"/>
      <w:lvlText w:val="%3."/>
      <w:lvlJc w:val="right"/>
      <w:pPr>
        <w:ind w:left="2160" w:hanging="180"/>
      </w:pPr>
    </w:lvl>
    <w:lvl w:ilvl="3" w:tplc="70421C3A">
      <w:start w:val="1"/>
      <w:numFmt w:val="decimal"/>
      <w:lvlText w:val="%4."/>
      <w:lvlJc w:val="left"/>
      <w:pPr>
        <w:ind w:left="2880" w:hanging="360"/>
      </w:pPr>
    </w:lvl>
    <w:lvl w:ilvl="4" w:tplc="624EC03E">
      <w:start w:val="1"/>
      <w:numFmt w:val="lowerLetter"/>
      <w:lvlText w:val="%5."/>
      <w:lvlJc w:val="left"/>
      <w:pPr>
        <w:ind w:left="3600" w:hanging="360"/>
      </w:pPr>
    </w:lvl>
    <w:lvl w:ilvl="5" w:tplc="B922E8F4">
      <w:start w:val="1"/>
      <w:numFmt w:val="lowerRoman"/>
      <w:lvlText w:val="%6."/>
      <w:lvlJc w:val="right"/>
      <w:pPr>
        <w:ind w:left="4320" w:hanging="180"/>
      </w:pPr>
    </w:lvl>
    <w:lvl w:ilvl="6" w:tplc="899EFC4E">
      <w:start w:val="1"/>
      <w:numFmt w:val="decimal"/>
      <w:lvlText w:val="%7."/>
      <w:lvlJc w:val="left"/>
      <w:pPr>
        <w:ind w:left="5040" w:hanging="360"/>
      </w:pPr>
    </w:lvl>
    <w:lvl w:ilvl="7" w:tplc="FA7C2748">
      <w:start w:val="1"/>
      <w:numFmt w:val="lowerLetter"/>
      <w:lvlText w:val="%8."/>
      <w:lvlJc w:val="left"/>
      <w:pPr>
        <w:ind w:left="5760" w:hanging="360"/>
      </w:pPr>
    </w:lvl>
    <w:lvl w:ilvl="8" w:tplc="5D04CBFE">
      <w:start w:val="1"/>
      <w:numFmt w:val="lowerRoman"/>
      <w:lvlText w:val="%9."/>
      <w:lvlJc w:val="right"/>
      <w:pPr>
        <w:ind w:left="6480" w:hanging="180"/>
      </w:pPr>
    </w:lvl>
  </w:abstractNum>
  <w:abstractNum w:abstractNumId="4" w15:restartNumberingAfterBreak="0">
    <w:nsid w:val="74BFCCC8"/>
    <w:multiLevelType w:val="hybridMultilevel"/>
    <w:tmpl w:val="A1CCB686"/>
    <w:lvl w:ilvl="0" w:tplc="BC1E4634">
      <w:start w:val="1"/>
      <w:numFmt w:val="decimal"/>
      <w:lvlText w:val="%1."/>
      <w:lvlJc w:val="left"/>
      <w:pPr>
        <w:ind w:left="720" w:hanging="360"/>
      </w:pPr>
    </w:lvl>
    <w:lvl w:ilvl="1" w:tplc="9482A75E">
      <w:start w:val="1"/>
      <w:numFmt w:val="lowerLetter"/>
      <w:lvlText w:val="%2."/>
      <w:lvlJc w:val="left"/>
      <w:pPr>
        <w:ind w:left="1440" w:hanging="360"/>
      </w:pPr>
    </w:lvl>
    <w:lvl w:ilvl="2" w:tplc="747E9F40">
      <w:start w:val="1"/>
      <w:numFmt w:val="lowerRoman"/>
      <w:lvlText w:val="%3."/>
      <w:lvlJc w:val="right"/>
      <w:pPr>
        <w:ind w:left="2160" w:hanging="180"/>
      </w:pPr>
    </w:lvl>
    <w:lvl w:ilvl="3" w:tplc="E28A6612">
      <w:start w:val="1"/>
      <w:numFmt w:val="decimal"/>
      <w:lvlText w:val="%4."/>
      <w:lvlJc w:val="left"/>
      <w:pPr>
        <w:ind w:left="2880" w:hanging="360"/>
      </w:pPr>
    </w:lvl>
    <w:lvl w:ilvl="4" w:tplc="2AE84E4E">
      <w:start w:val="1"/>
      <w:numFmt w:val="lowerLetter"/>
      <w:lvlText w:val="%5."/>
      <w:lvlJc w:val="left"/>
      <w:pPr>
        <w:ind w:left="3600" w:hanging="360"/>
      </w:pPr>
    </w:lvl>
    <w:lvl w:ilvl="5" w:tplc="79E24FF6">
      <w:start w:val="1"/>
      <w:numFmt w:val="lowerRoman"/>
      <w:lvlText w:val="%6."/>
      <w:lvlJc w:val="right"/>
      <w:pPr>
        <w:ind w:left="4320" w:hanging="180"/>
      </w:pPr>
    </w:lvl>
    <w:lvl w:ilvl="6" w:tplc="DEDA0206">
      <w:start w:val="1"/>
      <w:numFmt w:val="decimal"/>
      <w:lvlText w:val="%7."/>
      <w:lvlJc w:val="left"/>
      <w:pPr>
        <w:ind w:left="5040" w:hanging="360"/>
      </w:pPr>
    </w:lvl>
    <w:lvl w:ilvl="7" w:tplc="D7DCBF5A">
      <w:start w:val="1"/>
      <w:numFmt w:val="lowerLetter"/>
      <w:lvlText w:val="%8."/>
      <w:lvlJc w:val="left"/>
      <w:pPr>
        <w:ind w:left="5760" w:hanging="360"/>
      </w:pPr>
    </w:lvl>
    <w:lvl w:ilvl="8" w:tplc="532ACCFA">
      <w:start w:val="1"/>
      <w:numFmt w:val="lowerRoman"/>
      <w:lvlText w:val="%9."/>
      <w:lvlJc w:val="right"/>
      <w:pPr>
        <w:ind w:left="6480" w:hanging="180"/>
      </w:pPr>
    </w:lvl>
  </w:abstractNum>
  <w:num w:numId="1" w16cid:durableId="1141115423">
    <w:abstractNumId w:val="1"/>
  </w:num>
  <w:num w:numId="2" w16cid:durableId="1042435321">
    <w:abstractNumId w:val="4"/>
  </w:num>
  <w:num w:numId="3" w16cid:durableId="796685482">
    <w:abstractNumId w:val="0"/>
  </w:num>
  <w:num w:numId="4" w16cid:durableId="1903716723">
    <w:abstractNumId w:val="3"/>
  </w:num>
  <w:num w:numId="5" w16cid:durableId="1100562813">
    <w:abstractNumId w:val="2"/>
  </w:num>
</w:numbering>
</file>

<file path=word/people.xml><?xml version="1.0" encoding="utf-8"?>
<w15:people xmlns:mc="http://schemas.openxmlformats.org/markup-compatibility/2006" xmlns:w15="http://schemas.microsoft.com/office/word/2012/wordml" mc:Ignorable="w15">
  <w15:person w15:author="HERNÁNDEZ LEIVA ERICK D">
    <w15:presenceInfo w15:providerId="AD" w15:userId="S::e.hernndezleiva@uandresbello.edu::9c5b8259-4361-4a22-8228-673ea94f99ad"/>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3C2FCBD"/>
    <w:rsid w:val="00044C78"/>
    <w:rsid w:val="00076703"/>
    <w:rsid w:val="00144971"/>
    <w:rsid w:val="001CF1A6"/>
    <w:rsid w:val="001E41BC"/>
    <w:rsid w:val="002F5D6A"/>
    <w:rsid w:val="00326DEB"/>
    <w:rsid w:val="003913F1"/>
    <w:rsid w:val="003A6A62"/>
    <w:rsid w:val="003C4CA5"/>
    <w:rsid w:val="00412D2B"/>
    <w:rsid w:val="00412F30"/>
    <w:rsid w:val="00423612"/>
    <w:rsid w:val="00430105"/>
    <w:rsid w:val="0051622C"/>
    <w:rsid w:val="00567FA9"/>
    <w:rsid w:val="0057BB0E"/>
    <w:rsid w:val="00583F50"/>
    <w:rsid w:val="005D692F"/>
    <w:rsid w:val="006B7A33"/>
    <w:rsid w:val="006C7BDB"/>
    <w:rsid w:val="00705F4B"/>
    <w:rsid w:val="00780A7B"/>
    <w:rsid w:val="007C99FB"/>
    <w:rsid w:val="008547F8"/>
    <w:rsid w:val="00887C6C"/>
    <w:rsid w:val="008D22C7"/>
    <w:rsid w:val="009253EB"/>
    <w:rsid w:val="00944236"/>
    <w:rsid w:val="00950BF1"/>
    <w:rsid w:val="009A0B63"/>
    <w:rsid w:val="009A11CA"/>
    <w:rsid w:val="00A05EDD"/>
    <w:rsid w:val="00A5023F"/>
    <w:rsid w:val="00A619F3"/>
    <w:rsid w:val="00AE7CDE"/>
    <w:rsid w:val="00B56834"/>
    <w:rsid w:val="00B96AC8"/>
    <w:rsid w:val="00BB7236"/>
    <w:rsid w:val="00BD0BDA"/>
    <w:rsid w:val="00BD4D6A"/>
    <w:rsid w:val="00D426AB"/>
    <w:rsid w:val="00DF6607"/>
    <w:rsid w:val="00E17A63"/>
    <w:rsid w:val="00F3D004"/>
    <w:rsid w:val="011727CB"/>
    <w:rsid w:val="01325871"/>
    <w:rsid w:val="0145AF81"/>
    <w:rsid w:val="01492870"/>
    <w:rsid w:val="0154CA8A"/>
    <w:rsid w:val="01570D01"/>
    <w:rsid w:val="018FEE2F"/>
    <w:rsid w:val="019CE50D"/>
    <w:rsid w:val="01A386FD"/>
    <w:rsid w:val="01C8F82E"/>
    <w:rsid w:val="01CFC438"/>
    <w:rsid w:val="01D18310"/>
    <w:rsid w:val="01E208E3"/>
    <w:rsid w:val="01EB7D87"/>
    <w:rsid w:val="020C94CC"/>
    <w:rsid w:val="020E1764"/>
    <w:rsid w:val="0231DADA"/>
    <w:rsid w:val="027850F9"/>
    <w:rsid w:val="0279D876"/>
    <w:rsid w:val="0294B743"/>
    <w:rsid w:val="0294DAD3"/>
    <w:rsid w:val="02AEF20C"/>
    <w:rsid w:val="02E3BE40"/>
    <w:rsid w:val="02EFCEFA"/>
    <w:rsid w:val="031302CC"/>
    <w:rsid w:val="031E56EC"/>
    <w:rsid w:val="03338074"/>
    <w:rsid w:val="0344973A"/>
    <w:rsid w:val="034C157D"/>
    <w:rsid w:val="0352B5F8"/>
    <w:rsid w:val="0353F09C"/>
    <w:rsid w:val="035CA5FF"/>
    <w:rsid w:val="0360DCAC"/>
    <w:rsid w:val="037FBD39"/>
    <w:rsid w:val="03876625"/>
    <w:rsid w:val="038926A8"/>
    <w:rsid w:val="03937844"/>
    <w:rsid w:val="039600AB"/>
    <w:rsid w:val="039B3B88"/>
    <w:rsid w:val="03A8C078"/>
    <w:rsid w:val="03C08072"/>
    <w:rsid w:val="03C65E03"/>
    <w:rsid w:val="03E31046"/>
    <w:rsid w:val="03ECA08F"/>
    <w:rsid w:val="03FC2DC4"/>
    <w:rsid w:val="04007247"/>
    <w:rsid w:val="04079E0F"/>
    <w:rsid w:val="040F4BCC"/>
    <w:rsid w:val="0410D882"/>
    <w:rsid w:val="045A6DED"/>
    <w:rsid w:val="046D81DA"/>
    <w:rsid w:val="046D8411"/>
    <w:rsid w:val="048BBDB0"/>
    <w:rsid w:val="049350BF"/>
    <w:rsid w:val="04A0F5A4"/>
    <w:rsid w:val="04A2E1C0"/>
    <w:rsid w:val="04A8A7A6"/>
    <w:rsid w:val="04E9573E"/>
    <w:rsid w:val="04F0488B"/>
    <w:rsid w:val="0511D44A"/>
    <w:rsid w:val="051314F7"/>
    <w:rsid w:val="0514698F"/>
    <w:rsid w:val="051DD544"/>
    <w:rsid w:val="05236F60"/>
    <w:rsid w:val="052CE4B4"/>
    <w:rsid w:val="052E9586"/>
    <w:rsid w:val="0562541E"/>
    <w:rsid w:val="057919EF"/>
    <w:rsid w:val="0596A140"/>
    <w:rsid w:val="05A090D5"/>
    <w:rsid w:val="05BEB521"/>
    <w:rsid w:val="05C3B1FE"/>
    <w:rsid w:val="05E0C96A"/>
    <w:rsid w:val="05E61640"/>
    <w:rsid w:val="05E79BAD"/>
    <w:rsid w:val="05F5BE01"/>
    <w:rsid w:val="05FED4D5"/>
    <w:rsid w:val="0604607C"/>
    <w:rsid w:val="06114567"/>
    <w:rsid w:val="0628B453"/>
    <w:rsid w:val="063ABAA2"/>
    <w:rsid w:val="0648501C"/>
    <w:rsid w:val="06531CD4"/>
    <w:rsid w:val="06ABC8C3"/>
    <w:rsid w:val="06B131B8"/>
    <w:rsid w:val="06BAC2EA"/>
    <w:rsid w:val="06CCE3D0"/>
    <w:rsid w:val="06CFDA28"/>
    <w:rsid w:val="06D141F3"/>
    <w:rsid w:val="07076FA6"/>
    <w:rsid w:val="0718F95B"/>
    <w:rsid w:val="071ECB31"/>
    <w:rsid w:val="0723838A"/>
    <w:rsid w:val="0749E15B"/>
    <w:rsid w:val="075BC42B"/>
    <w:rsid w:val="07700307"/>
    <w:rsid w:val="077E49C9"/>
    <w:rsid w:val="0787A647"/>
    <w:rsid w:val="078AF6F0"/>
    <w:rsid w:val="07C08C8A"/>
    <w:rsid w:val="07D8F4E3"/>
    <w:rsid w:val="080DA06D"/>
    <w:rsid w:val="08177023"/>
    <w:rsid w:val="08554786"/>
    <w:rsid w:val="086C8ADB"/>
    <w:rsid w:val="08A1D0E7"/>
    <w:rsid w:val="08B25082"/>
    <w:rsid w:val="08CD1BAC"/>
    <w:rsid w:val="08D16B03"/>
    <w:rsid w:val="090E69C1"/>
    <w:rsid w:val="091E7E19"/>
    <w:rsid w:val="091F5C14"/>
    <w:rsid w:val="091F651C"/>
    <w:rsid w:val="0930E0EB"/>
    <w:rsid w:val="0937041C"/>
    <w:rsid w:val="0944FA56"/>
    <w:rsid w:val="09483516"/>
    <w:rsid w:val="095FC16E"/>
    <w:rsid w:val="0995F328"/>
    <w:rsid w:val="09A9C941"/>
    <w:rsid w:val="09BE42D9"/>
    <w:rsid w:val="09CC12CF"/>
    <w:rsid w:val="09CDCCA3"/>
    <w:rsid w:val="09DEA92A"/>
    <w:rsid w:val="09E2300E"/>
    <w:rsid w:val="09E81305"/>
    <w:rsid w:val="0A0526C4"/>
    <w:rsid w:val="0A103ADF"/>
    <w:rsid w:val="0A19AC3E"/>
    <w:rsid w:val="0A1BAE70"/>
    <w:rsid w:val="0A325D57"/>
    <w:rsid w:val="0A3B43CE"/>
    <w:rsid w:val="0A572FF0"/>
    <w:rsid w:val="0A5EFD9F"/>
    <w:rsid w:val="0A975449"/>
    <w:rsid w:val="0AD33436"/>
    <w:rsid w:val="0ADA487F"/>
    <w:rsid w:val="0AE56D85"/>
    <w:rsid w:val="0AF63037"/>
    <w:rsid w:val="0B03FDB5"/>
    <w:rsid w:val="0B38B079"/>
    <w:rsid w:val="0B43CFE1"/>
    <w:rsid w:val="0B4A7C90"/>
    <w:rsid w:val="0B5BF863"/>
    <w:rsid w:val="0B6A2F36"/>
    <w:rsid w:val="0B707DE8"/>
    <w:rsid w:val="0B86F1FC"/>
    <w:rsid w:val="0B925E88"/>
    <w:rsid w:val="0B92B3F8"/>
    <w:rsid w:val="0B9AC514"/>
    <w:rsid w:val="0BAD14A6"/>
    <w:rsid w:val="0BB34A79"/>
    <w:rsid w:val="0BDC6D97"/>
    <w:rsid w:val="0BE4A7B7"/>
    <w:rsid w:val="0BE60810"/>
    <w:rsid w:val="0BF164F1"/>
    <w:rsid w:val="0C3672C9"/>
    <w:rsid w:val="0C501801"/>
    <w:rsid w:val="0C5D2CD4"/>
    <w:rsid w:val="0C6A2FFE"/>
    <w:rsid w:val="0C796F7B"/>
    <w:rsid w:val="0C8CBD51"/>
    <w:rsid w:val="0C8D2797"/>
    <w:rsid w:val="0C9F56DD"/>
    <w:rsid w:val="0CA09918"/>
    <w:rsid w:val="0CACB09F"/>
    <w:rsid w:val="0CDD04BF"/>
    <w:rsid w:val="0CEFAC0D"/>
    <w:rsid w:val="0CF2FCEC"/>
    <w:rsid w:val="0D02D82B"/>
    <w:rsid w:val="0D031396"/>
    <w:rsid w:val="0D1986E2"/>
    <w:rsid w:val="0D1DD304"/>
    <w:rsid w:val="0D1DF528"/>
    <w:rsid w:val="0D2F0F03"/>
    <w:rsid w:val="0D3FE116"/>
    <w:rsid w:val="0D72766C"/>
    <w:rsid w:val="0D9C32C7"/>
    <w:rsid w:val="0DBDB889"/>
    <w:rsid w:val="0DBF2251"/>
    <w:rsid w:val="0DFEAA82"/>
    <w:rsid w:val="0E03912C"/>
    <w:rsid w:val="0E0EBD08"/>
    <w:rsid w:val="0E20B27C"/>
    <w:rsid w:val="0E381854"/>
    <w:rsid w:val="0E83F40C"/>
    <w:rsid w:val="0E8D3BC3"/>
    <w:rsid w:val="0EAE87E6"/>
    <w:rsid w:val="0EB01580"/>
    <w:rsid w:val="0EE1CA2F"/>
    <w:rsid w:val="0EE229F8"/>
    <w:rsid w:val="0EE6EE1C"/>
    <w:rsid w:val="0EED4345"/>
    <w:rsid w:val="0EED799A"/>
    <w:rsid w:val="0EF153DA"/>
    <w:rsid w:val="0EF18DD9"/>
    <w:rsid w:val="0F029457"/>
    <w:rsid w:val="0F25A3DA"/>
    <w:rsid w:val="0F410E5B"/>
    <w:rsid w:val="0F4E9D49"/>
    <w:rsid w:val="0F5E6CDE"/>
    <w:rsid w:val="0F7506DB"/>
    <w:rsid w:val="0F758CA6"/>
    <w:rsid w:val="0F7C4899"/>
    <w:rsid w:val="0F8D3B6F"/>
    <w:rsid w:val="0FA7922E"/>
    <w:rsid w:val="0FACF8B2"/>
    <w:rsid w:val="0FB66098"/>
    <w:rsid w:val="0FC5460D"/>
    <w:rsid w:val="0FEC4E6C"/>
    <w:rsid w:val="0FEC94C7"/>
    <w:rsid w:val="0FF52574"/>
    <w:rsid w:val="0FF57776"/>
    <w:rsid w:val="10125B1C"/>
    <w:rsid w:val="1018CB80"/>
    <w:rsid w:val="10209284"/>
    <w:rsid w:val="103486BD"/>
    <w:rsid w:val="10409EB6"/>
    <w:rsid w:val="10664929"/>
    <w:rsid w:val="1071B24F"/>
    <w:rsid w:val="1078DB14"/>
    <w:rsid w:val="107F703E"/>
    <w:rsid w:val="108AB66B"/>
    <w:rsid w:val="10965319"/>
    <w:rsid w:val="10A7F373"/>
    <w:rsid w:val="10C37673"/>
    <w:rsid w:val="10CC3EA0"/>
    <w:rsid w:val="1119DF13"/>
    <w:rsid w:val="111DEF24"/>
    <w:rsid w:val="11264970"/>
    <w:rsid w:val="1146BEC3"/>
    <w:rsid w:val="11B77BC1"/>
    <w:rsid w:val="11BC121F"/>
    <w:rsid w:val="11CBD48B"/>
    <w:rsid w:val="11EB89CD"/>
    <w:rsid w:val="121D5B66"/>
    <w:rsid w:val="12201CBE"/>
    <w:rsid w:val="122680C9"/>
    <w:rsid w:val="122ABAAB"/>
    <w:rsid w:val="12377E59"/>
    <w:rsid w:val="124D1041"/>
    <w:rsid w:val="1255A346"/>
    <w:rsid w:val="126AAB1F"/>
    <w:rsid w:val="126AC2BD"/>
    <w:rsid w:val="127705F4"/>
    <w:rsid w:val="128107D7"/>
    <w:rsid w:val="129E3C9C"/>
    <w:rsid w:val="12A172EC"/>
    <w:rsid w:val="12E636F7"/>
    <w:rsid w:val="130E1626"/>
    <w:rsid w:val="134E98F6"/>
    <w:rsid w:val="137BADA6"/>
    <w:rsid w:val="1385507E"/>
    <w:rsid w:val="13A5D6F2"/>
    <w:rsid w:val="13AC2F7E"/>
    <w:rsid w:val="13BC5433"/>
    <w:rsid w:val="13C2FCBD"/>
    <w:rsid w:val="13CE7114"/>
    <w:rsid w:val="13E5247A"/>
    <w:rsid w:val="13EB6DF3"/>
    <w:rsid w:val="13F690E5"/>
    <w:rsid w:val="13FAA0DA"/>
    <w:rsid w:val="13FF20BD"/>
    <w:rsid w:val="1400C944"/>
    <w:rsid w:val="140D43B3"/>
    <w:rsid w:val="142468A6"/>
    <w:rsid w:val="142C1557"/>
    <w:rsid w:val="142FF752"/>
    <w:rsid w:val="144994E9"/>
    <w:rsid w:val="1450659E"/>
    <w:rsid w:val="14681DD6"/>
    <w:rsid w:val="1471A3BA"/>
    <w:rsid w:val="14770EEA"/>
    <w:rsid w:val="148B936D"/>
    <w:rsid w:val="14E161E9"/>
    <w:rsid w:val="150129C6"/>
    <w:rsid w:val="1505AA01"/>
    <w:rsid w:val="152AA69F"/>
    <w:rsid w:val="15343C0E"/>
    <w:rsid w:val="153C335C"/>
    <w:rsid w:val="15488284"/>
    <w:rsid w:val="154A4421"/>
    <w:rsid w:val="155223C4"/>
    <w:rsid w:val="157480B7"/>
    <w:rsid w:val="1577FAE6"/>
    <w:rsid w:val="159C9BD5"/>
    <w:rsid w:val="15A80559"/>
    <w:rsid w:val="15B29131"/>
    <w:rsid w:val="15EA31A3"/>
    <w:rsid w:val="1610F41E"/>
    <w:rsid w:val="163D1C1F"/>
    <w:rsid w:val="16482590"/>
    <w:rsid w:val="164D3459"/>
    <w:rsid w:val="166C0C5C"/>
    <w:rsid w:val="169BA4C8"/>
    <w:rsid w:val="16AF9BDE"/>
    <w:rsid w:val="16B31D40"/>
    <w:rsid w:val="16E297DC"/>
    <w:rsid w:val="17512481"/>
    <w:rsid w:val="175389AF"/>
    <w:rsid w:val="1761736E"/>
    <w:rsid w:val="1794151B"/>
    <w:rsid w:val="179DBF75"/>
    <w:rsid w:val="17A1101B"/>
    <w:rsid w:val="17B094B8"/>
    <w:rsid w:val="17B20547"/>
    <w:rsid w:val="17C7E3B7"/>
    <w:rsid w:val="17CD3E48"/>
    <w:rsid w:val="18022D1A"/>
    <w:rsid w:val="181BFC09"/>
    <w:rsid w:val="18393EEC"/>
    <w:rsid w:val="183A336A"/>
    <w:rsid w:val="18458853"/>
    <w:rsid w:val="185F7DAE"/>
    <w:rsid w:val="18724793"/>
    <w:rsid w:val="187A19C5"/>
    <w:rsid w:val="18877835"/>
    <w:rsid w:val="18D37DF1"/>
    <w:rsid w:val="18D455BF"/>
    <w:rsid w:val="18F355A7"/>
    <w:rsid w:val="18FEAEBD"/>
    <w:rsid w:val="191D3950"/>
    <w:rsid w:val="1920CB47"/>
    <w:rsid w:val="1920E02A"/>
    <w:rsid w:val="19465B77"/>
    <w:rsid w:val="195DC5FB"/>
    <w:rsid w:val="19607E4F"/>
    <w:rsid w:val="19770D9D"/>
    <w:rsid w:val="197929FF"/>
    <w:rsid w:val="1999EB6B"/>
    <w:rsid w:val="19AE367C"/>
    <w:rsid w:val="19AFA9A4"/>
    <w:rsid w:val="19CAAF85"/>
    <w:rsid w:val="19DA5A80"/>
    <w:rsid w:val="19DB2B3A"/>
    <w:rsid w:val="1A01A605"/>
    <w:rsid w:val="1A2BFBB3"/>
    <w:rsid w:val="1A473E8E"/>
    <w:rsid w:val="1A58C923"/>
    <w:rsid w:val="1A6BE082"/>
    <w:rsid w:val="1A70F7AF"/>
    <w:rsid w:val="1A809942"/>
    <w:rsid w:val="1AAADED8"/>
    <w:rsid w:val="1AAF949E"/>
    <w:rsid w:val="1AFB313D"/>
    <w:rsid w:val="1B1CD61C"/>
    <w:rsid w:val="1B22D362"/>
    <w:rsid w:val="1B28D8A1"/>
    <w:rsid w:val="1B337478"/>
    <w:rsid w:val="1B424E0E"/>
    <w:rsid w:val="1B53D26C"/>
    <w:rsid w:val="1B564554"/>
    <w:rsid w:val="1B7368B4"/>
    <w:rsid w:val="1B7455E8"/>
    <w:rsid w:val="1B9CA820"/>
    <w:rsid w:val="1BB5F3A3"/>
    <w:rsid w:val="1BBC250F"/>
    <w:rsid w:val="1BCF6B12"/>
    <w:rsid w:val="1BD9A909"/>
    <w:rsid w:val="1BF1980A"/>
    <w:rsid w:val="1BF666ED"/>
    <w:rsid w:val="1BF8F6CF"/>
    <w:rsid w:val="1BFC3275"/>
    <w:rsid w:val="1C080BEB"/>
    <w:rsid w:val="1C114A4C"/>
    <w:rsid w:val="1C141407"/>
    <w:rsid w:val="1C1CA4E0"/>
    <w:rsid w:val="1C3DF82D"/>
    <w:rsid w:val="1C3F1E5D"/>
    <w:rsid w:val="1C4ABEB8"/>
    <w:rsid w:val="1C7133DE"/>
    <w:rsid w:val="1C8A37C5"/>
    <w:rsid w:val="1C8BC2F4"/>
    <w:rsid w:val="1CC3EDA0"/>
    <w:rsid w:val="1CD967BF"/>
    <w:rsid w:val="1CE2BB6D"/>
    <w:rsid w:val="1CE43655"/>
    <w:rsid w:val="1D1B2052"/>
    <w:rsid w:val="1D34CF6D"/>
    <w:rsid w:val="1D409BFB"/>
    <w:rsid w:val="1D604421"/>
    <w:rsid w:val="1D8125AE"/>
    <w:rsid w:val="1D82E261"/>
    <w:rsid w:val="1D97AB28"/>
    <w:rsid w:val="1DA7F73E"/>
    <w:rsid w:val="1DACD7F5"/>
    <w:rsid w:val="1DC59026"/>
    <w:rsid w:val="1DF038F2"/>
    <w:rsid w:val="1E07CA17"/>
    <w:rsid w:val="1E175C88"/>
    <w:rsid w:val="1E194AB0"/>
    <w:rsid w:val="1E1C8174"/>
    <w:rsid w:val="1E2218E6"/>
    <w:rsid w:val="1E29F7F6"/>
    <w:rsid w:val="1E2F9859"/>
    <w:rsid w:val="1E547AE3"/>
    <w:rsid w:val="1E671DE7"/>
    <w:rsid w:val="1E6C41DF"/>
    <w:rsid w:val="1E7E55E5"/>
    <w:rsid w:val="1E8317F4"/>
    <w:rsid w:val="1E8C3728"/>
    <w:rsid w:val="1E93F376"/>
    <w:rsid w:val="1E95E535"/>
    <w:rsid w:val="1E98365C"/>
    <w:rsid w:val="1EC98F9A"/>
    <w:rsid w:val="1EEF261D"/>
    <w:rsid w:val="1EF43500"/>
    <w:rsid w:val="1F0A5FA5"/>
    <w:rsid w:val="1F0AAE1F"/>
    <w:rsid w:val="1F26219D"/>
    <w:rsid w:val="1F324D3E"/>
    <w:rsid w:val="1F47441F"/>
    <w:rsid w:val="1F521DEA"/>
    <w:rsid w:val="1F543ACA"/>
    <w:rsid w:val="1F599C03"/>
    <w:rsid w:val="1F688C4B"/>
    <w:rsid w:val="1F6B8CA7"/>
    <w:rsid w:val="1F76A904"/>
    <w:rsid w:val="1F76D596"/>
    <w:rsid w:val="1F8ECC10"/>
    <w:rsid w:val="1FB36EEA"/>
    <w:rsid w:val="1FD09E2D"/>
    <w:rsid w:val="1FDB3A05"/>
    <w:rsid w:val="1FDBE159"/>
    <w:rsid w:val="1FE124AC"/>
    <w:rsid w:val="1FE9E062"/>
    <w:rsid w:val="20048421"/>
    <w:rsid w:val="203DD33F"/>
    <w:rsid w:val="206D195B"/>
    <w:rsid w:val="208F5CC3"/>
    <w:rsid w:val="2091C288"/>
    <w:rsid w:val="209BA7D9"/>
    <w:rsid w:val="20AB580E"/>
    <w:rsid w:val="20B52FAE"/>
    <w:rsid w:val="20BBC9F9"/>
    <w:rsid w:val="20C4B4A9"/>
    <w:rsid w:val="20D9D95E"/>
    <w:rsid w:val="20F652E7"/>
    <w:rsid w:val="210A2314"/>
    <w:rsid w:val="21111E5B"/>
    <w:rsid w:val="2159B808"/>
    <w:rsid w:val="21709E87"/>
    <w:rsid w:val="2171982D"/>
    <w:rsid w:val="217C8F12"/>
    <w:rsid w:val="21A6FD4C"/>
    <w:rsid w:val="21AF5E77"/>
    <w:rsid w:val="21B0AE79"/>
    <w:rsid w:val="21DAEC5A"/>
    <w:rsid w:val="21F5544E"/>
    <w:rsid w:val="220C2967"/>
    <w:rsid w:val="221AF341"/>
    <w:rsid w:val="221C6998"/>
    <w:rsid w:val="22225F4F"/>
    <w:rsid w:val="22321D82"/>
    <w:rsid w:val="2234D7B0"/>
    <w:rsid w:val="2235FB8B"/>
    <w:rsid w:val="224E4C38"/>
    <w:rsid w:val="2265C897"/>
    <w:rsid w:val="227103D8"/>
    <w:rsid w:val="228479C9"/>
    <w:rsid w:val="228FEEDF"/>
    <w:rsid w:val="22A83FD6"/>
    <w:rsid w:val="22ADEED8"/>
    <w:rsid w:val="22BD2046"/>
    <w:rsid w:val="22BD29A6"/>
    <w:rsid w:val="22BEB789"/>
    <w:rsid w:val="22E55218"/>
    <w:rsid w:val="2308F97E"/>
    <w:rsid w:val="231CDD88"/>
    <w:rsid w:val="233D9BDF"/>
    <w:rsid w:val="235A0533"/>
    <w:rsid w:val="2364EA07"/>
    <w:rsid w:val="2376B53F"/>
    <w:rsid w:val="2376BAA2"/>
    <w:rsid w:val="237E6E72"/>
    <w:rsid w:val="23814428"/>
    <w:rsid w:val="23863E77"/>
    <w:rsid w:val="2398986D"/>
    <w:rsid w:val="239C83DD"/>
    <w:rsid w:val="23AE5C82"/>
    <w:rsid w:val="23CE3170"/>
    <w:rsid w:val="23CF0C58"/>
    <w:rsid w:val="23E780EB"/>
    <w:rsid w:val="2436A81F"/>
    <w:rsid w:val="2442FA4C"/>
    <w:rsid w:val="244A6F48"/>
    <w:rsid w:val="2451494F"/>
    <w:rsid w:val="24707D09"/>
    <w:rsid w:val="24884638"/>
    <w:rsid w:val="248D6D02"/>
    <w:rsid w:val="24A5B626"/>
    <w:rsid w:val="24C3C9CD"/>
    <w:rsid w:val="24D28894"/>
    <w:rsid w:val="24DF0FA1"/>
    <w:rsid w:val="24ECC717"/>
    <w:rsid w:val="24F30AF8"/>
    <w:rsid w:val="25074709"/>
    <w:rsid w:val="250DCD66"/>
    <w:rsid w:val="250FE109"/>
    <w:rsid w:val="25286065"/>
    <w:rsid w:val="253ACF58"/>
    <w:rsid w:val="25586907"/>
    <w:rsid w:val="256FFB77"/>
    <w:rsid w:val="25845440"/>
    <w:rsid w:val="2592AC1F"/>
    <w:rsid w:val="25BE44A6"/>
    <w:rsid w:val="25CFBE15"/>
    <w:rsid w:val="25DC3319"/>
    <w:rsid w:val="25DE8CC8"/>
    <w:rsid w:val="26078884"/>
    <w:rsid w:val="260FDA55"/>
    <w:rsid w:val="26405E6F"/>
    <w:rsid w:val="2644E46F"/>
    <w:rsid w:val="264EE99C"/>
    <w:rsid w:val="266A2F2D"/>
    <w:rsid w:val="266B2161"/>
    <w:rsid w:val="267A3E58"/>
    <w:rsid w:val="2696BDE4"/>
    <w:rsid w:val="26AD7F46"/>
    <w:rsid w:val="26AE8E8A"/>
    <w:rsid w:val="26BD51B3"/>
    <w:rsid w:val="26C2DEBC"/>
    <w:rsid w:val="26D60881"/>
    <w:rsid w:val="26F7B258"/>
    <w:rsid w:val="27047579"/>
    <w:rsid w:val="271E7349"/>
    <w:rsid w:val="271FF860"/>
    <w:rsid w:val="275CE09E"/>
    <w:rsid w:val="27765E90"/>
    <w:rsid w:val="2778ECCD"/>
    <w:rsid w:val="2788CFF0"/>
    <w:rsid w:val="279D36D4"/>
    <w:rsid w:val="27DFC0E3"/>
    <w:rsid w:val="27E433FF"/>
    <w:rsid w:val="27F0C752"/>
    <w:rsid w:val="28361465"/>
    <w:rsid w:val="284FA4EC"/>
    <w:rsid w:val="28579619"/>
    <w:rsid w:val="28621AC0"/>
    <w:rsid w:val="28829BCD"/>
    <w:rsid w:val="28D9DEC9"/>
    <w:rsid w:val="28E86B1B"/>
    <w:rsid w:val="290C8E48"/>
    <w:rsid w:val="291B25AA"/>
    <w:rsid w:val="2927C5E8"/>
    <w:rsid w:val="296C739F"/>
    <w:rsid w:val="298444DC"/>
    <w:rsid w:val="2985373A"/>
    <w:rsid w:val="298BC8C3"/>
    <w:rsid w:val="299C2BFE"/>
    <w:rsid w:val="29A54FA1"/>
    <w:rsid w:val="29BDA8F8"/>
    <w:rsid w:val="29DC7D82"/>
    <w:rsid w:val="29E49CF9"/>
    <w:rsid w:val="29F7C561"/>
    <w:rsid w:val="29F88CD8"/>
    <w:rsid w:val="2A17484C"/>
    <w:rsid w:val="2A1F3822"/>
    <w:rsid w:val="2A25E31D"/>
    <w:rsid w:val="2A360F28"/>
    <w:rsid w:val="2A4B7240"/>
    <w:rsid w:val="2A50F917"/>
    <w:rsid w:val="2A583AAA"/>
    <w:rsid w:val="2A5F1B43"/>
    <w:rsid w:val="2A76FD40"/>
    <w:rsid w:val="2A8539DF"/>
    <w:rsid w:val="2A93FBD9"/>
    <w:rsid w:val="2AA112F9"/>
    <w:rsid w:val="2ABBA470"/>
    <w:rsid w:val="2AC05C0D"/>
    <w:rsid w:val="2ACC9D1C"/>
    <w:rsid w:val="2ACF14F7"/>
    <w:rsid w:val="2ACF8A05"/>
    <w:rsid w:val="2ADE571C"/>
    <w:rsid w:val="2B04E9E9"/>
    <w:rsid w:val="2B456702"/>
    <w:rsid w:val="2B4FB62C"/>
    <w:rsid w:val="2B7A3977"/>
    <w:rsid w:val="2B8C4C81"/>
    <w:rsid w:val="2B8D655F"/>
    <w:rsid w:val="2B9A704D"/>
    <w:rsid w:val="2BA50403"/>
    <w:rsid w:val="2BD45E21"/>
    <w:rsid w:val="2BD6D7A7"/>
    <w:rsid w:val="2BE546AF"/>
    <w:rsid w:val="2C12058A"/>
    <w:rsid w:val="2C1BB95E"/>
    <w:rsid w:val="2C62F4A1"/>
    <w:rsid w:val="2C8C1336"/>
    <w:rsid w:val="2C913839"/>
    <w:rsid w:val="2CAA9A89"/>
    <w:rsid w:val="2CD14E09"/>
    <w:rsid w:val="2CF313F4"/>
    <w:rsid w:val="2D0163EA"/>
    <w:rsid w:val="2D320CC6"/>
    <w:rsid w:val="2D45AEA9"/>
    <w:rsid w:val="2D50EEFE"/>
    <w:rsid w:val="2D650159"/>
    <w:rsid w:val="2D68851A"/>
    <w:rsid w:val="2DBF7004"/>
    <w:rsid w:val="2DCE1A4A"/>
    <w:rsid w:val="2DDF2DF4"/>
    <w:rsid w:val="2DFE1360"/>
    <w:rsid w:val="2E0F41C6"/>
    <w:rsid w:val="2E5F1E48"/>
    <w:rsid w:val="2E7F70EB"/>
    <w:rsid w:val="2E865333"/>
    <w:rsid w:val="2E9E77CB"/>
    <w:rsid w:val="2EB2A5D4"/>
    <w:rsid w:val="2EEA4B0C"/>
    <w:rsid w:val="2F0C632D"/>
    <w:rsid w:val="2F0DBF24"/>
    <w:rsid w:val="2F1574D5"/>
    <w:rsid w:val="2F192CEC"/>
    <w:rsid w:val="2F199C2A"/>
    <w:rsid w:val="2F2377B0"/>
    <w:rsid w:val="2F59C975"/>
    <w:rsid w:val="2F7B2CF1"/>
    <w:rsid w:val="2F89C80D"/>
    <w:rsid w:val="2F8ECC17"/>
    <w:rsid w:val="2F98845B"/>
    <w:rsid w:val="2FADC5CD"/>
    <w:rsid w:val="2FC6F6AE"/>
    <w:rsid w:val="2FCFF1F7"/>
    <w:rsid w:val="2FFA1CB6"/>
    <w:rsid w:val="301937AD"/>
    <w:rsid w:val="3028FCBC"/>
    <w:rsid w:val="302A425A"/>
    <w:rsid w:val="307C9D07"/>
    <w:rsid w:val="307E81F7"/>
    <w:rsid w:val="30820C14"/>
    <w:rsid w:val="30BDA317"/>
    <w:rsid w:val="30C773BF"/>
    <w:rsid w:val="30CB2D95"/>
    <w:rsid w:val="30CCA3AF"/>
    <w:rsid w:val="30D52361"/>
    <w:rsid w:val="30EF3D3B"/>
    <w:rsid w:val="310B187B"/>
    <w:rsid w:val="310B567B"/>
    <w:rsid w:val="31137799"/>
    <w:rsid w:val="3126BFEA"/>
    <w:rsid w:val="312777AF"/>
    <w:rsid w:val="31311EDF"/>
    <w:rsid w:val="314723F3"/>
    <w:rsid w:val="3159F419"/>
    <w:rsid w:val="3165D21F"/>
    <w:rsid w:val="317B74AE"/>
    <w:rsid w:val="317D4BB7"/>
    <w:rsid w:val="31981715"/>
    <w:rsid w:val="31BDD4E9"/>
    <w:rsid w:val="31C8A893"/>
    <w:rsid w:val="3209196A"/>
    <w:rsid w:val="325919B1"/>
    <w:rsid w:val="327BBECC"/>
    <w:rsid w:val="3292BD8B"/>
    <w:rsid w:val="32D1108F"/>
    <w:rsid w:val="32E35B47"/>
    <w:rsid w:val="335008DF"/>
    <w:rsid w:val="33501BD3"/>
    <w:rsid w:val="33572D12"/>
    <w:rsid w:val="33579819"/>
    <w:rsid w:val="336F0A82"/>
    <w:rsid w:val="3393ECC5"/>
    <w:rsid w:val="339CBE5B"/>
    <w:rsid w:val="33BC984D"/>
    <w:rsid w:val="33CA4CD2"/>
    <w:rsid w:val="33DE679D"/>
    <w:rsid w:val="33E68B6A"/>
    <w:rsid w:val="33E941AC"/>
    <w:rsid w:val="33EFEE0D"/>
    <w:rsid w:val="34021468"/>
    <w:rsid w:val="341A7649"/>
    <w:rsid w:val="342D3315"/>
    <w:rsid w:val="344578E2"/>
    <w:rsid w:val="34469305"/>
    <w:rsid w:val="345C5489"/>
    <w:rsid w:val="346FCF74"/>
    <w:rsid w:val="347246BF"/>
    <w:rsid w:val="3472EFAC"/>
    <w:rsid w:val="347FD96A"/>
    <w:rsid w:val="3488EB8E"/>
    <w:rsid w:val="3489DF8D"/>
    <w:rsid w:val="3494AE09"/>
    <w:rsid w:val="34A10748"/>
    <w:rsid w:val="34B622D8"/>
    <w:rsid w:val="34CA5118"/>
    <w:rsid w:val="34F0F49D"/>
    <w:rsid w:val="351C60EE"/>
    <w:rsid w:val="353CBB8C"/>
    <w:rsid w:val="35438B45"/>
    <w:rsid w:val="35769955"/>
    <w:rsid w:val="358C221E"/>
    <w:rsid w:val="35AB0631"/>
    <w:rsid w:val="35ABB206"/>
    <w:rsid w:val="35B5E36C"/>
    <w:rsid w:val="35CBD491"/>
    <w:rsid w:val="35DE9DB4"/>
    <w:rsid w:val="35FB2B7A"/>
    <w:rsid w:val="364DFA37"/>
    <w:rsid w:val="365A5D93"/>
    <w:rsid w:val="36883A12"/>
    <w:rsid w:val="36A6FBC2"/>
    <w:rsid w:val="36B19B7B"/>
    <w:rsid w:val="36C1869B"/>
    <w:rsid w:val="36C4F742"/>
    <w:rsid w:val="36D4F24D"/>
    <w:rsid w:val="36FF8683"/>
    <w:rsid w:val="371AAFCF"/>
    <w:rsid w:val="3720F497"/>
    <w:rsid w:val="372253AE"/>
    <w:rsid w:val="3725CD05"/>
    <w:rsid w:val="373DA3CF"/>
    <w:rsid w:val="373EE787"/>
    <w:rsid w:val="3740DBE3"/>
    <w:rsid w:val="3746208D"/>
    <w:rsid w:val="374A2D06"/>
    <w:rsid w:val="37605BDB"/>
    <w:rsid w:val="37A7FFED"/>
    <w:rsid w:val="37AB271E"/>
    <w:rsid w:val="37B05A90"/>
    <w:rsid w:val="37B6A4E5"/>
    <w:rsid w:val="37DDB32B"/>
    <w:rsid w:val="37DFDCFE"/>
    <w:rsid w:val="37EACD65"/>
    <w:rsid w:val="37FC3DFA"/>
    <w:rsid w:val="38013EC4"/>
    <w:rsid w:val="3856AE1A"/>
    <w:rsid w:val="3873CE9F"/>
    <w:rsid w:val="387B25F0"/>
    <w:rsid w:val="388C884F"/>
    <w:rsid w:val="38963707"/>
    <w:rsid w:val="389BC007"/>
    <w:rsid w:val="38B09C35"/>
    <w:rsid w:val="38C26442"/>
    <w:rsid w:val="38DF6F61"/>
    <w:rsid w:val="390011BE"/>
    <w:rsid w:val="393AFBCF"/>
    <w:rsid w:val="395BEFA9"/>
    <w:rsid w:val="39610CB0"/>
    <w:rsid w:val="396461DE"/>
    <w:rsid w:val="39884041"/>
    <w:rsid w:val="39BDE172"/>
    <w:rsid w:val="39F04BA6"/>
    <w:rsid w:val="39F34309"/>
    <w:rsid w:val="3A0B2409"/>
    <w:rsid w:val="3A0FEE87"/>
    <w:rsid w:val="3A1A81D9"/>
    <w:rsid w:val="3A23A64B"/>
    <w:rsid w:val="3A25E103"/>
    <w:rsid w:val="3A2B1E44"/>
    <w:rsid w:val="3A5FA605"/>
    <w:rsid w:val="3A622ED5"/>
    <w:rsid w:val="3A68842E"/>
    <w:rsid w:val="3A7050BD"/>
    <w:rsid w:val="3AA70E75"/>
    <w:rsid w:val="3ADA16CD"/>
    <w:rsid w:val="3AF17ADB"/>
    <w:rsid w:val="3AF294AB"/>
    <w:rsid w:val="3AF82A8F"/>
    <w:rsid w:val="3AFC1F5A"/>
    <w:rsid w:val="3B0A6D71"/>
    <w:rsid w:val="3B0B28B9"/>
    <w:rsid w:val="3B211013"/>
    <w:rsid w:val="3B4BC35C"/>
    <w:rsid w:val="3B4FA04E"/>
    <w:rsid w:val="3B79719D"/>
    <w:rsid w:val="3B7BC0F5"/>
    <w:rsid w:val="3B7E41F7"/>
    <w:rsid w:val="3BBBDD21"/>
    <w:rsid w:val="3BD9B928"/>
    <w:rsid w:val="3BF39C67"/>
    <w:rsid w:val="3BF55786"/>
    <w:rsid w:val="3BF890EA"/>
    <w:rsid w:val="3C050793"/>
    <w:rsid w:val="3C30D892"/>
    <w:rsid w:val="3C3F0245"/>
    <w:rsid w:val="3C7B6541"/>
    <w:rsid w:val="3C87DF31"/>
    <w:rsid w:val="3C8D8AF2"/>
    <w:rsid w:val="3C91B018"/>
    <w:rsid w:val="3C978C87"/>
    <w:rsid w:val="3CAB01BE"/>
    <w:rsid w:val="3CB1CD54"/>
    <w:rsid w:val="3CC043C1"/>
    <w:rsid w:val="3CE27C8A"/>
    <w:rsid w:val="3CECC545"/>
    <w:rsid w:val="3D037B03"/>
    <w:rsid w:val="3D4F7F8E"/>
    <w:rsid w:val="3DAE4CD4"/>
    <w:rsid w:val="3DBA0938"/>
    <w:rsid w:val="3DE11DC2"/>
    <w:rsid w:val="3E0DFDF5"/>
    <w:rsid w:val="3E101A95"/>
    <w:rsid w:val="3E1654D2"/>
    <w:rsid w:val="3E30E0CF"/>
    <w:rsid w:val="3E531D4D"/>
    <w:rsid w:val="3E5FF094"/>
    <w:rsid w:val="3E796F21"/>
    <w:rsid w:val="3E903E5B"/>
    <w:rsid w:val="3E9525DD"/>
    <w:rsid w:val="3E997D63"/>
    <w:rsid w:val="3EDB6B3A"/>
    <w:rsid w:val="3EF6CF0C"/>
    <w:rsid w:val="3EFE1BE1"/>
    <w:rsid w:val="3F331EF8"/>
    <w:rsid w:val="3F3E2F39"/>
    <w:rsid w:val="3F4AFB4D"/>
    <w:rsid w:val="3F5CF06C"/>
    <w:rsid w:val="3F6A85AA"/>
    <w:rsid w:val="3F8424E0"/>
    <w:rsid w:val="3F8D394D"/>
    <w:rsid w:val="3FB40558"/>
    <w:rsid w:val="3FD51746"/>
    <w:rsid w:val="3FE417AE"/>
    <w:rsid w:val="3FF789E4"/>
    <w:rsid w:val="4016E5F0"/>
    <w:rsid w:val="406A7CAF"/>
    <w:rsid w:val="406AEF01"/>
    <w:rsid w:val="407C5882"/>
    <w:rsid w:val="40865F96"/>
    <w:rsid w:val="40AE64D0"/>
    <w:rsid w:val="40BBAB38"/>
    <w:rsid w:val="40DA0E9C"/>
    <w:rsid w:val="40F2C1DD"/>
    <w:rsid w:val="41124CFB"/>
    <w:rsid w:val="411C0AAF"/>
    <w:rsid w:val="411D1F3A"/>
    <w:rsid w:val="415653AE"/>
    <w:rsid w:val="41681264"/>
    <w:rsid w:val="41A49DF7"/>
    <w:rsid w:val="41A7AFA3"/>
    <w:rsid w:val="41D69BFC"/>
    <w:rsid w:val="41D752F8"/>
    <w:rsid w:val="41E3461B"/>
    <w:rsid w:val="4214C1C2"/>
    <w:rsid w:val="422394A4"/>
    <w:rsid w:val="42284B50"/>
    <w:rsid w:val="42845AE7"/>
    <w:rsid w:val="4285296B"/>
    <w:rsid w:val="42C51E50"/>
    <w:rsid w:val="42DAF1B2"/>
    <w:rsid w:val="42E1B03A"/>
    <w:rsid w:val="42FB8526"/>
    <w:rsid w:val="430F3D75"/>
    <w:rsid w:val="4311E533"/>
    <w:rsid w:val="43198EE6"/>
    <w:rsid w:val="433FFBEE"/>
    <w:rsid w:val="434F49E7"/>
    <w:rsid w:val="43514E52"/>
    <w:rsid w:val="4353ABB1"/>
    <w:rsid w:val="436022DB"/>
    <w:rsid w:val="436C77EF"/>
    <w:rsid w:val="438EA40B"/>
    <w:rsid w:val="43D78399"/>
    <w:rsid w:val="43DC9974"/>
    <w:rsid w:val="43FD1410"/>
    <w:rsid w:val="43FEA0AD"/>
    <w:rsid w:val="4400DD2F"/>
    <w:rsid w:val="4406D4D7"/>
    <w:rsid w:val="4429AF36"/>
    <w:rsid w:val="444787C0"/>
    <w:rsid w:val="44586640"/>
    <w:rsid w:val="445C7D5D"/>
    <w:rsid w:val="446A5CC6"/>
    <w:rsid w:val="448BE31A"/>
    <w:rsid w:val="44A15F06"/>
    <w:rsid w:val="44B4E2E8"/>
    <w:rsid w:val="44B5C0CD"/>
    <w:rsid w:val="44B864DA"/>
    <w:rsid w:val="44CE1F27"/>
    <w:rsid w:val="44EA0A85"/>
    <w:rsid w:val="4502E65E"/>
    <w:rsid w:val="4508A660"/>
    <w:rsid w:val="452226E5"/>
    <w:rsid w:val="45311463"/>
    <w:rsid w:val="454F0AF4"/>
    <w:rsid w:val="45835239"/>
    <w:rsid w:val="4583C6FA"/>
    <w:rsid w:val="45EF5E4F"/>
    <w:rsid w:val="46050806"/>
    <w:rsid w:val="46122D72"/>
    <w:rsid w:val="462CF8C8"/>
    <w:rsid w:val="462EE4C8"/>
    <w:rsid w:val="46395552"/>
    <w:rsid w:val="464478D6"/>
    <w:rsid w:val="46935EB6"/>
    <w:rsid w:val="4699E891"/>
    <w:rsid w:val="46ACCF97"/>
    <w:rsid w:val="46EC03B2"/>
    <w:rsid w:val="470D110B"/>
    <w:rsid w:val="4716FC12"/>
    <w:rsid w:val="47470E87"/>
    <w:rsid w:val="4748311C"/>
    <w:rsid w:val="475E6B88"/>
    <w:rsid w:val="476C3DDF"/>
    <w:rsid w:val="4780CD85"/>
    <w:rsid w:val="47A9E312"/>
    <w:rsid w:val="47DA0F42"/>
    <w:rsid w:val="48457AB4"/>
    <w:rsid w:val="48627A22"/>
    <w:rsid w:val="487E78DF"/>
    <w:rsid w:val="489E1ADA"/>
    <w:rsid w:val="48A8A406"/>
    <w:rsid w:val="48B3169E"/>
    <w:rsid w:val="48EF3B40"/>
    <w:rsid w:val="48FD1E28"/>
    <w:rsid w:val="4916BEA0"/>
    <w:rsid w:val="491C4527"/>
    <w:rsid w:val="49345CF8"/>
    <w:rsid w:val="494ABB42"/>
    <w:rsid w:val="496A8028"/>
    <w:rsid w:val="496FC95F"/>
    <w:rsid w:val="497136B1"/>
    <w:rsid w:val="497DEF2C"/>
    <w:rsid w:val="49887986"/>
    <w:rsid w:val="49932A49"/>
    <w:rsid w:val="49ADB8F6"/>
    <w:rsid w:val="49C343A3"/>
    <w:rsid w:val="49C3D95C"/>
    <w:rsid w:val="4A538F21"/>
    <w:rsid w:val="4A66A28F"/>
    <w:rsid w:val="4A6BAB95"/>
    <w:rsid w:val="4A7B62A8"/>
    <w:rsid w:val="4A893FE6"/>
    <w:rsid w:val="4A8E510F"/>
    <w:rsid w:val="4AD4BBD0"/>
    <w:rsid w:val="4AEFC893"/>
    <w:rsid w:val="4B003878"/>
    <w:rsid w:val="4B08947F"/>
    <w:rsid w:val="4B0A45DE"/>
    <w:rsid w:val="4B20DFF8"/>
    <w:rsid w:val="4B4142DD"/>
    <w:rsid w:val="4B43EC04"/>
    <w:rsid w:val="4B446D7A"/>
    <w:rsid w:val="4B6939E8"/>
    <w:rsid w:val="4B76EC2F"/>
    <w:rsid w:val="4B7CA1BF"/>
    <w:rsid w:val="4B80213B"/>
    <w:rsid w:val="4BAF4D67"/>
    <w:rsid w:val="4BB1A924"/>
    <w:rsid w:val="4BCB0B3C"/>
    <w:rsid w:val="4BCED3E1"/>
    <w:rsid w:val="4BD760F3"/>
    <w:rsid w:val="4BE470DA"/>
    <w:rsid w:val="4BF0D514"/>
    <w:rsid w:val="4C0EE33A"/>
    <w:rsid w:val="4C1CC2D9"/>
    <w:rsid w:val="4C3CB210"/>
    <w:rsid w:val="4C43939C"/>
    <w:rsid w:val="4C4E9A74"/>
    <w:rsid w:val="4C6283F0"/>
    <w:rsid w:val="4C662E62"/>
    <w:rsid w:val="4C69CB6C"/>
    <w:rsid w:val="4C6AB98C"/>
    <w:rsid w:val="4C7D011D"/>
    <w:rsid w:val="4C7EC61C"/>
    <w:rsid w:val="4C85895F"/>
    <w:rsid w:val="4C885BB3"/>
    <w:rsid w:val="4C8B9237"/>
    <w:rsid w:val="4CA9D18B"/>
    <w:rsid w:val="4CF2E29E"/>
    <w:rsid w:val="4CF591EC"/>
    <w:rsid w:val="4D11801B"/>
    <w:rsid w:val="4D174DE8"/>
    <w:rsid w:val="4D21536D"/>
    <w:rsid w:val="4D2EAFBA"/>
    <w:rsid w:val="4D3DFEC5"/>
    <w:rsid w:val="4D4271DA"/>
    <w:rsid w:val="4D4D10C6"/>
    <w:rsid w:val="4D89478F"/>
    <w:rsid w:val="4D8986A1"/>
    <w:rsid w:val="4D92D851"/>
    <w:rsid w:val="4D931462"/>
    <w:rsid w:val="4D9B214C"/>
    <w:rsid w:val="4DAFBF1D"/>
    <w:rsid w:val="4DF02718"/>
    <w:rsid w:val="4DF790FE"/>
    <w:rsid w:val="4DFEB658"/>
    <w:rsid w:val="4E1AC5D8"/>
    <w:rsid w:val="4E1C4629"/>
    <w:rsid w:val="4E3C8C62"/>
    <w:rsid w:val="4E431136"/>
    <w:rsid w:val="4E5401AB"/>
    <w:rsid w:val="4E717F98"/>
    <w:rsid w:val="4E8DB00A"/>
    <w:rsid w:val="4E8E34C3"/>
    <w:rsid w:val="4E9B8346"/>
    <w:rsid w:val="4EA78B8E"/>
    <w:rsid w:val="4EB7B543"/>
    <w:rsid w:val="4ECCE6FC"/>
    <w:rsid w:val="4ED85B2E"/>
    <w:rsid w:val="4F0E5C39"/>
    <w:rsid w:val="4F19F0E3"/>
    <w:rsid w:val="4F1FC7FD"/>
    <w:rsid w:val="4F36E59A"/>
    <w:rsid w:val="4F5EE5B7"/>
    <w:rsid w:val="4F71573F"/>
    <w:rsid w:val="4F7252E6"/>
    <w:rsid w:val="4F777325"/>
    <w:rsid w:val="4F78C37D"/>
    <w:rsid w:val="4F7EB4E3"/>
    <w:rsid w:val="4F94B38E"/>
    <w:rsid w:val="4FB2D3AB"/>
    <w:rsid w:val="4FC4F51C"/>
    <w:rsid w:val="4FE7CB6C"/>
    <w:rsid w:val="50402168"/>
    <w:rsid w:val="50454EDC"/>
    <w:rsid w:val="504DFB00"/>
    <w:rsid w:val="5062D484"/>
    <w:rsid w:val="50647039"/>
    <w:rsid w:val="507BD907"/>
    <w:rsid w:val="5088514C"/>
    <w:rsid w:val="510920A4"/>
    <w:rsid w:val="5109697E"/>
    <w:rsid w:val="51479AAE"/>
    <w:rsid w:val="5150F067"/>
    <w:rsid w:val="51533564"/>
    <w:rsid w:val="515EF264"/>
    <w:rsid w:val="518391F3"/>
    <w:rsid w:val="519A1509"/>
    <w:rsid w:val="51A37855"/>
    <w:rsid w:val="51A6586A"/>
    <w:rsid w:val="51A9A7BE"/>
    <w:rsid w:val="51C08AFA"/>
    <w:rsid w:val="51F7C288"/>
    <w:rsid w:val="51F95D1B"/>
    <w:rsid w:val="5209AE2F"/>
    <w:rsid w:val="521BE80B"/>
    <w:rsid w:val="525D445E"/>
    <w:rsid w:val="5267268C"/>
    <w:rsid w:val="528E25D1"/>
    <w:rsid w:val="52913346"/>
    <w:rsid w:val="5291D3F0"/>
    <w:rsid w:val="52986364"/>
    <w:rsid w:val="52F67677"/>
    <w:rsid w:val="5316698F"/>
    <w:rsid w:val="5330118C"/>
    <w:rsid w:val="53401C39"/>
    <w:rsid w:val="5345EB06"/>
    <w:rsid w:val="5395E094"/>
    <w:rsid w:val="53D091D7"/>
    <w:rsid w:val="53D19062"/>
    <w:rsid w:val="53E203D5"/>
    <w:rsid w:val="5440D633"/>
    <w:rsid w:val="547F915B"/>
    <w:rsid w:val="54859277"/>
    <w:rsid w:val="5495C9CE"/>
    <w:rsid w:val="54A4B426"/>
    <w:rsid w:val="54B0AF36"/>
    <w:rsid w:val="54B5C033"/>
    <w:rsid w:val="54C087EE"/>
    <w:rsid w:val="54CD9B8C"/>
    <w:rsid w:val="54E74CB8"/>
    <w:rsid w:val="54EF9A81"/>
    <w:rsid w:val="5531C8DA"/>
    <w:rsid w:val="55375EA8"/>
    <w:rsid w:val="55418FAB"/>
    <w:rsid w:val="5547ECEF"/>
    <w:rsid w:val="55797C0F"/>
    <w:rsid w:val="559860B5"/>
    <w:rsid w:val="55A18E55"/>
    <w:rsid w:val="55A9D6AE"/>
    <w:rsid w:val="55AE1528"/>
    <w:rsid w:val="55DB23B2"/>
    <w:rsid w:val="55E741EF"/>
    <w:rsid w:val="55FE771A"/>
    <w:rsid w:val="561D2D0C"/>
    <w:rsid w:val="561E345B"/>
    <w:rsid w:val="5626742D"/>
    <w:rsid w:val="5634CA9A"/>
    <w:rsid w:val="565FB3A9"/>
    <w:rsid w:val="5662D718"/>
    <w:rsid w:val="5686EA8A"/>
    <w:rsid w:val="56933AD8"/>
    <w:rsid w:val="569D8D8D"/>
    <w:rsid w:val="56BDAC63"/>
    <w:rsid w:val="56E8A390"/>
    <w:rsid w:val="571899CE"/>
    <w:rsid w:val="571917C0"/>
    <w:rsid w:val="5731A91C"/>
    <w:rsid w:val="57415D49"/>
    <w:rsid w:val="574B6F1B"/>
    <w:rsid w:val="5767B080"/>
    <w:rsid w:val="5775EE7A"/>
    <w:rsid w:val="57825B33"/>
    <w:rsid w:val="57E44F93"/>
    <w:rsid w:val="57FB4D83"/>
    <w:rsid w:val="58046709"/>
    <w:rsid w:val="580B292F"/>
    <w:rsid w:val="5819DEEB"/>
    <w:rsid w:val="58378AE9"/>
    <w:rsid w:val="58654D95"/>
    <w:rsid w:val="58749CC7"/>
    <w:rsid w:val="58B0F513"/>
    <w:rsid w:val="58B1A8E6"/>
    <w:rsid w:val="58B2ECA1"/>
    <w:rsid w:val="58F81832"/>
    <w:rsid w:val="5902EA4E"/>
    <w:rsid w:val="591DDCC8"/>
    <w:rsid w:val="59299E4E"/>
    <w:rsid w:val="59349AAD"/>
    <w:rsid w:val="59476D92"/>
    <w:rsid w:val="5948145E"/>
    <w:rsid w:val="5964973A"/>
    <w:rsid w:val="59776E26"/>
    <w:rsid w:val="59815D49"/>
    <w:rsid w:val="59869FF4"/>
    <w:rsid w:val="599DF0AA"/>
    <w:rsid w:val="59A6CACF"/>
    <w:rsid w:val="59ADD8EE"/>
    <w:rsid w:val="59C696AA"/>
    <w:rsid w:val="59FD9F0D"/>
    <w:rsid w:val="5A190962"/>
    <w:rsid w:val="5A2519A8"/>
    <w:rsid w:val="5A2A49F0"/>
    <w:rsid w:val="5A2C9F09"/>
    <w:rsid w:val="5A56F0DE"/>
    <w:rsid w:val="5A5FE2C1"/>
    <w:rsid w:val="5A755118"/>
    <w:rsid w:val="5A7857B9"/>
    <w:rsid w:val="5A8AF176"/>
    <w:rsid w:val="5ADC07E5"/>
    <w:rsid w:val="5B06DF31"/>
    <w:rsid w:val="5B159C7F"/>
    <w:rsid w:val="5B37CA1B"/>
    <w:rsid w:val="5B3A3864"/>
    <w:rsid w:val="5B725DA9"/>
    <w:rsid w:val="5B8AC281"/>
    <w:rsid w:val="5BC7969E"/>
    <w:rsid w:val="5BCBB7E9"/>
    <w:rsid w:val="5BFFCE4B"/>
    <w:rsid w:val="5C0DE01B"/>
    <w:rsid w:val="5C1CD109"/>
    <w:rsid w:val="5C28A179"/>
    <w:rsid w:val="5C316EE2"/>
    <w:rsid w:val="5C454345"/>
    <w:rsid w:val="5C4CF30C"/>
    <w:rsid w:val="5C5EFFE5"/>
    <w:rsid w:val="5C640C78"/>
    <w:rsid w:val="5C6618F3"/>
    <w:rsid w:val="5C6E6090"/>
    <w:rsid w:val="5C9DC10A"/>
    <w:rsid w:val="5CB12EC4"/>
    <w:rsid w:val="5CB6CD41"/>
    <w:rsid w:val="5CDC75F0"/>
    <w:rsid w:val="5CE3DB99"/>
    <w:rsid w:val="5D4CF173"/>
    <w:rsid w:val="5D562417"/>
    <w:rsid w:val="5D6F0371"/>
    <w:rsid w:val="5D7E91D7"/>
    <w:rsid w:val="5D960F93"/>
    <w:rsid w:val="5DCB19A8"/>
    <w:rsid w:val="5DD9A02B"/>
    <w:rsid w:val="5DFD1AA3"/>
    <w:rsid w:val="5E165085"/>
    <w:rsid w:val="5E1ACA17"/>
    <w:rsid w:val="5E2E7E1A"/>
    <w:rsid w:val="5E3E061B"/>
    <w:rsid w:val="5E406A09"/>
    <w:rsid w:val="5E50D437"/>
    <w:rsid w:val="5E5CFC35"/>
    <w:rsid w:val="5EAC2272"/>
    <w:rsid w:val="5EAD56FC"/>
    <w:rsid w:val="5EBEC563"/>
    <w:rsid w:val="5EC8E185"/>
    <w:rsid w:val="5ECEC8CA"/>
    <w:rsid w:val="5EFB615B"/>
    <w:rsid w:val="5EFC4ED0"/>
    <w:rsid w:val="5F001B99"/>
    <w:rsid w:val="5F0D23A6"/>
    <w:rsid w:val="5F122E85"/>
    <w:rsid w:val="5F1D6D05"/>
    <w:rsid w:val="5F26E8C8"/>
    <w:rsid w:val="5F274F4B"/>
    <w:rsid w:val="5F62BC94"/>
    <w:rsid w:val="5F817FAC"/>
    <w:rsid w:val="5F849B3B"/>
    <w:rsid w:val="5F947ABA"/>
    <w:rsid w:val="5F986F26"/>
    <w:rsid w:val="5FA9FFB8"/>
    <w:rsid w:val="5FB3F0F5"/>
    <w:rsid w:val="5FDB3203"/>
    <w:rsid w:val="5FEA6677"/>
    <w:rsid w:val="5FEA7B2C"/>
    <w:rsid w:val="60074431"/>
    <w:rsid w:val="600DB0E7"/>
    <w:rsid w:val="600DE395"/>
    <w:rsid w:val="601332F7"/>
    <w:rsid w:val="601712B4"/>
    <w:rsid w:val="605AA305"/>
    <w:rsid w:val="606670BD"/>
    <w:rsid w:val="608EB66C"/>
    <w:rsid w:val="60B4657B"/>
    <w:rsid w:val="60C8B8FB"/>
    <w:rsid w:val="60D9877F"/>
    <w:rsid w:val="610069DE"/>
    <w:rsid w:val="611DF89B"/>
    <w:rsid w:val="611E1D4E"/>
    <w:rsid w:val="615C07C1"/>
    <w:rsid w:val="61842E28"/>
    <w:rsid w:val="619BD50B"/>
    <w:rsid w:val="61ABCD83"/>
    <w:rsid w:val="61AF1559"/>
    <w:rsid w:val="61C1580B"/>
    <w:rsid w:val="61D812AE"/>
    <w:rsid w:val="61DDE317"/>
    <w:rsid w:val="61EF1A2B"/>
    <w:rsid w:val="61F1EFA7"/>
    <w:rsid w:val="61F478C6"/>
    <w:rsid w:val="6207F595"/>
    <w:rsid w:val="6220B1FE"/>
    <w:rsid w:val="62313244"/>
    <w:rsid w:val="624ACF76"/>
    <w:rsid w:val="62655A7D"/>
    <w:rsid w:val="628F0AFE"/>
    <w:rsid w:val="62C3C272"/>
    <w:rsid w:val="62CA4D2B"/>
    <w:rsid w:val="62CEED5D"/>
    <w:rsid w:val="62D49E49"/>
    <w:rsid w:val="63205301"/>
    <w:rsid w:val="6322C6FC"/>
    <w:rsid w:val="6334E68C"/>
    <w:rsid w:val="633E0694"/>
    <w:rsid w:val="634D5EAE"/>
    <w:rsid w:val="634EDD70"/>
    <w:rsid w:val="634F6C30"/>
    <w:rsid w:val="635304FD"/>
    <w:rsid w:val="635E9625"/>
    <w:rsid w:val="637F507E"/>
    <w:rsid w:val="63928420"/>
    <w:rsid w:val="63947636"/>
    <w:rsid w:val="639C0784"/>
    <w:rsid w:val="63C9393F"/>
    <w:rsid w:val="63F3026D"/>
    <w:rsid w:val="63F778EB"/>
    <w:rsid w:val="640613C0"/>
    <w:rsid w:val="642C0614"/>
    <w:rsid w:val="642CF40A"/>
    <w:rsid w:val="642E2682"/>
    <w:rsid w:val="645757CF"/>
    <w:rsid w:val="646BD2F8"/>
    <w:rsid w:val="646D1533"/>
    <w:rsid w:val="64D0B4D1"/>
    <w:rsid w:val="64D564EB"/>
    <w:rsid w:val="64D5EEEA"/>
    <w:rsid w:val="64D9951D"/>
    <w:rsid w:val="64FFC350"/>
    <w:rsid w:val="6513D6AA"/>
    <w:rsid w:val="65400935"/>
    <w:rsid w:val="6541B7D5"/>
    <w:rsid w:val="6547664A"/>
    <w:rsid w:val="65492B17"/>
    <w:rsid w:val="6553116B"/>
    <w:rsid w:val="6557AFD5"/>
    <w:rsid w:val="6558177B"/>
    <w:rsid w:val="65943736"/>
    <w:rsid w:val="65951182"/>
    <w:rsid w:val="65996031"/>
    <w:rsid w:val="65B04634"/>
    <w:rsid w:val="65CDFB0C"/>
    <w:rsid w:val="65D7E12A"/>
    <w:rsid w:val="65EF4528"/>
    <w:rsid w:val="65F26FE0"/>
    <w:rsid w:val="65F95193"/>
    <w:rsid w:val="65FA2CC0"/>
    <w:rsid w:val="660B82E0"/>
    <w:rsid w:val="663D8135"/>
    <w:rsid w:val="66413868"/>
    <w:rsid w:val="664396A5"/>
    <w:rsid w:val="6684412E"/>
    <w:rsid w:val="66900458"/>
    <w:rsid w:val="66ADF291"/>
    <w:rsid w:val="66AF795D"/>
    <w:rsid w:val="66C53DE3"/>
    <w:rsid w:val="66D7F64C"/>
    <w:rsid w:val="66F404CC"/>
    <w:rsid w:val="66FAD1C5"/>
    <w:rsid w:val="670D92B5"/>
    <w:rsid w:val="6726EC8D"/>
    <w:rsid w:val="67355B77"/>
    <w:rsid w:val="6751E3D0"/>
    <w:rsid w:val="6790D585"/>
    <w:rsid w:val="67928EC7"/>
    <w:rsid w:val="67AF0E27"/>
    <w:rsid w:val="67D401BE"/>
    <w:rsid w:val="67F75230"/>
    <w:rsid w:val="67F84D42"/>
    <w:rsid w:val="68107AA5"/>
    <w:rsid w:val="681E3E71"/>
    <w:rsid w:val="6845D568"/>
    <w:rsid w:val="685EDCE4"/>
    <w:rsid w:val="688A4258"/>
    <w:rsid w:val="688EF8BA"/>
    <w:rsid w:val="6897E3E1"/>
    <w:rsid w:val="68B59F60"/>
    <w:rsid w:val="68C58E5B"/>
    <w:rsid w:val="69162F74"/>
    <w:rsid w:val="691852E2"/>
    <w:rsid w:val="6923FFDD"/>
    <w:rsid w:val="69445A58"/>
    <w:rsid w:val="6947DDCB"/>
    <w:rsid w:val="694E8CB1"/>
    <w:rsid w:val="695F19EC"/>
    <w:rsid w:val="699025A4"/>
    <w:rsid w:val="6997C269"/>
    <w:rsid w:val="69B7EBD2"/>
    <w:rsid w:val="69D8D756"/>
    <w:rsid w:val="69F1F546"/>
    <w:rsid w:val="6A04BF7E"/>
    <w:rsid w:val="6A0C4754"/>
    <w:rsid w:val="6A197BE7"/>
    <w:rsid w:val="6A21BD5F"/>
    <w:rsid w:val="6A31C600"/>
    <w:rsid w:val="6A3FB1C8"/>
    <w:rsid w:val="6A45E0CA"/>
    <w:rsid w:val="6A51BF4D"/>
    <w:rsid w:val="6A6C29DA"/>
    <w:rsid w:val="6A959290"/>
    <w:rsid w:val="6AA363C8"/>
    <w:rsid w:val="6AA6C265"/>
    <w:rsid w:val="6AB027B7"/>
    <w:rsid w:val="6AD67FED"/>
    <w:rsid w:val="6AF54836"/>
    <w:rsid w:val="6AF96013"/>
    <w:rsid w:val="6B399916"/>
    <w:rsid w:val="6B3A6ABC"/>
    <w:rsid w:val="6B4570A4"/>
    <w:rsid w:val="6B65F88F"/>
    <w:rsid w:val="6B715B93"/>
    <w:rsid w:val="6BB6F4DE"/>
    <w:rsid w:val="6BC3C720"/>
    <w:rsid w:val="6BD998D6"/>
    <w:rsid w:val="6BDCBA68"/>
    <w:rsid w:val="6BE6A2AA"/>
    <w:rsid w:val="6BEBD70B"/>
    <w:rsid w:val="6C00845B"/>
    <w:rsid w:val="6C168D46"/>
    <w:rsid w:val="6C34A8AC"/>
    <w:rsid w:val="6C382670"/>
    <w:rsid w:val="6C49D2FC"/>
    <w:rsid w:val="6C4AE1C5"/>
    <w:rsid w:val="6C7C6390"/>
    <w:rsid w:val="6C8048B1"/>
    <w:rsid w:val="6C87AA53"/>
    <w:rsid w:val="6CC658FE"/>
    <w:rsid w:val="6CD076D7"/>
    <w:rsid w:val="6CDD4ADE"/>
    <w:rsid w:val="6D24AB68"/>
    <w:rsid w:val="6D3719C0"/>
    <w:rsid w:val="6D43605E"/>
    <w:rsid w:val="6D5743E7"/>
    <w:rsid w:val="6D578DC3"/>
    <w:rsid w:val="6D5F43A2"/>
    <w:rsid w:val="6D7273A1"/>
    <w:rsid w:val="6D749457"/>
    <w:rsid w:val="6D7544E9"/>
    <w:rsid w:val="6D7D463E"/>
    <w:rsid w:val="6D7E36D5"/>
    <w:rsid w:val="6D94B3EF"/>
    <w:rsid w:val="6DE61060"/>
    <w:rsid w:val="6E2D5473"/>
    <w:rsid w:val="6E4F665E"/>
    <w:rsid w:val="6E5D2D56"/>
    <w:rsid w:val="6E71A303"/>
    <w:rsid w:val="6E917766"/>
    <w:rsid w:val="6E995EB1"/>
    <w:rsid w:val="6EA48D92"/>
    <w:rsid w:val="6EFC025B"/>
    <w:rsid w:val="6EFF87B9"/>
    <w:rsid w:val="6F05516B"/>
    <w:rsid w:val="6F227F7F"/>
    <w:rsid w:val="6F22D248"/>
    <w:rsid w:val="6F32AB8E"/>
    <w:rsid w:val="6F4B9973"/>
    <w:rsid w:val="6F4F8ED3"/>
    <w:rsid w:val="6F535CE1"/>
    <w:rsid w:val="6F58C51E"/>
    <w:rsid w:val="6F5DDD60"/>
    <w:rsid w:val="6F64DA5E"/>
    <w:rsid w:val="6F66CE7B"/>
    <w:rsid w:val="6F9029C0"/>
    <w:rsid w:val="6FBC0AC4"/>
    <w:rsid w:val="6FCC749C"/>
    <w:rsid w:val="6FCF6985"/>
    <w:rsid w:val="7001BA5D"/>
    <w:rsid w:val="700E51C5"/>
    <w:rsid w:val="704A146A"/>
    <w:rsid w:val="704A43E5"/>
    <w:rsid w:val="7066A07A"/>
    <w:rsid w:val="70BEBA2F"/>
    <w:rsid w:val="70D97174"/>
    <w:rsid w:val="70DE304E"/>
    <w:rsid w:val="70F01605"/>
    <w:rsid w:val="70F438BE"/>
    <w:rsid w:val="710BB8DF"/>
    <w:rsid w:val="71165CB2"/>
    <w:rsid w:val="7150DC1C"/>
    <w:rsid w:val="7194FA06"/>
    <w:rsid w:val="71C2AD0A"/>
    <w:rsid w:val="71C8A670"/>
    <w:rsid w:val="71EC2415"/>
    <w:rsid w:val="71EE27B0"/>
    <w:rsid w:val="71F29987"/>
    <w:rsid w:val="71F54049"/>
    <w:rsid w:val="720CA663"/>
    <w:rsid w:val="72130756"/>
    <w:rsid w:val="721F7191"/>
    <w:rsid w:val="72307E8E"/>
    <w:rsid w:val="72354560"/>
    <w:rsid w:val="723A518B"/>
    <w:rsid w:val="725A1CA6"/>
    <w:rsid w:val="726F1275"/>
    <w:rsid w:val="7276C8E9"/>
    <w:rsid w:val="727A97C7"/>
    <w:rsid w:val="72C2108B"/>
    <w:rsid w:val="72CA4D79"/>
    <w:rsid w:val="72D176E3"/>
    <w:rsid w:val="72F02441"/>
    <w:rsid w:val="7316EAA8"/>
    <w:rsid w:val="731F54F8"/>
    <w:rsid w:val="7326AD1F"/>
    <w:rsid w:val="7329215E"/>
    <w:rsid w:val="732B2612"/>
    <w:rsid w:val="7336FE04"/>
    <w:rsid w:val="733BCF9D"/>
    <w:rsid w:val="7341ED25"/>
    <w:rsid w:val="734CDC2E"/>
    <w:rsid w:val="7362E92D"/>
    <w:rsid w:val="738A592D"/>
    <w:rsid w:val="73A76A18"/>
    <w:rsid w:val="73B54D9E"/>
    <w:rsid w:val="73BFACBC"/>
    <w:rsid w:val="73F71319"/>
    <w:rsid w:val="74056225"/>
    <w:rsid w:val="74153A08"/>
    <w:rsid w:val="7424D042"/>
    <w:rsid w:val="74360144"/>
    <w:rsid w:val="749F3B5E"/>
    <w:rsid w:val="74B51942"/>
    <w:rsid w:val="74CEE8B6"/>
    <w:rsid w:val="74D8CD93"/>
    <w:rsid w:val="74E0FB7E"/>
    <w:rsid w:val="74EFD59E"/>
    <w:rsid w:val="74F1A122"/>
    <w:rsid w:val="74F61894"/>
    <w:rsid w:val="74F63F1E"/>
    <w:rsid w:val="74FF0853"/>
    <w:rsid w:val="7512EF09"/>
    <w:rsid w:val="7522E883"/>
    <w:rsid w:val="75446A81"/>
    <w:rsid w:val="75576C7C"/>
    <w:rsid w:val="756A4419"/>
    <w:rsid w:val="7584042C"/>
    <w:rsid w:val="759DDB1E"/>
    <w:rsid w:val="75B7A351"/>
    <w:rsid w:val="75CCDBF7"/>
    <w:rsid w:val="75DD4041"/>
    <w:rsid w:val="76139FC0"/>
    <w:rsid w:val="761C5B3E"/>
    <w:rsid w:val="761EC8D3"/>
    <w:rsid w:val="76278063"/>
    <w:rsid w:val="765A0600"/>
    <w:rsid w:val="765C7660"/>
    <w:rsid w:val="766033D0"/>
    <w:rsid w:val="76B528AB"/>
    <w:rsid w:val="76BD770A"/>
    <w:rsid w:val="76C52246"/>
    <w:rsid w:val="76D61E2B"/>
    <w:rsid w:val="76D6367C"/>
    <w:rsid w:val="76D8D7FC"/>
    <w:rsid w:val="76DDE2C9"/>
    <w:rsid w:val="76F3F072"/>
    <w:rsid w:val="770281C5"/>
    <w:rsid w:val="7736364B"/>
    <w:rsid w:val="774DEEF2"/>
    <w:rsid w:val="774F5D8D"/>
    <w:rsid w:val="775DAA84"/>
    <w:rsid w:val="7773CC80"/>
    <w:rsid w:val="7779D6F8"/>
    <w:rsid w:val="777ED7A0"/>
    <w:rsid w:val="77841974"/>
    <w:rsid w:val="77A4B5A7"/>
    <w:rsid w:val="77A8D358"/>
    <w:rsid w:val="77A94F7F"/>
    <w:rsid w:val="77AB3B5F"/>
    <w:rsid w:val="77BB191F"/>
    <w:rsid w:val="77BB993E"/>
    <w:rsid w:val="77E1117F"/>
    <w:rsid w:val="77E2A82D"/>
    <w:rsid w:val="77F0B680"/>
    <w:rsid w:val="77F79E6A"/>
    <w:rsid w:val="7802745F"/>
    <w:rsid w:val="7802D353"/>
    <w:rsid w:val="780E1FC4"/>
    <w:rsid w:val="783023F5"/>
    <w:rsid w:val="7862156A"/>
    <w:rsid w:val="7879262B"/>
    <w:rsid w:val="787E5479"/>
    <w:rsid w:val="787FC423"/>
    <w:rsid w:val="7882FD00"/>
    <w:rsid w:val="78BEB699"/>
    <w:rsid w:val="78E4534D"/>
    <w:rsid w:val="791052BF"/>
    <w:rsid w:val="793D845C"/>
    <w:rsid w:val="79426CF7"/>
    <w:rsid w:val="79513C45"/>
    <w:rsid w:val="796BF3EC"/>
    <w:rsid w:val="798180D4"/>
    <w:rsid w:val="79A464EC"/>
    <w:rsid w:val="7A0745DB"/>
    <w:rsid w:val="7A0AA1B9"/>
    <w:rsid w:val="7A13BAAE"/>
    <w:rsid w:val="7A17203D"/>
    <w:rsid w:val="7A22D407"/>
    <w:rsid w:val="7A4BB3B5"/>
    <w:rsid w:val="7A5786E2"/>
    <w:rsid w:val="7A7F6F13"/>
    <w:rsid w:val="7A8EB3E5"/>
    <w:rsid w:val="7A962453"/>
    <w:rsid w:val="7A9BF009"/>
    <w:rsid w:val="7AC14A12"/>
    <w:rsid w:val="7AECACC8"/>
    <w:rsid w:val="7B18D016"/>
    <w:rsid w:val="7B3D2840"/>
    <w:rsid w:val="7B55BB46"/>
    <w:rsid w:val="7B671FC0"/>
    <w:rsid w:val="7B722ABD"/>
    <w:rsid w:val="7B9161DF"/>
    <w:rsid w:val="7B920D8C"/>
    <w:rsid w:val="7BA09898"/>
    <w:rsid w:val="7BBAD391"/>
    <w:rsid w:val="7BD2F886"/>
    <w:rsid w:val="7BD8E719"/>
    <w:rsid w:val="7BE43ABB"/>
    <w:rsid w:val="7C0455ED"/>
    <w:rsid w:val="7C07E937"/>
    <w:rsid w:val="7C0C12EF"/>
    <w:rsid w:val="7C2946D9"/>
    <w:rsid w:val="7C329D1F"/>
    <w:rsid w:val="7C7CD12C"/>
    <w:rsid w:val="7C80E94B"/>
    <w:rsid w:val="7C97A92F"/>
    <w:rsid w:val="7CB39C4E"/>
    <w:rsid w:val="7CCBE172"/>
    <w:rsid w:val="7CDA43AD"/>
    <w:rsid w:val="7CE41327"/>
    <w:rsid w:val="7CF8F8B2"/>
    <w:rsid w:val="7D0F45ED"/>
    <w:rsid w:val="7D27F3FB"/>
    <w:rsid w:val="7D3A39A4"/>
    <w:rsid w:val="7D3D86B4"/>
    <w:rsid w:val="7D550CD5"/>
    <w:rsid w:val="7D7118F0"/>
    <w:rsid w:val="7D73685F"/>
    <w:rsid w:val="7D773983"/>
    <w:rsid w:val="7D916681"/>
    <w:rsid w:val="7D92C856"/>
    <w:rsid w:val="7D9DEFB1"/>
    <w:rsid w:val="7DAD960E"/>
    <w:rsid w:val="7DC26E08"/>
    <w:rsid w:val="7DD10B0D"/>
    <w:rsid w:val="7DD56570"/>
    <w:rsid w:val="7DE1FA4A"/>
    <w:rsid w:val="7DE3CC83"/>
    <w:rsid w:val="7DE667E4"/>
    <w:rsid w:val="7DEC44E3"/>
    <w:rsid w:val="7DF5041A"/>
    <w:rsid w:val="7E1E9010"/>
    <w:rsid w:val="7E2315E5"/>
    <w:rsid w:val="7E37D84C"/>
    <w:rsid w:val="7E3C7A66"/>
    <w:rsid w:val="7E5F9E7B"/>
    <w:rsid w:val="7E7551DB"/>
    <w:rsid w:val="7EA53341"/>
    <w:rsid w:val="7ED2BB07"/>
    <w:rsid w:val="7EE32BD2"/>
    <w:rsid w:val="7EF856EA"/>
    <w:rsid w:val="7F247F42"/>
    <w:rsid w:val="7F318CBC"/>
    <w:rsid w:val="7F4DA8B2"/>
    <w:rsid w:val="7F76CC27"/>
    <w:rsid w:val="7F7B3385"/>
    <w:rsid w:val="7F979EA1"/>
    <w:rsid w:val="7F9A9150"/>
    <w:rsid w:val="7FA11354"/>
    <w:rsid w:val="7FA5204F"/>
    <w:rsid w:val="7FB44B83"/>
    <w:rsid w:val="7FB92FE0"/>
    <w:rsid w:val="7FD3B7A7"/>
    <w:rsid w:val="7FDE8A14"/>
    <w:rsid w:val="7FF9912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A57065"/>
  <w15:chartTrackingRefBased/>
  <w15:docId w15:val="{C708F59C-D301-40CF-BF35-33B99C0ABBE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1C3DF82D"/>
    <w:rPr>
      <w:lang w:val="es-CL"/>
    </w:rPr>
  </w:style>
  <w:style w:type="paragraph" w:styleId="Heading1">
    <w:name w:val="heading 1"/>
    <w:basedOn w:val="Normal"/>
    <w:next w:val="Normal"/>
    <w:uiPriority w:val="9"/>
    <w:qFormat/>
    <w:rsid w:val="1C3DF82D"/>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1C3DF82D"/>
    <w:pPr>
      <w:tabs>
        <w:tab w:val="center" w:pos="4680"/>
        <w:tab w:val="right" w:pos="9360"/>
      </w:tabs>
      <w:spacing w:after="0" w:line="240" w:lineRule="auto"/>
    </w:pPr>
  </w:style>
  <w:style w:type="paragraph" w:styleId="Footer">
    <w:name w:val="footer"/>
    <w:basedOn w:val="Normal"/>
    <w:uiPriority w:val="99"/>
    <w:unhideWhenUsed/>
    <w:rsid w:val="1C3DF82D"/>
    <w:pPr>
      <w:tabs>
        <w:tab w:val="center" w:pos="4680"/>
        <w:tab w:val="right" w:pos="9360"/>
      </w:tabs>
      <w:spacing w:after="0" w:line="240" w:lineRule="auto"/>
    </w:pPr>
  </w:style>
  <w:style w:type="character" w:styleId="HeaderChar" w:customStyle="1">
    <w:name w:val="Header Char"/>
    <w:basedOn w:val="DefaultParagraphFont"/>
    <w:link w:val="Header"/>
    <w:uiPriority w:val="99"/>
    <w:rsid w:val="1A6BE082"/>
  </w:style>
  <w:style w:type="paragraph" w:styleId="Estilo1" w:customStyle="1">
    <w:name w:val="Estilo1"/>
    <w:basedOn w:val="Normal"/>
    <w:link w:val="Estilo1Char"/>
    <w:uiPriority w:val="1"/>
    <w:qFormat/>
    <w:rsid w:val="1C3DF82D"/>
    <w:pPr>
      <w:keepNext/>
      <w:keepLines/>
      <w:spacing w:before="360" w:after="80"/>
      <w:outlineLvl w:val="0"/>
    </w:pPr>
    <w:rPr>
      <w:rFonts w:asciiTheme="majorHAnsi" w:hAnsiTheme="majorHAnsi" w:eastAsiaTheme="majorEastAsia" w:cstheme="majorBidi"/>
      <w:color w:val="0F4761" w:themeColor="accent1" w:themeShade="BF"/>
      <w:sz w:val="40"/>
      <w:szCs w:val="40"/>
      <w:lang w:val="en-US"/>
    </w:rPr>
  </w:style>
  <w:style w:type="character" w:styleId="Estilo1Char" w:customStyle="1">
    <w:name w:val="Estilo1 Char"/>
    <w:basedOn w:val="DefaultParagraphFont"/>
    <w:link w:val="Estilo1"/>
    <w:rsid w:val="1A6BE082"/>
    <w:rPr>
      <w:rFonts w:asciiTheme="majorHAnsi" w:hAnsiTheme="majorHAnsi" w:eastAsiaTheme="majorEastAsia" w:cstheme="majorBidi"/>
      <w:noProof w:val="0"/>
      <w:color w:val="0F4761" w:themeColor="accent1" w:themeShade="BF"/>
      <w:sz w:val="40"/>
      <w:szCs w:val="40"/>
      <w:lang w:val="en-US"/>
    </w:rPr>
  </w:style>
  <w:style w:type="paragraph" w:styleId="Title">
    <w:name w:val="Title"/>
    <w:basedOn w:val="Normal"/>
    <w:next w:val="Normal"/>
    <w:uiPriority w:val="10"/>
    <w:qFormat/>
    <w:rsid w:val="1C3DF82D"/>
    <w:pPr>
      <w:spacing w:after="80" w:line="240" w:lineRule="auto"/>
      <w:contextualSpacing/>
    </w:pPr>
    <w:rPr>
      <w:rFonts w:asciiTheme="majorHAnsi" w:hAnsiTheme="majorHAnsi" w:eastAsiaTheme="majorEastAsia" w:cstheme="majorBidi"/>
      <w:sz w:val="56"/>
      <w:szCs w:val="56"/>
    </w:rPr>
  </w:style>
  <w:style w:type="paragraph" w:styleId="ListParagraph">
    <w:name w:val="List Paragraph"/>
    <w:basedOn w:val="Normal"/>
    <w:uiPriority w:val="34"/>
    <w:qFormat/>
    <w:rsid w:val="1C3DF82D"/>
    <w:pPr>
      <w:ind w:left="720"/>
      <w:contextualSpacing/>
    </w:p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GridTable1Light">
    <w:name w:val="Grid Table 1 Light"/>
    <w:basedOn w:val="TableNormal"/>
    <w:uiPriority w:val="46"/>
    <w:pPr>
      <w:spacing w:after="0" w:line="240" w:lineRule="auto"/>
    </w:pPr>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2" w:space="0"/>
        </w:tcBorders>
      </w:tcPr>
    </w:tblStylePr>
    <w:tblStylePr w:type="firstCol">
      <w:rPr>
        <w:b/>
        <w:bCs/>
      </w:rPr>
    </w:tblStylePr>
    <w:tblStylePr w:type="lastCol">
      <w:rPr>
        <w:b/>
        <w:bCs/>
      </w:rPr>
    </w:tblStylePr>
  </w:style>
  <w:style w:type="paragraph" w:styleId="TOC1">
    <w:name w:val="toc 1"/>
    <w:basedOn w:val="Normal"/>
    <w:next w:val="Normal"/>
    <w:uiPriority w:val="39"/>
    <w:unhideWhenUsed/>
    <w:pPr>
      <w:tabs>
        <w:tab w:val="right" w:leader="dot" w:pos="9350"/>
      </w:tabs>
      <w:spacing w:after="60" w:line="240" w:lineRule="auto"/>
    </w:pPr>
    <w:rPr>
      <w:rFonts w:ascii="Arial" w:hAnsi="Arial" w:eastAsia="Arial" w:cs="Arial"/>
      <w:sz w:val="22"/>
      <w:szCs w:val="22"/>
    </w:rPr>
  </w:style>
  <w:style w:type="paragraph" w:styleId="TOC2">
    <w:name w:val="toc 2"/>
    <w:basedOn w:val="Normal"/>
    <w:next w:val="Normal"/>
    <w:uiPriority w:val="39"/>
    <w:unhideWhenUsed/>
    <w:pPr>
      <w:tabs>
        <w:tab w:val="right" w:leader="dot" w:pos="9350"/>
      </w:tabs>
      <w:spacing w:after="60" w:line="240" w:lineRule="auto"/>
      <w:ind w:left="240"/>
    </w:pPr>
    <w:rPr>
      <w:rFonts w:ascii="Arial" w:hAnsi="Arial" w:eastAsia="Arial" w:cs="Arial"/>
      <w:sz w:val="22"/>
      <w:szCs w:val="22"/>
    </w:rPr>
  </w:style>
  <w:style w:type="paragraph" w:styleId="TOC3">
    <w:name w:val="toc 3"/>
    <w:basedOn w:val="Normal"/>
    <w:next w:val="Normal"/>
    <w:uiPriority w:val="39"/>
    <w:unhideWhenUsed/>
    <w:pPr>
      <w:tabs>
        <w:tab w:val="right" w:leader="dot" w:pos="9350"/>
      </w:tabs>
      <w:spacing w:after="60" w:line="240" w:lineRule="auto"/>
      <w:ind w:left="480"/>
    </w:pPr>
    <w:rPr>
      <w:rFonts w:ascii="Arial" w:hAnsi="Arial" w:eastAsia="Arial" w:cs="Arial"/>
      <w:sz w:val="22"/>
      <w:szCs w:val="22"/>
    </w:rPr>
  </w:style>
  <w:style w:type="paragraph" w:styleId="LeyendaTabla" w:customStyle="1">
    <w:name w:val="Leyenda Tabla"/>
    <w:basedOn w:val="Normal"/>
    <w:next w:val="Normal"/>
    <w:uiPriority w:val="35"/>
    <w:qFormat/>
    <w:pPr>
      <w:spacing w:after="120" w:line="240" w:lineRule="auto"/>
      <w:jc w:val="center"/>
    </w:pPr>
    <w:rPr>
      <w:rFonts w:ascii="Arial" w:hAnsi="Arial" w:eastAsia="Arial" w:cs="Arial"/>
      <w:i/>
      <w:iCs/>
      <w:color w:val="0E2841"/>
      <w:sz w:val="18"/>
      <w:szCs w:val="18"/>
    </w:rPr>
  </w:style>
  <w:style w:type="paragraph" w:styleId="LeyendaFigura" w:customStyle="1">
    <w:name w:val="Leyenda Figura"/>
    <w:basedOn w:val="Normal"/>
    <w:next w:val="Normal"/>
    <w:uiPriority w:val="35"/>
    <w:qFormat/>
    <w:pPr>
      <w:spacing w:after="120" w:line="240" w:lineRule="auto"/>
      <w:jc w:val="center"/>
    </w:pPr>
    <w:rPr>
      <w:rFonts w:ascii="Arial" w:hAnsi="Arial" w:eastAsia="Arial" w:cs="Arial"/>
      <w:i/>
      <w:iCs/>
      <w:color w:val="0E2841"/>
      <w:sz w:val="18"/>
      <w:szCs w:val="18"/>
    </w:rPr>
  </w:style>
  <w:style w:type="paragraph" w:styleId="CommentText">
    <w:name w:val="Comment Text"/>
    <w:basedOn w:val="Normal"/>
    <w:link w:val="CommentTextChar"/>
    <w:uiPriority w:val="99"/>
    <w:semiHidden/>
    <w:unhideWhenUsed/>
    <w:pPr>
      <w:spacing w:line="240" w:lineRule="auto"/>
    </w:pPr>
    <w:rPr>
      <w:sz w:val="20"/>
      <w:szCs w:val="20"/>
    </w:rPr>
  </w:style>
  <w:style w:type="character" w:styleId="CommentTextChar" w:customStyle="1">
    <w:name w:val="Comment Text Char"/>
    <w:basedOn w:val="DefaultParagraphFont"/>
    <w:link w:val="CommentText"/>
    <w:uiPriority w:val="99"/>
    <w:semiHidden/>
    <w:rPr>
      <w:sz w:val="20"/>
      <w:szCs w:val="20"/>
      <w:lang w:val="es-CL"/>
    </w:rPr>
  </w:style>
  <w:style w:type="character" w:styleId="CommentReference">
    <w:name w:val="Comment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15.png" Id="rId21" /><Relationship Type="http://schemas.openxmlformats.org/officeDocument/2006/relationships/image" Target="media/image36.png" Id="rId42" /><Relationship Type="http://schemas.openxmlformats.org/officeDocument/2006/relationships/image" Target="media/image41.png" Id="rId47" /><Relationship Type="http://schemas.openxmlformats.org/officeDocument/2006/relationships/image" Target="media/image53.png" Id="rId63" /><Relationship Type="http://schemas.openxmlformats.org/officeDocument/2006/relationships/image" Target="media/image58.png" Id="rId68" /><Relationship Type="http://schemas.openxmlformats.org/officeDocument/2006/relationships/image" Target="media/image74.png" Id="rId84" /><Relationship Type="http://schemas.openxmlformats.org/officeDocument/2006/relationships/image" Target="media/image79.png" Id="rId89" /><Relationship Type="http://schemas.openxmlformats.org/officeDocument/2006/relationships/image" Target="media/image102.png" Id="rId112" /><Relationship Type="http://schemas.openxmlformats.org/officeDocument/2006/relationships/image" Target="media/image10.png" Id="rId16" /><Relationship Type="http://schemas.openxmlformats.org/officeDocument/2006/relationships/image" Target="media/image97.png" Id="rId107" /><Relationship Type="http://schemas.openxmlformats.org/officeDocument/2006/relationships/image" Target="media/image5.png" Id="rId11" /><Relationship Type="http://schemas.openxmlformats.org/officeDocument/2006/relationships/image" Target="media/image26.png" Id="rId32" /><Relationship Type="http://schemas.openxmlformats.org/officeDocument/2006/relationships/image" Target="media/image31.png" Id="rId37" /><Relationship Type="http://schemas.openxmlformats.org/officeDocument/2006/relationships/image" Target="media/image47.png" Id="rId53" /><Relationship Type="http://schemas.microsoft.com/office/2011/relationships/commentsExtended" Target="commentsExtended.xml" Id="rId58" /><Relationship Type="http://schemas.openxmlformats.org/officeDocument/2006/relationships/image" Target="media/image64.png" Id="rId74" /><Relationship Type="http://schemas.openxmlformats.org/officeDocument/2006/relationships/image" Target="media/image69.png" Id="rId79" /><Relationship Type="http://schemas.openxmlformats.org/officeDocument/2006/relationships/image" Target="media/image92.png" Id="rId102" /><Relationship Type="http://schemas.openxmlformats.org/officeDocument/2006/relationships/footer" Target="footer2.xml" Id="rId123" /><Relationship Type="http://schemas.openxmlformats.org/officeDocument/2006/relationships/theme" Target="theme/theme1.xml" Id="rId128" /><Relationship Type="http://schemas.openxmlformats.org/officeDocument/2006/relationships/footnotes" Target="footnotes.xml" Id="rId5" /><Relationship Type="http://schemas.openxmlformats.org/officeDocument/2006/relationships/image" Target="media/image80.png" Id="rId90" /><Relationship Type="http://schemas.openxmlformats.org/officeDocument/2006/relationships/image" Target="media/image85.png" Id="rId95" /><Relationship Type="http://schemas.openxmlformats.org/officeDocument/2006/relationships/image" Target="media/image16.png" Id="rId22" /><Relationship Type="http://schemas.openxmlformats.org/officeDocument/2006/relationships/image" Target="media/image21.png" Id="rId27" /><Relationship Type="http://schemas.openxmlformats.org/officeDocument/2006/relationships/image" Target="media/image37.png" Id="rId43" /><Relationship Type="http://schemas.openxmlformats.org/officeDocument/2006/relationships/image" Target="media/image42.png" Id="rId48" /><Relationship Type="http://schemas.openxmlformats.org/officeDocument/2006/relationships/image" Target="media/image54.png" Id="rId64" /><Relationship Type="http://schemas.openxmlformats.org/officeDocument/2006/relationships/image" Target="media/image59.png" Id="rId69" /><Relationship Type="http://schemas.openxmlformats.org/officeDocument/2006/relationships/image" Target="media/image103.png" Id="rId113" /><Relationship Type="http://schemas.openxmlformats.org/officeDocument/2006/relationships/image" Target="media/image108.png" Id="rId118" /><Relationship Type="http://schemas.openxmlformats.org/officeDocument/2006/relationships/image" Target="media/image70.png" Id="rId80" /><Relationship Type="http://schemas.openxmlformats.org/officeDocument/2006/relationships/image" Target="media/image75.png" Id="rId85" /><Relationship Type="http://schemas.openxmlformats.org/officeDocument/2006/relationships/image" Target="media/image6.png" Id="rId12" /><Relationship Type="http://schemas.openxmlformats.org/officeDocument/2006/relationships/image" Target="media/image11.png" Id="rId17" /><Relationship Type="http://schemas.openxmlformats.org/officeDocument/2006/relationships/image" Target="media/image27.png" Id="rId33" /><Relationship Type="http://schemas.openxmlformats.org/officeDocument/2006/relationships/image" Target="media/image32.png" Id="rId38" /><Relationship Type="http://schemas.microsoft.com/office/2016/09/relationships/commentsIds" Target="commentsIds.xml" Id="rId59" /><Relationship Type="http://schemas.openxmlformats.org/officeDocument/2006/relationships/image" Target="media/image93.png" Id="rId103" /><Relationship Type="http://schemas.openxmlformats.org/officeDocument/2006/relationships/image" Target="media/image98.png" Id="rId108" /><Relationship Type="http://schemas.openxmlformats.org/officeDocument/2006/relationships/header" Target="header3.xml" Id="rId124" /><Relationship Type="http://schemas.microsoft.com/office/2020/10/relationships/intelligence" Target="intelligence2.xml" Id="rId129" /><Relationship Type="http://schemas.openxmlformats.org/officeDocument/2006/relationships/image" Target="media/image48.png" Id="rId54" /><Relationship Type="http://schemas.openxmlformats.org/officeDocument/2006/relationships/image" Target="media/image60.png" Id="rId70" /><Relationship Type="http://schemas.openxmlformats.org/officeDocument/2006/relationships/image" Target="media/image65.png" Id="rId75" /><Relationship Type="http://schemas.openxmlformats.org/officeDocument/2006/relationships/image" Target="media/image81.png" Id="rId91" /><Relationship Type="http://schemas.openxmlformats.org/officeDocument/2006/relationships/image" Target="media/image86.png" Id="rId96"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image" Target="media/image17.png" Id="rId23" /><Relationship Type="http://schemas.openxmlformats.org/officeDocument/2006/relationships/image" Target="media/image22.png" Id="rId28" /><Relationship Type="http://schemas.openxmlformats.org/officeDocument/2006/relationships/image" Target="media/image43.png" Id="rId49" /><Relationship Type="http://schemas.openxmlformats.org/officeDocument/2006/relationships/image" Target="media/image104.png" Id="rId114" /><Relationship Type="http://schemas.openxmlformats.org/officeDocument/2006/relationships/image" Target="media/image109.png" Id="rId119" /><Relationship Type="http://schemas.openxmlformats.org/officeDocument/2006/relationships/image" Target="media/image38.png" Id="rId44" /><Relationship Type="http://schemas.microsoft.com/office/2018/08/relationships/commentsExtensible" Target="commentsExtensible.xml" Id="rId60" /><Relationship Type="http://schemas.openxmlformats.org/officeDocument/2006/relationships/image" Target="media/image55.png" Id="rId65" /><Relationship Type="http://schemas.openxmlformats.org/officeDocument/2006/relationships/image" Target="media/image71.png" Id="rId81" /><Relationship Type="http://schemas.openxmlformats.org/officeDocument/2006/relationships/image" Target="media/image76.png" Id="rId86" /><Relationship Type="http://schemas.openxmlformats.org/officeDocument/2006/relationships/image" Target="media/image7.png" Id="rId13" /><Relationship Type="http://schemas.openxmlformats.org/officeDocument/2006/relationships/image" Target="media/image12.png" Id="rId18" /><Relationship Type="http://schemas.openxmlformats.org/officeDocument/2006/relationships/image" Target="media/image33.png" Id="rId39" /><Relationship Type="http://schemas.openxmlformats.org/officeDocument/2006/relationships/image" Target="media/image99.png" Id="rId109" /><Relationship Type="http://schemas.openxmlformats.org/officeDocument/2006/relationships/image" Target="media/image28.png" Id="rId34" /><Relationship Type="http://schemas.openxmlformats.org/officeDocument/2006/relationships/image" Target="media/image44.png" Id="rId50" /><Relationship Type="http://schemas.openxmlformats.org/officeDocument/2006/relationships/image" Target="media/image49.png" Id="rId55" /><Relationship Type="http://schemas.openxmlformats.org/officeDocument/2006/relationships/image" Target="media/image66.png" Id="rId76" /><Relationship Type="http://schemas.openxmlformats.org/officeDocument/2006/relationships/image" Target="media/image87.png" Id="rId97" /><Relationship Type="http://schemas.openxmlformats.org/officeDocument/2006/relationships/image" Target="media/image94.png" Id="rId104" /><Relationship Type="http://schemas.openxmlformats.org/officeDocument/2006/relationships/header" Target="header1.xml" Id="rId120" /><Relationship Type="http://schemas.openxmlformats.org/officeDocument/2006/relationships/footer" Target="footer3.xml" Id="rId125" /><Relationship Type="http://schemas.openxmlformats.org/officeDocument/2006/relationships/image" Target="media/image1.png" Id="rId7" /><Relationship Type="http://schemas.openxmlformats.org/officeDocument/2006/relationships/image" Target="media/image61.png" Id="rId71" /><Relationship Type="http://schemas.openxmlformats.org/officeDocument/2006/relationships/image" Target="media/image82.png" Id="rId92" /><Relationship Type="http://schemas.openxmlformats.org/officeDocument/2006/relationships/styles" Target="styles.xml" Id="rId2" /><Relationship Type="http://schemas.openxmlformats.org/officeDocument/2006/relationships/image" Target="media/image23.png" Id="rId29" /><Relationship Type="http://schemas.openxmlformats.org/officeDocument/2006/relationships/image" Target="media/image18.png" Id="rId24" /><Relationship Type="http://schemas.openxmlformats.org/officeDocument/2006/relationships/image" Target="media/image34.png" Id="rId40" /><Relationship Type="http://schemas.openxmlformats.org/officeDocument/2006/relationships/image" Target="media/image39.png" Id="rId45" /><Relationship Type="http://schemas.openxmlformats.org/officeDocument/2006/relationships/image" Target="media/image56.png" Id="rId66" /><Relationship Type="http://schemas.openxmlformats.org/officeDocument/2006/relationships/image" Target="media/image77.png" Id="rId87" /><Relationship Type="http://schemas.openxmlformats.org/officeDocument/2006/relationships/image" Target="media/image100.png" Id="rId110" /><Relationship Type="http://schemas.openxmlformats.org/officeDocument/2006/relationships/image" Target="media/image51.png" Id="rId61" /><Relationship Type="http://schemas.openxmlformats.org/officeDocument/2006/relationships/image" Target="media/image72.png" Id="rId82" /><Relationship Type="http://schemas.openxmlformats.org/officeDocument/2006/relationships/image" Target="media/image13.png" Id="rId19" /><Relationship Type="http://schemas.openxmlformats.org/officeDocument/2006/relationships/image" Target="media/image8.png" Id="rId14" /><Relationship Type="http://schemas.openxmlformats.org/officeDocument/2006/relationships/image" Target="media/image24.png" Id="rId30" /><Relationship Type="http://schemas.openxmlformats.org/officeDocument/2006/relationships/image" Target="media/image29.png" Id="rId35" /><Relationship Type="http://schemas.openxmlformats.org/officeDocument/2006/relationships/image" Target="media/image50.png" Id="rId56" /><Relationship Type="http://schemas.openxmlformats.org/officeDocument/2006/relationships/image" Target="media/image67.png" Id="rId77" /><Relationship Type="http://schemas.openxmlformats.org/officeDocument/2006/relationships/image" Target="media/image90.png" Id="rId100" /><Relationship Type="http://schemas.openxmlformats.org/officeDocument/2006/relationships/image" Target="media/image95.png" Id="rId105" /><Relationship Type="http://schemas.openxmlformats.org/officeDocument/2006/relationships/fontTable" Target="fontTable.xml" Id="rId126" /><Relationship Type="http://schemas.openxmlformats.org/officeDocument/2006/relationships/image" Target="media/image2.png" Id="rId8" /><Relationship Type="http://schemas.openxmlformats.org/officeDocument/2006/relationships/image" Target="media/image45.png" Id="rId51" /><Relationship Type="http://schemas.openxmlformats.org/officeDocument/2006/relationships/image" Target="media/image62.png" Id="rId72" /><Relationship Type="http://schemas.openxmlformats.org/officeDocument/2006/relationships/image" Target="media/image83.png" Id="rId93" /><Relationship Type="http://schemas.openxmlformats.org/officeDocument/2006/relationships/image" Target="media/image88.png" Id="rId98" /><Relationship Type="http://schemas.openxmlformats.org/officeDocument/2006/relationships/header" Target="header2.xml" Id="rId121" /><Relationship Type="http://schemas.openxmlformats.org/officeDocument/2006/relationships/settings" Target="settings.xml" Id="rId3" /><Relationship Type="http://schemas.openxmlformats.org/officeDocument/2006/relationships/image" Target="media/image19.png" Id="rId25" /><Relationship Type="http://schemas.openxmlformats.org/officeDocument/2006/relationships/image" Target="media/image40.png" Id="rId46" /><Relationship Type="http://schemas.openxmlformats.org/officeDocument/2006/relationships/image" Target="media/image57.png" Id="rId67" /><Relationship Type="http://schemas.openxmlformats.org/officeDocument/2006/relationships/image" Target="media/image106.png" Id="rId116" /><Relationship Type="http://schemas.openxmlformats.org/officeDocument/2006/relationships/image" Target="media/image14.png" Id="rId20" /><Relationship Type="http://schemas.openxmlformats.org/officeDocument/2006/relationships/image" Target="media/image35.png" Id="rId41" /><Relationship Type="http://schemas.openxmlformats.org/officeDocument/2006/relationships/image" Target="media/image52.png" Id="rId62" /><Relationship Type="http://schemas.openxmlformats.org/officeDocument/2006/relationships/image" Target="media/image73.png" Id="rId83" /><Relationship Type="http://schemas.openxmlformats.org/officeDocument/2006/relationships/image" Target="media/image78.png" Id="rId88" /><Relationship Type="http://schemas.openxmlformats.org/officeDocument/2006/relationships/image" Target="media/image101.png" Id="rId111" /><Relationship Type="http://schemas.openxmlformats.org/officeDocument/2006/relationships/image" Target="media/image9.png" Id="rId15" /><Relationship Type="http://schemas.openxmlformats.org/officeDocument/2006/relationships/image" Target="media/image30.png" Id="rId36" /><Relationship Type="http://schemas.openxmlformats.org/officeDocument/2006/relationships/comments" Target="comments.xml" Id="rId57" /><Relationship Type="http://schemas.openxmlformats.org/officeDocument/2006/relationships/image" Target="media/image96.png" Id="rId106" /><Relationship Type="http://schemas.microsoft.com/office/2011/relationships/people" Target="people.xml" Id="rId127" /><Relationship Type="http://schemas.openxmlformats.org/officeDocument/2006/relationships/image" Target="media/image4.png" Id="rId10" /><Relationship Type="http://schemas.openxmlformats.org/officeDocument/2006/relationships/image" Target="media/image25.png" Id="rId31" /><Relationship Type="http://schemas.openxmlformats.org/officeDocument/2006/relationships/image" Target="media/image46.png" Id="rId52" /><Relationship Type="http://schemas.openxmlformats.org/officeDocument/2006/relationships/image" Target="media/image63.png" Id="rId73" /><Relationship Type="http://schemas.openxmlformats.org/officeDocument/2006/relationships/image" Target="media/image68.png" Id="rId78" /><Relationship Type="http://schemas.openxmlformats.org/officeDocument/2006/relationships/image" Target="media/image84.png" Id="rId94" /><Relationship Type="http://schemas.openxmlformats.org/officeDocument/2006/relationships/image" Target="media/image89.png" Id="rId99" /><Relationship Type="http://schemas.openxmlformats.org/officeDocument/2006/relationships/image" Target="media/image91.png" Id="rId101" /><Relationship Type="http://schemas.openxmlformats.org/officeDocument/2006/relationships/footer" Target="footer1.xml" Id="rId122" /><Relationship Type="http://schemas.openxmlformats.org/officeDocument/2006/relationships/webSettings" Target="webSettings.xml" Id="rId4" /><Relationship Type="http://schemas.openxmlformats.org/officeDocument/2006/relationships/image" Target="media/image3.png" Id="rId9" /><Relationship Type="http://schemas.openxmlformats.org/officeDocument/2006/relationships/image" Target="media/image20.png" Id="rId26" /><Relationship Type="http://schemas.openxmlformats.org/officeDocument/2006/relationships/image" Target="/media/image6e.png" Id="rId1264491950" /><Relationship Type="http://schemas.openxmlformats.org/officeDocument/2006/relationships/image" Target="/media/image6f.png" Id="rId1051103570" /><Relationship Type="http://schemas.openxmlformats.org/officeDocument/2006/relationships/image" Target="/media/image70.png" Id="rId2011377210" /><Relationship Type="http://schemas.openxmlformats.org/officeDocument/2006/relationships/image" Target="/media/image71.png" Id="rId1539534088" /><Relationship Type="http://schemas.openxmlformats.org/officeDocument/2006/relationships/image" Target="/media/image72.png" Id="rId2104852786" /><Relationship Type="http://schemas.openxmlformats.org/officeDocument/2006/relationships/image" Target="/media/image73.png" Id="rId190024698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SALAS ORTIZ FELIPE P</dc:creator>
  <keywords/>
  <dc:description/>
  <lastModifiedBy>SALAS ORTIZ FELIPE P</lastModifiedBy>
  <revision>7</revision>
  <dcterms:created xsi:type="dcterms:W3CDTF">2026-09-15T03:45:00.0000000Z</dcterms:created>
  <dcterms:modified xsi:type="dcterms:W3CDTF">2026-10-04T20:16:39.7957236Z</dcterms:modified>
</coreProperties>
</file>